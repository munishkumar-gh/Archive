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DA67A" w14:textId="5D240315" w:rsidR="00747427" w:rsidRDefault="00747427" w:rsidP="009C7DD6">
      <w:pPr>
        <w:rPr>
          <w:b/>
          <w:bCs/>
          <w:sz w:val="28"/>
          <w:szCs w:val="28"/>
        </w:rPr>
      </w:pPr>
      <w:bookmarkStart w:id="0" w:name="_Hlk129734219"/>
      <w:bookmarkEnd w:id="0"/>
      <w:r w:rsidRPr="00747427">
        <w:rPr>
          <w:b/>
          <w:bCs/>
          <w:sz w:val="28"/>
          <w:szCs w:val="28"/>
        </w:rPr>
        <w:t>Title:</w:t>
      </w:r>
      <w:r>
        <w:rPr>
          <w:b/>
          <w:bCs/>
          <w:sz w:val="28"/>
          <w:szCs w:val="28"/>
        </w:rPr>
        <w:t xml:space="preserve"> </w:t>
      </w:r>
      <w:bookmarkStart w:id="1" w:name="_Hlk123739479"/>
      <w:r w:rsidR="004371CB">
        <w:rPr>
          <w:b/>
          <w:bCs/>
          <w:sz w:val="28"/>
          <w:szCs w:val="28"/>
        </w:rPr>
        <w:t xml:space="preserve">Utilisation of Artificial Intelligence based </w:t>
      </w:r>
      <w:bookmarkEnd w:id="1"/>
      <w:r w:rsidR="004371CB">
        <w:rPr>
          <w:b/>
          <w:bCs/>
          <w:sz w:val="28"/>
          <w:szCs w:val="28"/>
        </w:rPr>
        <w:t xml:space="preserve">Time-Series Prediction </w:t>
      </w:r>
      <w:r w:rsidR="004371CB" w:rsidRPr="004371CB">
        <w:rPr>
          <w:b/>
          <w:bCs/>
          <w:sz w:val="28"/>
          <w:szCs w:val="28"/>
        </w:rPr>
        <w:t xml:space="preserve">to validate </w:t>
      </w:r>
      <w:r w:rsidR="004371CB">
        <w:rPr>
          <w:b/>
          <w:bCs/>
          <w:sz w:val="28"/>
          <w:szCs w:val="28"/>
        </w:rPr>
        <w:t>C</w:t>
      </w:r>
      <w:r w:rsidR="004371CB" w:rsidRPr="004371CB">
        <w:rPr>
          <w:b/>
          <w:bCs/>
          <w:sz w:val="28"/>
          <w:szCs w:val="28"/>
        </w:rPr>
        <w:t xml:space="preserve">arbon </w:t>
      </w:r>
      <w:r w:rsidR="004371CB">
        <w:rPr>
          <w:b/>
          <w:bCs/>
          <w:sz w:val="28"/>
          <w:szCs w:val="28"/>
        </w:rPr>
        <w:t>C</w:t>
      </w:r>
      <w:r w:rsidR="004371CB" w:rsidRPr="004371CB">
        <w:rPr>
          <w:b/>
          <w:bCs/>
          <w:sz w:val="28"/>
          <w:szCs w:val="28"/>
        </w:rPr>
        <w:t xml:space="preserve">ontainment </w:t>
      </w:r>
      <w:r w:rsidR="004371CB">
        <w:rPr>
          <w:b/>
          <w:bCs/>
          <w:sz w:val="28"/>
          <w:szCs w:val="28"/>
        </w:rPr>
        <w:t>in Injection Well in Illinois Basin</w:t>
      </w:r>
    </w:p>
    <w:p w14:paraId="4398A451" w14:textId="51E49E3A" w:rsidR="00747427" w:rsidRDefault="00747427" w:rsidP="009C7DD6">
      <w:pPr>
        <w:rPr>
          <w:b/>
          <w:bCs/>
          <w:sz w:val="20"/>
          <w:szCs w:val="20"/>
        </w:rPr>
      </w:pPr>
    </w:p>
    <w:p w14:paraId="4A96F900" w14:textId="0D2EEF8B" w:rsidR="00747427" w:rsidRPr="00747427" w:rsidRDefault="00747427" w:rsidP="009C7DD6">
      <w:pPr>
        <w:rPr>
          <w:sz w:val="20"/>
          <w:szCs w:val="20"/>
        </w:rPr>
      </w:pPr>
      <w:r>
        <w:rPr>
          <w:b/>
          <w:bCs/>
          <w:sz w:val="20"/>
          <w:szCs w:val="20"/>
        </w:rPr>
        <w:t xml:space="preserve">Authors: </w:t>
      </w:r>
      <w:r w:rsidRPr="00747427">
        <w:rPr>
          <w:sz w:val="20"/>
          <w:szCs w:val="20"/>
          <w:lang w:val="en-US"/>
        </w:rPr>
        <w:t>Munish Kumar</w:t>
      </w:r>
      <w:r w:rsidRPr="00747427">
        <w:rPr>
          <w:sz w:val="20"/>
          <w:szCs w:val="20"/>
          <w:vertAlign w:val="superscript"/>
          <w:lang w:val="en-US"/>
        </w:rPr>
        <w:t>a</w:t>
      </w:r>
      <w:r w:rsidRPr="00747427">
        <w:rPr>
          <w:sz w:val="20"/>
          <w:szCs w:val="20"/>
          <w:lang w:val="en-US"/>
        </w:rPr>
        <w:t xml:space="preserve"> and </w:t>
      </w:r>
      <w:proofErr w:type="spellStart"/>
      <w:r w:rsidR="004371CB">
        <w:rPr>
          <w:sz w:val="20"/>
          <w:szCs w:val="20"/>
          <w:lang w:val="en-US"/>
        </w:rPr>
        <w:t>Kanna</w:t>
      </w:r>
      <w:r w:rsidR="00B776CC">
        <w:rPr>
          <w:sz w:val="20"/>
          <w:szCs w:val="20"/>
          <w:lang w:val="en-US"/>
        </w:rPr>
        <w:t>ppan</w:t>
      </w:r>
      <w:proofErr w:type="spellEnd"/>
      <w:r w:rsidR="004371CB">
        <w:rPr>
          <w:sz w:val="20"/>
          <w:szCs w:val="20"/>
          <w:lang w:val="en-US"/>
        </w:rPr>
        <w:t xml:space="preserve"> </w:t>
      </w:r>
      <w:proofErr w:type="spellStart"/>
      <w:r w:rsidR="004371CB">
        <w:rPr>
          <w:sz w:val="20"/>
          <w:szCs w:val="20"/>
          <w:lang w:val="en-US"/>
        </w:rPr>
        <w:t>Swaminathan</w:t>
      </w:r>
      <w:r w:rsidR="00AD2625">
        <w:rPr>
          <w:sz w:val="20"/>
          <w:szCs w:val="20"/>
          <w:vertAlign w:val="superscript"/>
          <w:lang w:val="en-US"/>
        </w:rPr>
        <w:t>b</w:t>
      </w:r>
      <w:proofErr w:type="spellEnd"/>
    </w:p>
    <w:p w14:paraId="26BF6502" w14:textId="138999C2" w:rsidR="00747427" w:rsidRDefault="00747427" w:rsidP="009C7DD6">
      <w:pPr>
        <w:rPr>
          <w:b/>
          <w:bCs/>
          <w:sz w:val="20"/>
          <w:szCs w:val="20"/>
        </w:rPr>
      </w:pPr>
    </w:p>
    <w:p w14:paraId="2A1A97A4" w14:textId="27FBA216" w:rsidR="00747427" w:rsidRDefault="00747427" w:rsidP="009C7DD6">
      <w:pPr>
        <w:rPr>
          <w:sz w:val="20"/>
          <w:szCs w:val="20"/>
          <w:lang w:val="en-US"/>
        </w:rPr>
      </w:pPr>
      <w:r w:rsidRPr="00747427">
        <w:rPr>
          <w:b/>
          <w:bCs/>
          <w:sz w:val="20"/>
          <w:szCs w:val="20"/>
          <w:lang w:val="en-US"/>
        </w:rPr>
        <w:t xml:space="preserve">Affiliations: </w:t>
      </w:r>
      <w:proofErr w:type="spellStart"/>
      <w:r w:rsidRPr="00747427">
        <w:rPr>
          <w:sz w:val="20"/>
          <w:szCs w:val="20"/>
          <w:vertAlign w:val="superscript"/>
          <w:lang w:val="en-US"/>
        </w:rPr>
        <w:t>a</w:t>
      </w:r>
      <w:r w:rsidRPr="00747427">
        <w:rPr>
          <w:sz w:val="20"/>
          <w:szCs w:val="20"/>
          <w:lang w:val="en-US"/>
        </w:rPr>
        <w:t>Singapore</w:t>
      </w:r>
      <w:proofErr w:type="spellEnd"/>
      <w:r w:rsidRPr="00747427">
        <w:rPr>
          <w:sz w:val="20"/>
          <w:szCs w:val="20"/>
          <w:lang w:val="en-US"/>
        </w:rPr>
        <w:t xml:space="preserve"> University of Social Sciences, School of Business, Clementi Rd, #463</w:t>
      </w:r>
      <w:r w:rsidRPr="00747427">
        <w:rPr>
          <w:rFonts w:ascii="MS Gothic" w:eastAsia="MS Gothic" w:hAnsi="MS Gothic" w:cs="MS Gothic" w:hint="eastAsia"/>
          <w:sz w:val="20"/>
          <w:szCs w:val="20"/>
          <w:lang w:val="en-US"/>
        </w:rPr>
        <w:t>号</w:t>
      </w:r>
      <w:r w:rsidRPr="00747427">
        <w:rPr>
          <w:sz w:val="20"/>
          <w:szCs w:val="20"/>
          <w:lang w:val="en-US"/>
        </w:rPr>
        <w:t>, Singapore 599494</w:t>
      </w:r>
    </w:p>
    <w:p w14:paraId="7B85DB43" w14:textId="5DC5CF32" w:rsidR="004371CB" w:rsidRPr="00747427" w:rsidRDefault="004371CB" w:rsidP="009C7DD6">
      <w:pPr>
        <w:ind w:left="720"/>
        <w:rPr>
          <w:sz w:val="20"/>
          <w:szCs w:val="20"/>
          <w:lang w:val="en-US"/>
        </w:rPr>
      </w:pPr>
      <w:r>
        <w:rPr>
          <w:sz w:val="20"/>
          <w:szCs w:val="20"/>
          <w:vertAlign w:val="superscript"/>
          <w:lang w:val="en-US"/>
        </w:rPr>
        <w:t xml:space="preserve">          </w:t>
      </w:r>
      <w:proofErr w:type="spellStart"/>
      <w:r>
        <w:rPr>
          <w:sz w:val="20"/>
          <w:szCs w:val="20"/>
          <w:vertAlign w:val="superscript"/>
          <w:lang w:val="en-US"/>
        </w:rPr>
        <w:t>b</w:t>
      </w:r>
      <w:r w:rsidR="00C75A37">
        <w:rPr>
          <w:sz w:val="20"/>
          <w:szCs w:val="20"/>
          <w:lang w:val="en-US"/>
        </w:rPr>
        <w:t>Insights</w:t>
      </w:r>
      <w:proofErr w:type="spellEnd"/>
      <w:r w:rsidR="00C75A37">
        <w:rPr>
          <w:sz w:val="20"/>
          <w:szCs w:val="20"/>
          <w:lang w:val="en-US"/>
        </w:rPr>
        <w:t xml:space="preserve"> Inc</w:t>
      </w:r>
      <w:r>
        <w:rPr>
          <w:sz w:val="20"/>
          <w:szCs w:val="20"/>
          <w:lang w:val="en-US"/>
        </w:rPr>
        <w:t xml:space="preserve"> </w:t>
      </w:r>
    </w:p>
    <w:p w14:paraId="20DC5BDB" w14:textId="40BC92C3" w:rsidR="00747427" w:rsidRPr="00747427" w:rsidRDefault="00747427" w:rsidP="009C7DD6">
      <w:pPr>
        <w:rPr>
          <w:sz w:val="20"/>
          <w:szCs w:val="20"/>
        </w:rPr>
      </w:pPr>
    </w:p>
    <w:p w14:paraId="1D571124" w14:textId="20C64AEA" w:rsidR="00747427" w:rsidRPr="00747427" w:rsidRDefault="00747427" w:rsidP="009C7DD6">
      <w:r w:rsidRPr="00747427">
        <w:t>Corresponding</w:t>
      </w:r>
      <w:r>
        <w:t xml:space="preserve"> author. Email: </w:t>
      </w:r>
      <w:r w:rsidR="000C4A8F">
        <w:rPr>
          <w:rFonts w:ascii="Times" w:hAnsi="Times" w:cs="Times"/>
        </w:rPr>
        <w:t>munishkumar001</w:t>
      </w:r>
      <w:r w:rsidRPr="00CD2259">
        <w:rPr>
          <w:rFonts w:ascii="Times" w:hAnsi="Times" w:cs="Times"/>
        </w:rPr>
        <w:t>@</w:t>
      </w:r>
      <w:r w:rsidR="000C4A8F">
        <w:rPr>
          <w:rFonts w:ascii="Times" w:hAnsi="Times" w:cs="Times"/>
        </w:rPr>
        <w:t>suss.edu.sg</w:t>
      </w:r>
    </w:p>
    <w:p w14:paraId="1DD579B5" w14:textId="77777777" w:rsidR="00747427" w:rsidRPr="00747427" w:rsidRDefault="00747427" w:rsidP="009C7DD6">
      <w:pPr>
        <w:rPr>
          <w:sz w:val="20"/>
          <w:szCs w:val="20"/>
        </w:rPr>
      </w:pPr>
    </w:p>
    <w:p w14:paraId="0C7BA164" w14:textId="73CC9395" w:rsidR="00266935" w:rsidRDefault="00C86032" w:rsidP="009C7DD6">
      <w:r w:rsidRPr="00747427">
        <w:rPr>
          <w:b/>
          <w:bCs/>
        </w:rPr>
        <w:t>Abstract</w:t>
      </w:r>
      <w:r w:rsidR="00747427">
        <w:rPr>
          <w:b/>
          <w:bCs/>
        </w:rPr>
        <w:t>:</w:t>
      </w:r>
      <w:r w:rsidR="00747427">
        <w:t xml:space="preserve"> </w:t>
      </w:r>
    </w:p>
    <w:p w14:paraId="38232DA7" w14:textId="219FD929" w:rsidR="00852F13" w:rsidRPr="00B6099B" w:rsidDel="00113AC7" w:rsidRDefault="00852F13" w:rsidP="00852F13">
      <w:pPr>
        <w:rPr>
          <w:del w:id="2" w:author="Munish K" w:date="2024-03-28T23:07:00Z"/>
          <w:strike/>
          <w:rPrChange w:id="3" w:author="Munish K" w:date="2024-03-28T18:32:00Z">
            <w:rPr>
              <w:del w:id="4" w:author="Munish K" w:date="2024-03-28T23:07:00Z"/>
            </w:rPr>
          </w:rPrChange>
        </w:rPr>
      </w:pPr>
      <w:commentRangeStart w:id="5"/>
      <w:del w:id="6" w:author="Munish K" w:date="2024-03-28T23:07:00Z">
        <w:r w:rsidRPr="00B6099B" w:rsidDel="00113AC7">
          <w:rPr>
            <w:strike/>
            <w:rPrChange w:id="7" w:author="Munish K" w:date="2024-03-28T18:32:00Z">
              <w:rPr/>
            </w:rPrChange>
          </w:rPr>
          <w:delText>Carbon Capture Utilisation and Storage (CCUS) involves capturing CO</w:delText>
        </w:r>
        <w:r w:rsidRPr="00B6099B" w:rsidDel="00113AC7">
          <w:rPr>
            <w:strike/>
            <w:vertAlign w:val="subscript"/>
            <w:rPrChange w:id="8" w:author="Munish K" w:date="2024-03-28T18:32:00Z">
              <w:rPr>
                <w:vertAlign w:val="subscript"/>
              </w:rPr>
            </w:rPrChange>
          </w:rPr>
          <w:delText>2</w:delText>
        </w:r>
        <w:r w:rsidRPr="00B6099B" w:rsidDel="00113AC7">
          <w:rPr>
            <w:strike/>
            <w:rPrChange w:id="9" w:author="Munish K" w:date="2024-03-28T18:32:00Z">
              <w:rPr/>
            </w:rPrChange>
          </w:rPr>
          <w:delText xml:space="preserve"> emissions and securely storing them in geological formations. CCUS is gaining significance in global efforts to meet ambitious climate goals. The storage of CO2 typically occurs through injection into saline aquifers, depleted oil and gas fields, or for Enhanced Oil Recovery (EOR). However, all methods require a deep understanding of subsurface geology and the ability to monitor CO</w:delText>
        </w:r>
        <w:r w:rsidRPr="00B6099B" w:rsidDel="00113AC7">
          <w:rPr>
            <w:strike/>
            <w:vertAlign w:val="subscript"/>
            <w:rPrChange w:id="10" w:author="Munish K" w:date="2024-03-28T18:32:00Z">
              <w:rPr>
                <w:vertAlign w:val="subscript"/>
              </w:rPr>
            </w:rPrChange>
          </w:rPr>
          <w:delText>2</w:delText>
        </w:r>
        <w:r w:rsidRPr="00B6099B" w:rsidDel="00113AC7">
          <w:rPr>
            <w:strike/>
            <w:rPrChange w:id="11" w:author="Munish K" w:date="2024-03-28T18:32:00Z">
              <w:rPr/>
            </w:rPrChange>
          </w:rPr>
          <w:delText xml:space="preserve"> behaviour during injection and storage.</w:delText>
        </w:r>
      </w:del>
    </w:p>
    <w:p w14:paraId="389B2E91" w14:textId="63BB8F98" w:rsidR="00852F13" w:rsidDel="00113AC7" w:rsidRDefault="00852F13" w:rsidP="00852F13">
      <w:pPr>
        <w:rPr>
          <w:del w:id="12" w:author="Munish K" w:date="2024-03-28T23:07:00Z"/>
        </w:rPr>
      </w:pPr>
    </w:p>
    <w:p w14:paraId="345654C8" w14:textId="77777777" w:rsidR="00852F13" w:rsidRDefault="00852F13" w:rsidP="00852F13">
      <w:r>
        <w:t>Pilot projects like the Illinois Basin - Decatur Project demonstrated the practical feasibility of storing CO</w:t>
      </w:r>
      <w:r w:rsidRPr="00AA36A7">
        <w:rPr>
          <w:vertAlign w:val="subscript"/>
        </w:rPr>
        <w:t>2</w:t>
      </w:r>
      <w:r>
        <w:t xml:space="preserve"> underground. The injection spanned three years, during which nearly 999,215 tonnes of CO</w:t>
      </w:r>
      <w:r w:rsidRPr="00AA36A7">
        <w:rPr>
          <w:vertAlign w:val="subscript"/>
        </w:rPr>
        <w:t>2</w:t>
      </w:r>
      <w:r>
        <w:t xml:space="preserve"> was stored. Monitoring was carried out through a pair of wells equipped with sensors to track pressure and temperature at various depths.</w:t>
      </w:r>
    </w:p>
    <w:p w14:paraId="6EFF49E8" w14:textId="77777777" w:rsidR="00852F13" w:rsidRDefault="00852F13" w:rsidP="00852F13"/>
    <w:p w14:paraId="52C32D89" w14:textId="4D1F0879" w:rsidR="00852F13" w:rsidRDefault="00852F13" w:rsidP="00852F13">
      <w:r>
        <w:t xml:space="preserve">This paper focuses on using time series injection data and monitoring information to predict changes in injection rates for the carbon </w:t>
      </w:r>
      <w:del w:id="13" w:author="Munish K" w:date="2024-03-28T23:29:00Z">
        <w:r w:rsidDel="00B360BD">
          <w:delText xml:space="preserve">capture </w:delText>
        </w:r>
      </w:del>
      <w:ins w:id="14" w:author="Munish K" w:date="2024-03-28T23:29:00Z">
        <w:r w:rsidR="00B360BD">
          <w:t xml:space="preserve">sequestration </w:t>
        </w:r>
      </w:ins>
      <w:r>
        <w:t>well.</w:t>
      </w:r>
      <w:r w:rsidR="00C57A02">
        <w:t xml:space="preserve"> We perform the prediction using Long </w:t>
      </w:r>
      <w:r w:rsidR="00CC2390">
        <w:t>Short-Term</w:t>
      </w:r>
      <w:r w:rsidR="00C57A02">
        <w:t xml:space="preserve"> Memory (LSTM) neural networks (NN).</w:t>
      </w:r>
      <w:r>
        <w:t xml:space="preserve"> These changes, represented as deltas (Δ) in injection rates between time t and time (t-1), are crucial indicators of carbon containment and migration within the well. By correlating these rate changes with other well parameters, this approach serves as a checkpoint against unwanted </w:t>
      </w:r>
      <w:ins w:id="15" w:author="Munish K" w:date="2024-03-29T21:56:00Z">
        <w:r w:rsidR="00C045FC">
          <w:t xml:space="preserve">and unexpected </w:t>
        </w:r>
      </w:ins>
      <w:r>
        <w:t xml:space="preserve">carbon migration or </w:t>
      </w:r>
      <w:ins w:id="16" w:author="Munish K" w:date="2024-03-29T21:56:00Z">
        <w:r w:rsidR="00C045FC">
          <w:t xml:space="preserve">downhole </w:t>
        </w:r>
      </w:ins>
      <w:r>
        <w:t>losses during the injection process. Machine learning methods are applied to forecast these injection rate deltas based on monitoring data, thereby validating the effectiveness of carbon containment during injection.</w:t>
      </w:r>
      <w:commentRangeEnd w:id="5"/>
      <w:r w:rsidR="00BB4B03">
        <w:rPr>
          <w:rStyle w:val="CommentReference"/>
        </w:rPr>
        <w:commentReference w:id="5"/>
      </w:r>
    </w:p>
    <w:p w14:paraId="697B34AF" w14:textId="36A11FE0" w:rsidR="00812CB6" w:rsidRDefault="00812CB6" w:rsidP="009C7DD6"/>
    <w:p w14:paraId="5E50A958" w14:textId="6F2BA419" w:rsidR="00812CB6" w:rsidRPr="00812CB6" w:rsidRDefault="00812CB6" w:rsidP="009C7DD6">
      <w:r>
        <w:rPr>
          <w:b/>
          <w:bCs/>
        </w:rPr>
        <w:t>One-Sentence Summary:</w:t>
      </w:r>
      <w:r>
        <w:t xml:space="preserve"> </w:t>
      </w:r>
      <w:r w:rsidR="004371CB">
        <w:t xml:space="preserve">Applying machine learning and </w:t>
      </w:r>
      <w:r w:rsidR="00721B84">
        <w:t xml:space="preserve">predictive </w:t>
      </w:r>
      <w:r w:rsidR="004371CB">
        <w:t xml:space="preserve">analytics via time series injection information and monitoring data on a carbon </w:t>
      </w:r>
      <w:del w:id="17" w:author="Munish K" w:date="2024-03-28T23:29:00Z">
        <w:r w:rsidR="004371CB" w:rsidDel="00B360BD">
          <w:delText xml:space="preserve">capture </w:delText>
        </w:r>
      </w:del>
      <w:ins w:id="18" w:author="Munish K" w:date="2024-03-28T23:29:00Z">
        <w:r w:rsidR="00B360BD">
          <w:t xml:space="preserve">sequestration </w:t>
        </w:r>
      </w:ins>
      <w:r w:rsidR="004371CB">
        <w:t xml:space="preserve">well to predict well injection rate deltas. </w:t>
      </w:r>
    </w:p>
    <w:p w14:paraId="0AD03D80" w14:textId="77777777" w:rsidR="00812CB6" w:rsidRDefault="00812CB6" w:rsidP="009C7DD6"/>
    <w:p w14:paraId="31F03EE7" w14:textId="29312E6C" w:rsidR="001C23B9" w:rsidRDefault="00812CB6" w:rsidP="009C7DD6">
      <w:r>
        <w:rPr>
          <w:b/>
          <w:bCs/>
        </w:rPr>
        <w:lastRenderedPageBreak/>
        <w:t>Keywords (minimum 6):</w:t>
      </w:r>
      <w:r>
        <w:t xml:space="preserve"> </w:t>
      </w:r>
      <w:r w:rsidR="001C23B9">
        <w:t xml:space="preserve">low-carbon, </w:t>
      </w:r>
      <w:r w:rsidR="004F1ABF">
        <w:t>time-series</w:t>
      </w:r>
      <w:r w:rsidR="001C23B9">
        <w:t xml:space="preserve">, </w:t>
      </w:r>
      <w:r w:rsidR="004F1ABF">
        <w:t>neural network</w:t>
      </w:r>
      <w:r w:rsidR="001C23B9">
        <w:t xml:space="preserve">, </w:t>
      </w:r>
      <w:r w:rsidR="004F1ABF">
        <w:t>LSTM</w:t>
      </w:r>
      <w:r w:rsidR="001C23B9">
        <w:t xml:space="preserve">, </w:t>
      </w:r>
      <w:r w:rsidR="004F1ABF">
        <w:t xml:space="preserve">carbon capture, injection pressure, monitoring, </w:t>
      </w:r>
      <w:del w:id="19" w:author="Munish K" w:date="2024-03-29T22:47:00Z">
        <w:r w:rsidR="004F1ABF" w:rsidDel="00BB4B03">
          <w:delText xml:space="preserve">plume </w:delText>
        </w:r>
      </w:del>
      <w:r w:rsidR="004F1ABF">
        <w:t>migration</w:t>
      </w:r>
    </w:p>
    <w:p w14:paraId="62E7D0C4" w14:textId="535A5877" w:rsidR="00E02F21" w:rsidRDefault="00E02F21" w:rsidP="009C7DD6"/>
    <w:p w14:paraId="3D423A6E" w14:textId="77777777" w:rsidR="00935C5B" w:rsidRDefault="00935C5B" w:rsidP="009C7DD6">
      <w:pPr>
        <w:sectPr w:rsidR="00935C5B" w:rsidSect="009C7DD6">
          <w:footerReference w:type="even" r:id="rId12"/>
          <w:footerReference w:type="default" r:id="rId13"/>
          <w:pgSz w:w="11900" w:h="16840"/>
          <w:pgMar w:top="720" w:right="720" w:bottom="720" w:left="720" w:header="708" w:footer="708" w:gutter="0"/>
          <w:lnNumType w:countBy="1" w:restart="continuous"/>
          <w:pgNumType w:start="0"/>
          <w:cols w:space="708"/>
          <w:docGrid w:linePitch="360"/>
        </w:sectPr>
      </w:pPr>
    </w:p>
    <w:p w14:paraId="2B4BCFEB" w14:textId="6EE61088" w:rsidR="00D6205F" w:rsidRPr="00B05D50" w:rsidRDefault="00D6205F" w:rsidP="009C7DD6">
      <w:pPr>
        <w:pStyle w:val="Heading1"/>
        <w:spacing w:line="480" w:lineRule="auto"/>
      </w:pPr>
      <w:bookmarkStart w:id="20" w:name="_Toc118671822"/>
      <w:bookmarkStart w:id="21" w:name="_Toc118686427"/>
      <w:r w:rsidRPr="00B05D50">
        <w:lastRenderedPageBreak/>
        <w:t>Introduction</w:t>
      </w:r>
      <w:bookmarkEnd w:id="20"/>
      <w:bookmarkEnd w:id="21"/>
    </w:p>
    <w:p w14:paraId="34D31582" w14:textId="75D79F55" w:rsidR="00290084" w:rsidDel="00113AC7" w:rsidRDefault="00BD21E1" w:rsidP="009C7DD6">
      <w:pPr>
        <w:rPr>
          <w:del w:id="22" w:author="Munish K" w:date="2024-03-28T23:06:00Z"/>
        </w:rPr>
      </w:pPr>
      <w:del w:id="23" w:author="Munish K" w:date="2024-03-28T23:06:00Z">
        <w:r w:rsidRPr="001C388B" w:rsidDel="00113AC7">
          <w:rPr>
            <w:strike/>
            <w:rPrChange w:id="24" w:author="Munish K" w:date="2024-03-28T19:02:00Z">
              <w:rPr/>
            </w:rPrChange>
          </w:rPr>
          <w:delText>Undoubtedly, human activities stand as a prominent cause behind the surge in greenhouse gas (GHG) emissions and the subsequent global warming. The escalation of carbon dioxide (CO</w:delText>
        </w:r>
        <w:r w:rsidRPr="001C388B" w:rsidDel="00113AC7">
          <w:rPr>
            <w:strike/>
            <w:vertAlign w:val="subscript"/>
            <w:rPrChange w:id="25" w:author="Munish K" w:date="2024-03-28T19:02:00Z">
              <w:rPr>
                <w:vertAlign w:val="subscript"/>
              </w:rPr>
            </w:rPrChange>
          </w:rPr>
          <w:delText>2</w:delText>
        </w:r>
        <w:r w:rsidRPr="001C388B" w:rsidDel="00113AC7">
          <w:rPr>
            <w:strike/>
            <w:rPrChange w:id="26" w:author="Munish K" w:date="2024-03-28T19:02:00Z">
              <w:rPr/>
            </w:rPrChange>
          </w:rPr>
          <w:delText>) levels can primarily be attributed to swift industrialization and population expansion, which have only accelerated since the 1960s</w:delText>
        </w:r>
        <w:r w:rsidR="00A241D4" w:rsidRPr="001C388B" w:rsidDel="00113AC7">
          <w:rPr>
            <w:strike/>
            <w:rPrChange w:id="27" w:author="Munish K" w:date="2024-03-28T19:02:00Z">
              <w:rPr/>
            </w:rPrChange>
          </w:rPr>
          <w:delText xml:space="preserve"> </w:delText>
        </w:r>
      </w:del>
    </w:p>
    <w:p w14:paraId="7CC92652" w14:textId="74CECA47" w:rsidR="007C407D" w:rsidRPr="004F1ABF" w:rsidRDefault="004F1ABF" w:rsidP="009C7DD6">
      <w:pPr>
        <w:ind w:firstLine="284"/>
      </w:pPr>
      <w:r>
        <w:t>T</w:t>
      </w:r>
      <w:r w:rsidR="00360FC1" w:rsidRPr="004F1ABF">
        <w:t>he b</w:t>
      </w:r>
      <w:r w:rsidR="00AA0383" w:rsidRPr="004F1ABF">
        <w:t>urning of fossil fuels</w:t>
      </w:r>
      <w:r w:rsidR="003D1D1B" w:rsidRPr="004F1ABF">
        <w:t xml:space="preserve"> (</w:t>
      </w:r>
      <w:ins w:id="28" w:author="Munish K" w:date="2024-03-28T23:14:00Z">
        <w:r w:rsidR="00113AC7">
          <w:t xml:space="preserve">such as </w:t>
        </w:r>
      </w:ins>
      <w:r w:rsidR="003D1D1B" w:rsidRPr="004F1ABF">
        <w:t xml:space="preserve">coal, oil, and natural gas) </w:t>
      </w:r>
      <w:r>
        <w:t>has</w:t>
      </w:r>
      <w:r w:rsidR="00931235" w:rsidRPr="004F1ABF">
        <w:t xml:space="preserve"> resulted</w:t>
      </w:r>
      <w:r w:rsidR="003D1D1B" w:rsidRPr="004F1ABF">
        <w:t xml:space="preserve"> in </w:t>
      </w:r>
      <w:ins w:id="29" w:author="Munish K" w:date="2024-03-28T23:14:00Z">
        <w:r w:rsidR="00113AC7" w:rsidRPr="00EF318B">
          <w:rPr>
            <w:rFonts w:eastAsia="Times New Roman"/>
            <w:color w:val="000000" w:themeColor="text1"/>
          </w:rPr>
          <w:t xml:space="preserve">the generation of various </w:t>
        </w:r>
        <w:r w:rsidR="00113AC7">
          <w:rPr>
            <w:rFonts w:eastAsia="Times New Roman"/>
            <w:color w:val="000000" w:themeColor="text1"/>
          </w:rPr>
          <w:t>greenhouse gases such as</w:t>
        </w:r>
        <w:r w:rsidR="00113AC7" w:rsidRPr="00EF318B">
          <w:rPr>
            <w:rFonts w:eastAsia="Times New Roman"/>
            <w:color w:val="000000" w:themeColor="text1"/>
          </w:rPr>
          <w:t xml:space="preserve"> </w:t>
        </w:r>
      </w:ins>
      <w:r w:rsidR="003D1D1B" w:rsidRPr="004F1ABF">
        <w:t>carbon dioxide (CO</w:t>
      </w:r>
      <w:r w:rsidR="003D1D1B" w:rsidRPr="004F1ABF">
        <w:rPr>
          <w:vertAlign w:val="subscript"/>
        </w:rPr>
        <w:t>2</w:t>
      </w:r>
      <w:r w:rsidR="003D1D1B" w:rsidRPr="004F1ABF">
        <w:t>), methane (CH</w:t>
      </w:r>
      <w:r w:rsidR="003D1D1B" w:rsidRPr="004F1ABF">
        <w:rPr>
          <w:vertAlign w:val="subscript"/>
        </w:rPr>
        <w:t>4</w:t>
      </w:r>
      <w:r w:rsidR="003D1D1B" w:rsidRPr="004F1ABF">
        <w:t>) and nitrous oxide (N</w:t>
      </w:r>
      <w:r w:rsidR="003D1D1B" w:rsidRPr="004F1ABF">
        <w:rPr>
          <w:vertAlign w:val="subscript"/>
        </w:rPr>
        <w:t>2</w:t>
      </w:r>
      <w:r w:rsidR="003D1D1B" w:rsidRPr="004F1ABF">
        <w:t>O)</w:t>
      </w:r>
      <w:r>
        <w:t xml:space="preserve"> generation</w:t>
      </w:r>
      <w:ins w:id="30" w:author="Munish K" w:date="2024-03-28T23:03:00Z">
        <w:r w:rsidR="00E66A9B">
          <w:t xml:space="preserve"> </w:t>
        </w:r>
      </w:ins>
      <w:customXmlInsRangeStart w:id="31" w:author="Munish K" w:date="2024-03-28T23:03:00Z"/>
      <w:sdt>
        <w:sdtPr>
          <w:id w:val="379057860"/>
          <w:citation/>
        </w:sdtPr>
        <w:sdtEndPr/>
        <w:sdtContent>
          <w:customXmlInsRangeEnd w:id="31"/>
          <w:ins w:id="32" w:author="Munish K" w:date="2024-03-28T23:03:00Z">
            <w:r w:rsidR="00E66A9B">
              <w:fldChar w:fldCharType="begin"/>
            </w:r>
            <w:r w:rsidR="00E66A9B">
              <w:rPr>
                <w:lang w:val="en-US"/>
              </w:rPr>
              <w:instrText xml:space="preserve"> CITATION Nak20 \l 1033 </w:instrText>
            </w:r>
          </w:ins>
          <w:r w:rsidR="00E66A9B">
            <w:fldChar w:fldCharType="separate"/>
          </w:r>
          <w:r w:rsidR="004871D2" w:rsidRPr="004871D2">
            <w:rPr>
              <w:noProof/>
              <w:lang w:val="en-US"/>
            </w:rPr>
            <w:t>[1]</w:t>
          </w:r>
          <w:ins w:id="33" w:author="Munish K" w:date="2024-03-28T23:03:00Z">
            <w:r w:rsidR="00E66A9B">
              <w:fldChar w:fldCharType="end"/>
            </w:r>
          </w:ins>
          <w:customXmlInsRangeStart w:id="34" w:author="Munish K" w:date="2024-03-28T23:03:00Z"/>
        </w:sdtContent>
      </w:sdt>
      <w:customXmlInsRangeEnd w:id="34"/>
      <w:r>
        <w:t xml:space="preserve">. A report generated </w:t>
      </w:r>
      <w:del w:id="35" w:author="Munish K" w:date="2024-03-28T23:19:00Z">
        <w:r w:rsidDel="0028162E">
          <w:delText>by the United States Environmental Protection Agency (EPA) evaluated the amount of CO</w:delText>
        </w:r>
        <w:r w:rsidRPr="004F1ABF" w:rsidDel="0028162E">
          <w:rPr>
            <w:vertAlign w:val="subscript"/>
          </w:rPr>
          <w:delText>2</w:delText>
        </w:r>
        <w:r w:rsidR="003D1D1B" w:rsidRPr="004F1ABF" w:rsidDel="0028162E">
          <w:delText xml:space="preserve"> </w:delText>
        </w:r>
        <w:r w:rsidDel="0028162E">
          <w:delText>generated in 2020 to be ~</w:delText>
        </w:r>
        <w:r w:rsidR="003D1D1B" w:rsidRPr="004F1ABF" w:rsidDel="0028162E">
          <w:delText>3.11 million metric tons</w:delText>
        </w:r>
      </w:del>
      <w:ins w:id="36" w:author="Munish K" w:date="2024-03-28T23:19:00Z">
        <w:r w:rsidR="0028162E">
          <w:t>Liu et al revealed that g</w:t>
        </w:r>
        <w:r w:rsidR="0028162E" w:rsidRPr="0028162E">
          <w:t>lobal CO</w:t>
        </w:r>
        <w:r w:rsidR="0028162E" w:rsidRPr="0028162E">
          <w:rPr>
            <w:vertAlign w:val="subscript"/>
            <w:rPrChange w:id="37" w:author="Munish K" w:date="2024-03-28T23:19:00Z">
              <w:rPr/>
            </w:rPrChange>
          </w:rPr>
          <w:t>2</w:t>
        </w:r>
        <w:r w:rsidR="0028162E" w:rsidRPr="0028162E">
          <w:t xml:space="preserve"> emissions for 2022</w:t>
        </w:r>
        <w:r w:rsidR="0028162E">
          <w:t xml:space="preserve"> </w:t>
        </w:r>
        <w:r w:rsidR="0028162E" w:rsidRPr="0028162E">
          <w:t>reach</w:t>
        </w:r>
      </w:ins>
      <w:ins w:id="38" w:author="Munish K" w:date="2024-03-28T23:20:00Z">
        <w:r w:rsidR="0028162E">
          <w:t>ed</w:t>
        </w:r>
      </w:ins>
      <w:ins w:id="39" w:author="Munish K" w:date="2024-03-28T23:19:00Z">
        <w:r w:rsidR="0028162E" w:rsidRPr="0028162E">
          <w:t xml:space="preserve"> 36.1 GtCO</w:t>
        </w:r>
        <w:r w:rsidR="0028162E" w:rsidRPr="000D149C">
          <w:rPr>
            <w:vertAlign w:val="subscript"/>
            <w:rPrChange w:id="40" w:author="Munish K" w:date="2024-03-29T09:44:00Z">
              <w:rPr/>
            </w:rPrChange>
          </w:rPr>
          <w:t>2</w:t>
        </w:r>
      </w:ins>
      <w:ins w:id="41" w:author="Munish K" w:date="2024-03-28T23:22:00Z">
        <w:r w:rsidR="0028162E">
          <w:t xml:space="preserve"> </w:t>
        </w:r>
      </w:ins>
      <w:customXmlInsRangeStart w:id="42" w:author="Munish K" w:date="2024-03-28T23:22:00Z"/>
      <w:sdt>
        <w:sdtPr>
          <w:id w:val="2027668690"/>
          <w:citation/>
        </w:sdtPr>
        <w:sdtEndPr/>
        <w:sdtContent>
          <w:customXmlInsRangeEnd w:id="42"/>
          <w:ins w:id="43" w:author="Munish K" w:date="2024-03-28T23:22:00Z">
            <w:r w:rsidR="0028162E">
              <w:fldChar w:fldCharType="begin"/>
            </w:r>
            <w:r w:rsidR="0028162E">
              <w:rPr>
                <w:lang w:val="en-US"/>
              </w:rPr>
              <w:instrText xml:space="preserve"> CITATION Liu23 \l 1033 </w:instrText>
            </w:r>
          </w:ins>
          <w:r w:rsidR="0028162E">
            <w:fldChar w:fldCharType="separate"/>
          </w:r>
          <w:r w:rsidR="004871D2" w:rsidRPr="004871D2">
            <w:rPr>
              <w:noProof/>
              <w:lang w:val="en-US"/>
            </w:rPr>
            <w:t>[2]</w:t>
          </w:r>
          <w:ins w:id="44" w:author="Munish K" w:date="2024-03-28T23:22:00Z">
            <w:r w:rsidR="0028162E">
              <w:fldChar w:fldCharType="end"/>
            </w:r>
          </w:ins>
          <w:customXmlInsRangeStart w:id="45" w:author="Munish K" w:date="2024-03-28T23:22:00Z"/>
        </w:sdtContent>
      </w:sdt>
      <w:customXmlInsRangeEnd w:id="45"/>
      <w:r w:rsidR="003D1D1B" w:rsidRPr="004F1ABF">
        <w:t>.</w:t>
      </w:r>
      <w:r>
        <w:t xml:space="preserve"> </w:t>
      </w:r>
      <w:r w:rsidR="008A46E7" w:rsidRPr="008A46E7">
        <w:t xml:space="preserve">Failure to effectively manage such substantial quantities will result in </w:t>
      </w:r>
      <w:r>
        <w:t xml:space="preserve">irreversible environmental consequences. </w:t>
      </w:r>
    </w:p>
    <w:p w14:paraId="6C6B1A6B" w14:textId="030010DD" w:rsidR="000222C8" w:rsidRDefault="000222C8" w:rsidP="009C7DD6">
      <w:pPr>
        <w:rPr>
          <w:highlight w:val="yellow"/>
        </w:rPr>
      </w:pPr>
    </w:p>
    <w:p w14:paraId="5C838A7F" w14:textId="0AA8D3EF" w:rsidR="00A94264" w:rsidRDefault="00046DF3" w:rsidP="009C7DD6">
      <w:pPr>
        <w:ind w:firstLine="284"/>
      </w:pPr>
      <w:r w:rsidRPr="00046DF3">
        <w:t>Carbon Capture Utilisation and Storage (CCUS)</w:t>
      </w:r>
      <w:r w:rsidR="00290084" w:rsidRPr="00290084">
        <w:t xml:space="preserve"> is one </w:t>
      </w:r>
      <w:r w:rsidR="00290084">
        <w:t>promising</w:t>
      </w:r>
      <w:r w:rsidR="00290084" w:rsidRPr="00290084">
        <w:t xml:space="preserve"> method </w:t>
      </w:r>
      <w:r w:rsidR="00290084">
        <w:t>to deal with the produced CO</w:t>
      </w:r>
      <w:r w:rsidR="00290084" w:rsidRPr="00A94264">
        <w:rPr>
          <w:vertAlign w:val="subscript"/>
        </w:rPr>
        <w:t>2</w:t>
      </w:r>
      <w:r w:rsidR="00290084">
        <w:t xml:space="preserve"> from </w:t>
      </w:r>
      <w:r w:rsidRPr="00046DF3">
        <w:t xml:space="preserve">anthropogenic </w:t>
      </w:r>
      <w:r>
        <w:t xml:space="preserve">sources. The idea is to </w:t>
      </w:r>
      <w:r w:rsidRPr="00046DF3">
        <w:t>capture CO</w:t>
      </w:r>
      <w:r w:rsidRPr="00A94264">
        <w:rPr>
          <w:vertAlign w:val="subscript"/>
        </w:rPr>
        <w:t>2</w:t>
      </w:r>
      <w:r w:rsidRPr="00046DF3">
        <w:t xml:space="preserve"> from an emission point source and subsequent </w:t>
      </w:r>
      <w:r w:rsidR="00A94264">
        <w:t>sequester</w:t>
      </w:r>
      <w:r w:rsidRPr="00046DF3">
        <w:t xml:space="preserve"> </w:t>
      </w:r>
      <w:r w:rsidR="00A94264">
        <w:t xml:space="preserve">it </w:t>
      </w:r>
      <w:r w:rsidRPr="00046DF3">
        <w:t xml:space="preserve">via injection into </w:t>
      </w:r>
      <w:r w:rsidR="00A94264">
        <w:t xml:space="preserve">a suitable </w:t>
      </w:r>
      <w:r w:rsidRPr="00046DF3">
        <w:t>geological formation</w:t>
      </w:r>
      <w:r w:rsidR="00357443">
        <w:t>, with the explicit aim to store the CO</w:t>
      </w:r>
      <w:r w:rsidR="00357443" w:rsidRPr="00357443">
        <w:rPr>
          <w:vertAlign w:val="subscript"/>
        </w:rPr>
        <w:t>2</w:t>
      </w:r>
      <w:r w:rsidR="00357443">
        <w:t xml:space="preserve"> safely, in a state of </w:t>
      </w:r>
      <w:r w:rsidR="004C54E6">
        <w:t>permanence</w:t>
      </w:r>
      <w:r w:rsidRPr="00046DF3">
        <w:t xml:space="preserve">. CCUS is </w:t>
      </w:r>
      <w:r w:rsidR="00A94264">
        <w:t>now being</w:t>
      </w:r>
      <w:r w:rsidRPr="00046DF3">
        <w:t xml:space="preserve"> viewed as a key technology </w:t>
      </w:r>
      <w:r w:rsidR="00CC75FC">
        <w:t>that will assist us</w:t>
      </w:r>
      <w:r w:rsidRPr="00046DF3">
        <w:t xml:space="preserve"> in reaching </w:t>
      </w:r>
      <w:r w:rsidR="00CC75FC">
        <w:t xml:space="preserve">increasingly ambitious </w:t>
      </w:r>
      <w:r w:rsidRPr="00046DF3">
        <w:t>global anthropogenic climate change goals.</w:t>
      </w:r>
      <w:r w:rsidR="00A94264">
        <w:t xml:space="preserve"> </w:t>
      </w:r>
      <w:r w:rsidR="00357443" w:rsidRPr="00A94264">
        <w:t xml:space="preserve">Typically, </w:t>
      </w:r>
      <w:ins w:id="46" w:author="Munish K" w:date="2024-03-28T23:25:00Z">
        <w:r w:rsidR="00B360BD" w:rsidRPr="00B360BD">
          <w:t>CO</w:t>
        </w:r>
        <w:r w:rsidR="00B360BD" w:rsidRPr="00B360BD">
          <w:rPr>
            <w:vertAlign w:val="subscript"/>
            <w:rPrChange w:id="47" w:author="Munish K" w:date="2024-03-28T23:25:00Z">
              <w:rPr/>
            </w:rPrChange>
          </w:rPr>
          <w:t>2</w:t>
        </w:r>
        <w:r w:rsidR="00B360BD" w:rsidRPr="00B360BD">
          <w:t xml:space="preserve"> geologic storage can be carried out in a number of different ways, including </w:t>
        </w:r>
      </w:ins>
      <w:del w:id="48" w:author="Munish K" w:date="2024-03-28T23:25:00Z">
        <w:r w:rsidR="00357443" w:rsidRPr="00A94264" w:rsidDel="00B360BD">
          <w:delText>CO</w:delText>
        </w:r>
        <w:r w:rsidR="00357443" w:rsidRPr="00357443" w:rsidDel="00B360BD">
          <w:rPr>
            <w:vertAlign w:val="subscript"/>
          </w:rPr>
          <w:delText>2</w:delText>
        </w:r>
        <w:r w:rsidR="00357443" w:rsidRPr="00A94264" w:rsidDel="00B360BD">
          <w:delText xml:space="preserve"> storage is carried out in one of three ways</w:delText>
        </w:r>
        <w:r w:rsidR="00357443" w:rsidDel="00B360BD">
          <w:delText xml:space="preserve"> -</w:delText>
        </w:r>
        <w:r w:rsidR="00357443" w:rsidRPr="00A94264" w:rsidDel="00B360BD">
          <w:delText xml:space="preserve"> via </w:delText>
        </w:r>
      </w:del>
      <w:r w:rsidR="00357443" w:rsidRPr="00A94264">
        <w:t xml:space="preserve">injection into virgin saline aquifers; into depleted oil and gas fields; or </w:t>
      </w:r>
      <w:r w:rsidR="00357443">
        <w:t xml:space="preserve">if </w:t>
      </w:r>
      <w:r w:rsidR="00357443" w:rsidRPr="00A94264">
        <w:t>used for Enhanced Oil Recovery (EOR)</w:t>
      </w:r>
      <w:r w:rsidR="00357443">
        <w:t xml:space="preserve"> processes</w:t>
      </w:r>
      <w:r w:rsidR="00357443" w:rsidRPr="00A94264">
        <w:t xml:space="preserve">. These methods all have different project drivers, risks, and commercial implications. </w:t>
      </w:r>
      <w:r w:rsidR="00357443">
        <w:t xml:space="preserve">However, what these </w:t>
      </w:r>
      <w:del w:id="49" w:author="Munish K" w:date="2024-03-28T22:27:00Z">
        <w:r w:rsidR="00357443" w:rsidDel="000F4D27">
          <w:delText xml:space="preserve">3 </w:delText>
        </w:r>
      </w:del>
      <w:ins w:id="50" w:author="Munish K" w:date="2024-03-28T22:27:00Z">
        <w:r w:rsidR="000F4D27">
          <w:t xml:space="preserve">three </w:t>
        </w:r>
      </w:ins>
      <w:r w:rsidR="00357443">
        <w:t>methods have in common is the requirement that (a) there be</w:t>
      </w:r>
      <w:r w:rsidR="00A94264">
        <w:t xml:space="preserve"> </w:t>
      </w:r>
      <w:r w:rsidR="00A94264" w:rsidRPr="00A94264">
        <w:t xml:space="preserve">a </w:t>
      </w:r>
      <w:r w:rsidR="00357443">
        <w:t xml:space="preserve">good </w:t>
      </w:r>
      <w:r w:rsidR="00A94264" w:rsidRPr="00A94264">
        <w:t xml:space="preserve">understanding of the subsurface </w:t>
      </w:r>
      <w:r w:rsidR="00A94264">
        <w:t>geological properties and (b) the</w:t>
      </w:r>
      <w:r w:rsidR="00357443">
        <w:t>re be some</w:t>
      </w:r>
      <w:r w:rsidR="00A94264">
        <w:t xml:space="preserve"> ability to </w:t>
      </w:r>
      <w:r w:rsidR="00357443">
        <w:t>monitor</w:t>
      </w:r>
      <w:r w:rsidR="00A94264">
        <w:t xml:space="preserve"> and </w:t>
      </w:r>
      <w:r w:rsidR="00357443">
        <w:t xml:space="preserve">even </w:t>
      </w:r>
      <w:r w:rsidR="00A94264">
        <w:t xml:space="preserve">predict </w:t>
      </w:r>
      <w:bookmarkStart w:id="51" w:name="_Hlk133311519"/>
      <w:r w:rsidR="00357443">
        <w:t>CO</w:t>
      </w:r>
      <w:r w:rsidR="00357443" w:rsidRPr="00357443">
        <w:rPr>
          <w:vertAlign w:val="subscript"/>
        </w:rPr>
        <w:t>2</w:t>
      </w:r>
      <w:bookmarkEnd w:id="51"/>
      <w:r w:rsidR="00357443">
        <w:t xml:space="preserve"> </w:t>
      </w:r>
      <w:ins w:id="52" w:author="Munish K" w:date="2024-03-29T22:47:00Z">
        <w:r w:rsidR="00BB4B03">
          <w:t>migration</w:t>
        </w:r>
      </w:ins>
      <w:ins w:id="53" w:author="Munish K" w:date="2024-03-28T22:28:00Z">
        <w:r w:rsidR="000F4D27">
          <w:t xml:space="preserve"> </w:t>
        </w:r>
      </w:ins>
      <w:r w:rsidR="00357443">
        <w:t xml:space="preserve">behaviour </w:t>
      </w:r>
      <w:r w:rsidR="00A94264">
        <w:t>at the well scale</w:t>
      </w:r>
      <w:r w:rsidR="00357443">
        <w:t xml:space="preserve">, be </w:t>
      </w:r>
      <w:r w:rsidR="00CC75FC">
        <w:t xml:space="preserve">it </w:t>
      </w:r>
      <w:r w:rsidR="00357443">
        <w:t>during the injection phase or during the shut-in phase.</w:t>
      </w:r>
    </w:p>
    <w:p w14:paraId="1AE0FC42" w14:textId="0022DF79" w:rsidR="000F4D27" w:rsidRDefault="000F4D27" w:rsidP="000F6304">
      <w:pPr>
        <w:pStyle w:val="BodyText"/>
        <w:ind w:firstLine="284"/>
        <w:rPr>
          <w:ins w:id="54" w:author="Munish K" w:date="2024-03-29T09:00:00Z"/>
          <w:lang w:val="en-SG"/>
        </w:rPr>
      </w:pPr>
    </w:p>
    <w:p w14:paraId="3EC2D86F" w14:textId="3D7A93E2" w:rsidR="00574A04" w:rsidRDefault="00574A04" w:rsidP="00574A04">
      <w:pPr>
        <w:pStyle w:val="Heading2"/>
        <w:spacing w:line="480" w:lineRule="auto"/>
        <w:rPr>
          <w:ins w:id="55" w:author="Munish K" w:date="2024-03-29T09:00:00Z"/>
        </w:rPr>
      </w:pPr>
      <w:ins w:id="56" w:author="Munish K" w:date="2024-03-29T09:00:00Z">
        <w:r>
          <w:t>The importance of real-time CO</w:t>
        </w:r>
        <w:r w:rsidRPr="0071414C">
          <w:rPr>
            <w:vertAlign w:val="subscript"/>
          </w:rPr>
          <w:t>2</w:t>
        </w:r>
        <w:r>
          <w:t xml:space="preserve"> </w:t>
        </w:r>
      </w:ins>
      <w:ins w:id="57" w:author="Munish K" w:date="2024-03-29T22:47:00Z">
        <w:r w:rsidR="00BB4B03">
          <w:t xml:space="preserve">migration </w:t>
        </w:r>
      </w:ins>
      <w:ins w:id="58" w:author="Munish K" w:date="2024-03-29T09:00:00Z">
        <w:r>
          <w:t>monitoring</w:t>
        </w:r>
      </w:ins>
      <w:ins w:id="59" w:author="Munish K" w:date="2024-03-29T22:48:00Z">
        <w:r w:rsidR="00BB4B03">
          <w:t xml:space="preserve"> in the subsurface</w:t>
        </w:r>
      </w:ins>
    </w:p>
    <w:p w14:paraId="10414C85" w14:textId="5AC6B7E3" w:rsidR="00B638A6" w:rsidRDefault="00AE4A82" w:rsidP="000F6304">
      <w:pPr>
        <w:pStyle w:val="BodyText"/>
        <w:ind w:firstLine="284"/>
        <w:rPr>
          <w:ins w:id="60" w:author="Munish K" w:date="2024-03-28T22:10:00Z"/>
          <w:lang w:val="en-SG"/>
        </w:rPr>
      </w:pPr>
      <w:ins w:id="61" w:author="Munish K" w:date="2024-03-28T21:16:00Z">
        <w:r>
          <w:rPr>
            <w:lang w:val="en-SG"/>
          </w:rPr>
          <w:t>CO</w:t>
        </w:r>
        <w:r w:rsidRPr="00137E3D">
          <w:rPr>
            <w:vertAlign w:val="subscript"/>
            <w:lang w:val="en-SG"/>
          </w:rPr>
          <w:t>2</w:t>
        </w:r>
        <w:r>
          <w:rPr>
            <w:vertAlign w:val="subscript"/>
            <w:lang w:val="en-SG"/>
          </w:rPr>
          <w:t xml:space="preserve"> </w:t>
        </w:r>
      </w:ins>
      <w:ins w:id="62" w:author="Munish K" w:date="2024-03-29T22:48:00Z">
        <w:r w:rsidR="00BB4B03">
          <w:rPr>
            <w:lang w:val="en-SG"/>
          </w:rPr>
          <w:t>migration</w:t>
        </w:r>
      </w:ins>
      <w:ins w:id="63" w:author="Munish K" w:date="2024-03-28T21:16:00Z">
        <w:r>
          <w:rPr>
            <w:lang w:val="en-SG"/>
          </w:rPr>
          <w:t xml:space="preserve"> </w:t>
        </w:r>
      </w:ins>
      <w:ins w:id="64" w:author="Munish K" w:date="2024-03-28T21:17:00Z">
        <w:r>
          <w:rPr>
            <w:lang w:val="en-SG"/>
          </w:rPr>
          <w:t xml:space="preserve">is </w:t>
        </w:r>
      </w:ins>
      <w:ins w:id="65" w:author="Munish K" w:date="2024-03-28T22:05:00Z">
        <w:r w:rsidR="00B638A6">
          <w:rPr>
            <w:lang w:val="en-SG"/>
          </w:rPr>
          <w:t>hard</w:t>
        </w:r>
      </w:ins>
      <w:ins w:id="66" w:author="Munish K" w:date="2024-03-28T21:17:00Z">
        <w:r>
          <w:rPr>
            <w:lang w:val="en-SG"/>
          </w:rPr>
          <w:t xml:space="preserve"> to </w:t>
        </w:r>
      </w:ins>
      <w:ins w:id="67" w:author="Munish K" w:date="2024-03-28T21:53:00Z">
        <w:r w:rsidR="00EC77C6">
          <w:rPr>
            <w:lang w:val="en-SG"/>
          </w:rPr>
          <w:t>predict</w:t>
        </w:r>
      </w:ins>
      <w:ins w:id="68" w:author="Munish K" w:date="2024-03-28T21:18:00Z">
        <w:r>
          <w:rPr>
            <w:lang w:val="en-SG"/>
          </w:rPr>
          <w:t xml:space="preserve">, </w:t>
        </w:r>
      </w:ins>
      <w:ins w:id="69" w:author="Munish K" w:date="2024-03-28T21:54:00Z">
        <w:r w:rsidR="000F6304">
          <w:rPr>
            <w:lang w:val="en-SG"/>
          </w:rPr>
          <w:t xml:space="preserve">given </w:t>
        </w:r>
      </w:ins>
      <w:ins w:id="70" w:author="Munish K" w:date="2024-03-29T22:48:00Z">
        <w:r w:rsidR="00BB4B03">
          <w:rPr>
            <w:lang w:val="en-SG"/>
          </w:rPr>
          <w:t>its</w:t>
        </w:r>
      </w:ins>
      <w:ins w:id="71" w:author="Munish K" w:date="2024-03-28T22:05:00Z">
        <w:r w:rsidR="00B638A6">
          <w:rPr>
            <w:lang w:val="en-SG"/>
          </w:rPr>
          <w:t xml:space="preserve"> dynamic nature </w:t>
        </w:r>
        <w:r w:rsidR="00B638A6" w:rsidRPr="00B638A6">
          <w:rPr>
            <w:lang w:val="en-SG"/>
          </w:rPr>
          <w:t xml:space="preserve">and its interaction with </w:t>
        </w:r>
      </w:ins>
      <w:ins w:id="72" w:author="Munish K" w:date="2024-03-29T22:52:00Z">
        <w:r w:rsidR="00BB4B03">
          <w:rPr>
            <w:lang w:val="en-SG"/>
          </w:rPr>
          <w:t>geological</w:t>
        </w:r>
      </w:ins>
      <w:ins w:id="73" w:author="Munish K" w:date="2024-03-28T22:05:00Z">
        <w:r w:rsidR="00B638A6" w:rsidRPr="00B638A6">
          <w:rPr>
            <w:lang w:val="en-SG"/>
          </w:rPr>
          <w:t xml:space="preserve"> formations</w:t>
        </w:r>
      </w:ins>
      <w:ins w:id="74" w:author="Munish K" w:date="2024-03-28T21:18:00Z">
        <w:r>
          <w:rPr>
            <w:lang w:val="en-SG"/>
          </w:rPr>
          <w:t>.</w:t>
        </w:r>
      </w:ins>
      <w:ins w:id="75" w:author="Munish K" w:date="2024-03-28T21:16:00Z">
        <w:r w:rsidRPr="00AF2192">
          <w:rPr>
            <w:lang w:val="en-SG"/>
          </w:rPr>
          <w:t xml:space="preserve"> </w:t>
        </w:r>
      </w:ins>
      <w:ins w:id="76" w:author="Munish K" w:date="2024-03-29T22:51:00Z">
        <w:r w:rsidR="00BB4B03">
          <w:rPr>
            <w:lang w:val="en-SG"/>
          </w:rPr>
          <w:t>CO</w:t>
        </w:r>
        <w:r w:rsidR="00BB4B03" w:rsidRPr="00BB4B03">
          <w:rPr>
            <w:vertAlign w:val="subscript"/>
            <w:lang w:val="en-SG"/>
            <w:rPrChange w:id="77" w:author="Munish K" w:date="2024-03-29T22:52:00Z">
              <w:rPr>
                <w:lang w:val="en-SG"/>
              </w:rPr>
            </w:rPrChange>
          </w:rPr>
          <w:t>2</w:t>
        </w:r>
        <w:r w:rsidR="00BB4B03">
          <w:rPr>
            <w:lang w:val="en-SG"/>
          </w:rPr>
          <w:t xml:space="preserve"> </w:t>
        </w:r>
      </w:ins>
      <w:ins w:id="78" w:author="Munish K" w:date="2024-03-29T22:52:00Z">
        <w:r w:rsidR="00BB4B03">
          <w:rPr>
            <w:lang w:val="en-SG"/>
          </w:rPr>
          <w:t xml:space="preserve">behaviour in the subsurface </w:t>
        </w:r>
      </w:ins>
      <w:ins w:id="79" w:author="Munish K" w:date="2024-03-29T22:51:00Z">
        <w:r w:rsidR="00BB4B03">
          <w:rPr>
            <w:lang w:val="en-SG"/>
          </w:rPr>
          <w:t>is a multiscale challenge, with measurement scales spanning orders of magnitude</w:t>
        </w:r>
      </w:ins>
      <w:ins w:id="80" w:author="Munish K" w:date="2024-03-29T22:52:00Z">
        <w:r w:rsidR="00BB4B03">
          <w:rPr>
            <w:lang w:val="en-SG"/>
          </w:rPr>
          <w:t>,</w:t>
        </w:r>
      </w:ins>
      <w:ins w:id="81" w:author="Munish K" w:date="2024-03-29T22:51:00Z">
        <w:r w:rsidR="00BB4B03">
          <w:rPr>
            <w:lang w:val="en-SG"/>
          </w:rPr>
          <w:t xml:space="preserve"> from</w:t>
        </w:r>
      </w:ins>
      <w:ins w:id="82" w:author="Munish K" w:date="2024-03-29T22:52:00Z">
        <w:r w:rsidR="00BB4B03">
          <w:rPr>
            <w:lang w:val="en-SG"/>
          </w:rPr>
          <w:t xml:space="preserve"> kilometres to nanometres. </w:t>
        </w:r>
      </w:ins>
      <w:ins w:id="83" w:author="Munish K" w:date="2024-03-28T22:06:00Z">
        <w:r w:rsidR="00B638A6">
          <w:rPr>
            <w:lang w:val="en-SG"/>
          </w:rPr>
          <w:t>At</w:t>
        </w:r>
      </w:ins>
      <w:ins w:id="84" w:author="Munish K" w:date="2024-03-28T21:55:00Z">
        <w:r w:rsidR="000F6304">
          <w:rPr>
            <w:lang w:val="en-SG"/>
          </w:rPr>
          <w:t xml:space="preserve"> </w:t>
        </w:r>
      </w:ins>
      <w:ins w:id="85" w:author="Munish K" w:date="2024-03-28T22:07:00Z">
        <w:r w:rsidR="00B638A6">
          <w:rPr>
            <w:lang w:val="en-SG"/>
          </w:rPr>
          <w:t>the</w:t>
        </w:r>
      </w:ins>
      <w:ins w:id="86" w:author="Munish K" w:date="2024-03-28T22:09:00Z">
        <w:r w:rsidR="00B638A6">
          <w:rPr>
            <w:lang w:val="en-SG"/>
          </w:rPr>
          <w:t xml:space="preserve"> </w:t>
        </w:r>
      </w:ins>
      <w:ins w:id="87" w:author="Munish K" w:date="2024-03-28T21:55:00Z">
        <w:r w:rsidR="000F6304">
          <w:rPr>
            <w:lang w:val="en-SG"/>
          </w:rPr>
          <w:t>reservoir</w:t>
        </w:r>
      </w:ins>
      <w:ins w:id="88" w:author="Munish K" w:date="2024-03-29T22:52:00Z">
        <w:r w:rsidR="00BB4B03">
          <w:rPr>
            <w:lang w:val="en-SG"/>
          </w:rPr>
          <w:t xml:space="preserve"> (</w:t>
        </w:r>
      </w:ins>
      <w:ins w:id="89" w:author="Munish K" w:date="2024-03-29T22:53:00Z">
        <w:r w:rsidR="00BB4B03">
          <w:rPr>
            <w:lang w:val="en-SG"/>
          </w:rPr>
          <w:t>kilometres</w:t>
        </w:r>
      </w:ins>
      <w:ins w:id="90" w:author="Munish K" w:date="2024-03-29T22:52:00Z">
        <w:r w:rsidR="00BB4B03">
          <w:rPr>
            <w:lang w:val="en-SG"/>
          </w:rPr>
          <w:t xml:space="preserve"> to meter</w:t>
        </w:r>
      </w:ins>
      <w:ins w:id="91" w:author="Munish K" w:date="2024-03-29T22:53:00Z">
        <w:r w:rsidR="00BB4B03">
          <w:rPr>
            <w:lang w:val="en-SG"/>
          </w:rPr>
          <w:t>s)</w:t>
        </w:r>
      </w:ins>
      <w:ins w:id="92" w:author="Munish K" w:date="2024-03-28T21:55:00Z">
        <w:r w:rsidR="000F6304">
          <w:rPr>
            <w:lang w:val="en-SG"/>
          </w:rPr>
          <w:t xml:space="preserve"> </w:t>
        </w:r>
      </w:ins>
      <w:ins w:id="93" w:author="Munish K" w:date="2024-03-28T22:06:00Z">
        <w:r w:rsidR="00B638A6">
          <w:rPr>
            <w:lang w:val="en-SG"/>
          </w:rPr>
          <w:t>scale</w:t>
        </w:r>
      </w:ins>
      <w:ins w:id="94" w:author="Munish K" w:date="2024-03-29T22:50:00Z">
        <w:r w:rsidR="00BB4B03">
          <w:rPr>
            <w:lang w:val="en-SG"/>
          </w:rPr>
          <w:t xml:space="preserve">, </w:t>
        </w:r>
      </w:ins>
      <w:ins w:id="95" w:author="Munish K" w:date="2024-03-28T21:16:00Z">
        <w:r w:rsidRPr="00AF2192">
          <w:rPr>
            <w:lang w:val="en-SG"/>
          </w:rPr>
          <w:t>satellite-based remote sensing</w:t>
        </w:r>
      </w:ins>
      <w:ins w:id="96" w:author="Munish K" w:date="2024-03-28T22:06:00Z">
        <w:r w:rsidR="00B638A6">
          <w:rPr>
            <w:lang w:val="en-SG"/>
          </w:rPr>
          <w:t xml:space="preserve">, </w:t>
        </w:r>
      </w:ins>
      <w:ins w:id="97" w:author="Munish K" w:date="2024-03-28T21:16:00Z">
        <w:r>
          <w:rPr>
            <w:lang w:val="en-SG"/>
          </w:rPr>
          <w:t>4D s</w:t>
        </w:r>
        <w:r w:rsidRPr="00AF2192">
          <w:rPr>
            <w:lang w:val="en-SG"/>
          </w:rPr>
          <w:t>eismic monitoring</w:t>
        </w:r>
        <w:r>
          <w:rPr>
            <w:lang w:val="en-SG"/>
          </w:rPr>
          <w:t xml:space="preserve">, </w:t>
        </w:r>
      </w:ins>
      <w:ins w:id="98" w:author="Munish K" w:date="2024-03-28T21:56:00Z">
        <w:r w:rsidR="000F6304">
          <w:rPr>
            <w:lang w:val="en-SG"/>
          </w:rPr>
          <w:t>til</w:t>
        </w:r>
      </w:ins>
      <w:ins w:id="99" w:author="Munish K" w:date="2024-03-28T21:57:00Z">
        <w:r w:rsidR="000F6304">
          <w:rPr>
            <w:lang w:val="en-SG"/>
          </w:rPr>
          <w:t>t</w:t>
        </w:r>
      </w:ins>
      <w:ins w:id="100" w:author="Munish K" w:date="2024-03-28T21:56:00Z">
        <w:r w:rsidR="000F6304">
          <w:rPr>
            <w:lang w:val="en-SG"/>
          </w:rPr>
          <w:t xml:space="preserve">meters, </w:t>
        </w:r>
      </w:ins>
      <w:ins w:id="101" w:author="Munish K" w:date="2024-03-28T21:16:00Z">
        <w:r>
          <w:rPr>
            <w:lang w:val="en-SG"/>
          </w:rPr>
          <w:t>d</w:t>
        </w:r>
        <w:r w:rsidRPr="00AF2192">
          <w:rPr>
            <w:lang w:val="en-SG"/>
          </w:rPr>
          <w:t xml:space="preserve">ownhole sensors and tracers deployed within injection wells </w:t>
        </w:r>
      </w:ins>
      <w:ins w:id="102" w:author="Munish K" w:date="2024-03-28T21:56:00Z">
        <w:r w:rsidR="000F6304">
          <w:rPr>
            <w:lang w:val="en-SG"/>
          </w:rPr>
          <w:t xml:space="preserve">can </w:t>
        </w:r>
      </w:ins>
      <w:ins w:id="103" w:author="Munish K" w:date="2024-03-28T21:16:00Z">
        <w:r w:rsidRPr="00AF2192">
          <w:rPr>
            <w:lang w:val="en-SG"/>
          </w:rPr>
          <w:t>offer precise data on CO</w:t>
        </w:r>
        <w:r w:rsidRPr="00137E3D">
          <w:rPr>
            <w:vertAlign w:val="subscript"/>
            <w:lang w:val="en-SG"/>
          </w:rPr>
          <w:t>2</w:t>
        </w:r>
        <w:r w:rsidRPr="00AF2192">
          <w:rPr>
            <w:lang w:val="en-SG"/>
          </w:rPr>
          <w:t xml:space="preserve"> distribution and migration paths. </w:t>
        </w:r>
      </w:ins>
      <w:ins w:id="104" w:author="Munish K" w:date="2024-03-28T22:10:00Z">
        <w:r w:rsidR="00B638A6">
          <w:rPr>
            <w:lang w:val="en-SG"/>
          </w:rPr>
          <w:t>At the centimetre to nanometre scale</w:t>
        </w:r>
      </w:ins>
      <w:ins w:id="105" w:author="Munish K" w:date="2024-03-28T22:09:00Z">
        <w:r w:rsidR="00B638A6" w:rsidRPr="00AF2192">
          <w:rPr>
            <w:lang w:val="en-SG"/>
          </w:rPr>
          <w:t>, geochemical monitoring</w:t>
        </w:r>
        <w:r w:rsidR="00B638A6">
          <w:rPr>
            <w:lang w:val="en-SG"/>
          </w:rPr>
          <w:t xml:space="preserve"> </w:t>
        </w:r>
        <w:r w:rsidR="00B638A6" w:rsidRPr="00AF2192">
          <w:rPr>
            <w:lang w:val="en-SG"/>
          </w:rPr>
          <w:t>of produced fluids provides insights into CO</w:t>
        </w:r>
        <w:r w:rsidR="00B638A6" w:rsidRPr="00137E3D">
          <w:rPr>
            <w:vertAlign w:val="subscript"/>
            <w:lang w:val="en-SG"/>
          </w:rPr>
          <w:t>2</w:t>
        </w:r>
        <w:r w:rsidR="00B638A6" w:rsidRPr="00AF2192">
          <w:rPr>
            <w:lang w:val="en-SG"/>
          </w:rPr>
          <w:t xml:space="preserve"> interactions with subsurface formations. </w:t>
        </w:r>
      </w:ins>
    </w:p>
    <w:p w14:paraId="13CF6BDD" w14:textId="77777777" w:rsidR="000F4D27" w:rsidRDefault="000F4D27" w:rsidP="00A127B3">
      <w:pPr>
        <w:pStyle w:val="BodyText"/>
        <w:ind w:firstLine="284"/>
        <w:rPr>
          <w:ins w:id="106" w:author="Munish K" w:date="2024-03-28T22:27:00Z"/>
          <w:lang w:val="en-SG"/>
        </w:rPr>
      </w:pPr>
    </w:p>
    <w:p w14:paraId="462880E1" w14:textId="0B804A3B" w:rsidR="00574A04" w:rsidRDefault="00BB4B03" w:rsidP="00A127B3">
      <w:pPr>
        <w:pStyle w:val="BodyText"/>
        <w:ind w:firstLine="284"/>
        <w:rPr>
          <w:ins w:id="107" w:author="Munish K" w:date="2024-03-29T08:57:00Z"/>
          <w:lang w:val="en-SG"/>
        </w:rPr>
      </w:pPr>
      <w:ins w:id="108" w:author="Munish K" w:date="2024-03-29T22:49:00Z">
        <w:r>
          <w:rPr>
            <w:lang w:val="en-SG"/>
          </w:rPr>
          <w:lastRenderedPageBreak/>
          <w:t>T</w:t>
        </w:r>
      </w:ins>
      <w:ins w:id="109" w:author="Munish K" w:date="2024-03-28T22:10:00Z">
        <w:r w:rsidR="00B638A6">
          <w:rPr>
            <w:lang w:val="en-SG"/>
          </w:rPr>
          <w:t xml:space="preserve">he intermediate </w:t>
        </w:r>
      </w:ins>
      <w:ins w:id="110" w:author="Munish K" w:date="2024-03-29T22:53:00Z">
        <w:r>
          <w:rPr>
            <w:lang w:val="en-SG"/>
          </w:rPr>
          <w:t xml:space="preserve">scale </w:t>
        </w:r>
      </w:ins>
      <w:ins w:id="111" w:author="Munish K" w:date="2024-03-28T21:16:00Z">
        <w:r w:rsidR="00AE4A82">
          <w:rPr>
            <w:lang w:val="en-SG"/>
          </w:rPr>
          <w:t xml:space="preserve">(meters to </w:t>
        </w:r>
      </w:ins>
      <w:ins w:id="112" w:author="Munish K" w:date="2024-03-28T22:08:00Z">
        <w:r w:rsidR="00B638A6">
          <w:rPr>
            <w:lang w:val="en-SG"/>
          </w:rPr>
          <w:t>centimetre</w:t>
        </w:r>
      </w:ins>
      <w:ins w:id="113" w:author="Munish K" w:date="2024-03-29T22:50:00Z">
        <w:r>
          <w:rPr>
            <w:lang w:val="en-SG"/>
          </w:rPr>
          <w:t>)</w:t>
        </w:r>
      </w:ins>
      <w:ins w:id="114" w:author="Munish K" w:date="2024-03-29T22:49:00Z">
        <w:r>
          <w:rPr>
            <w:lang w:val="en-SG"/>
          </w:rPr>
          <w:t xml:space="preserve"> </w:t>
        </w:r>
      </w:ins>
      <w:ins w:id="115" w:author="Munish K" w:date="2024-03-29T22:53:00Z">
        <w:r>
          <w:rPr>
            <w:lang w:val="en-SG"/>
          </w:rPr>
          <w:t xml:space="preserve">is where conventional </w:t>
        </w:r>
      </w:ins>
      <w:ins w:id="116" w:author="Munish K" w:date="2024-03-29T22:54:00Z">
        <w:r>
          <w:rPr>
            <w:lang w:val="en-SG"/>
          </w:rPr>
          <w:t xml:space="preserve">“well-based” </w:t>
        </w:r>
      </w:ins>
      <w:ins w:id="117" w:author="Munish K" w:date="2024-03-29T22:53:00Z">
        <w:r>
          <w:rPr>
            <w:lang w:val="en-SG"/>
          </w:rPr>
          <w:t>measurem</w:t>
        </w:r>
      </w:ins>
      <w:ins w:id="118" w:author="Munish K" w:date="2024-03-29T22:54:00Z">
        <w:r>
          <w:rPr>
            <w:lang w:val="en-SG"/>
          </w:rPr>
          <w:t>ents are conducted. These include the</w:t>
        </w:r>
      </w:ins>
      <w:ins w:id="119" w:author="Munish K" w:date="2024-03-28T21:16:00Z">
        <w:r w:rsidR="00AE4A82" w:rsidRPr="00AF2192">
          <w:rPr>
            <w:lang w:val="en-SG"/>
          </w:rPr>
          <w:t xml:space="preserve"> monitoring of </w:t>
        </w:r>
      </w:ins>
      <w:ins w:id="120" w:author="Munish K" w:date="2024-03-29T22:56:00Z">
        <w:r w:rsidR="00B904EA">
          <w:rPr>
            <w:lang w:val="en-SG"/>
          </w:rPr>
          <w:t>CO</w:t>
        </w:r>
        <w:r w:rsidR="00B904EA" w:rsidRPr="00B904EA">
          <w:rPr>
            <w:vertAlign w:val="subscript"/>
            <w:lang w:val="en-SG"/>
            <w:rPrChange w:id="121" w:author="Munish K" w:date="2024-03-29T22:56:00Z">
              <w:rPr>
                <w:lang w:val="en-SG"/>
              </w:rPr>
            </w:rPrChange>
          </w:rPr>
          <w:t>2</w:t>
        </w:r>
        <w:r w:rsidR="00B904EA">
          <w:rPr>
            <w:lang w:val="en-SG"/>
          </w:rPr>
          <w:t xml:space="preserve"> </w:t>
        </w:r>
      </w:ins>
      <w:ins w:id="122" w:author="Munish K" w:date="2024-03-28T21:16:00Z">
        <w:r w:rsidR="00AE4A82" w:rsidRPr="00AF2192">
          <w:rPr>
            <w:lang w:val="en-SG"/>
          </w:rPr>
          <w:t>injection rates</w:t>
        </w:r>
      </w:ins>
      <w:ins w:id="123" w:author="Munish K" w:date="2024-03-29T22:49:00Z">
        <w:r>
          <w:rPr>
            <w:lang w:val="en-SG"/>
          </w:rPr>
          <w:t>, well (annulus) pressures</w:t>
        </w:r>
      </w:ins>
      <w:ins w:id="124" w:author="Munish K" w:date="2024-03-28T21:16:00Z">
        <w:r w:rsidR="00AE4A82" w:rsidRPr="00AF2192">
          <w:rPr>
            <w:lang w:val="en-SG"/>
          </w:rPr>
          <w:t xml:space="preserve">, </w:t>
        </w:r>
      </w:ins>
      <w:ins w:id="125" w:author="Munish K" w:date="2024-03-29T22:49:00Z">
        <w:r>
          <w:rPr>
            <w:lang w:val="en-SG"/>
          </w:rPr>
          <w:t xml:space="preserve">casing </w:t>
        </w:r>
      </w:ins>
      <w:ins w:id="126" w:author="Munish K" w:date="2024-03-29T22:50:00Z">
        <w:r>
          <w:rPr>
            <w:lang w:val="en-SG"/>
          </w:rPr>
          <w:t>pressure tests,</w:t>
        </w:r>
      </w:ins>
      <w:ins w:id="127" w:author="Munish K" w:date="2024-03-29T22:55:00Z">
        <w:r w:rsidR="00B904EA">
          <w:rPr>
            <w:lang w:val="en-SG"/>
          </w:rPr>
          <w:t xml:space="preserve"> and cased hole</w:t>
        </w:r>
      </w:ins>
      <w:ins w:id="128" w:author="Munish K" w:date="2024-03-29T22:56:00Z">
        <w:r w:rsidR="00B904EA">
          <w:rPr>
            <w:lang w:val="en-SG"/>
          </w:rPr>
          <w:t>/production logging</w:t>
        </w:r>
      </w:ins>
      <w:ins w:id="129" w:author="Munish K" w:date="2024-03-29T22:55:00Z">
        <w:r w:rsidR="00B904EA">
          <w:rPr>
            <w:lang w:val="en-SG"/>
          </w:rPr>
          <w:t xml:space="preserve"> measurements</w:t>
        </w:r>
      </w:ins>
      <w:ins w:id="130" w:author="Munish K" w:date="2024-03-29T22:56:00Z">
        <w:r w:rsidR="00B904EA">
          <w:rPr>
            <w:lang w:val="en-SG"/>
          </w:rPr>
          <w:t>.</w:t>
        </w:r>
      </w:ins>
      <w:ins w:id="131" w:author="Munish K" w:date="2024-03-29T22:55:00Z">
        <w:r w:rsidR="00B904EA">
          <w:rPr>
            <w:lang w:val="en-SG"/>
          </w:rPr>
          <w:t xml:space="preserve"> </w:t>
        </w:r>
      </w:ins>
      <w:ins w:id="132" w:author="Munish K" w:date="2024-03-29T22:57:00Z">
        <w:r w:rsidR="00B904EA">
          <w:rPr>
            <w:lang w:val="en-SG"/>
          </w:rPr>
          <w:t>This</w:t>
        </w:r>
      </w:ins>
      <w:ins w:id="133" w:author="Munish K" w:date="2024-03-28T21:16:00Z">
        <w:r w:rsidR="00AE4A82" w:rsidRPr="00AF2192">
          <w:rPr>
            <w:lang w:val="en-SG"/>
          </w:rPr>
          <w:t xml:space="preserve"> enables </w:t>
        </w:r>
      </w:ins>
      <w:ins w:id="134" w:author="Munish K" w:date="2024-03-28T22:11:00Z">
        <w:r w:rsidR="00B638A6">
          <w:rPr>
            <w:lang w:val="en-SG"/>
          </w:rPr>
          <w:t xml:space="preserve">a </w:t>
        </w:r>
      </w:ins>
      <w:ins w:id="135" w:author="Munish K" w:date="2024-03-28T21:16:00Z">
        <w:r w:rsidR="00AE4A82" w:rsidRPr="00AF2192">
          <w:rPr>
            <w:lang w:val="en-SG"/>
          </w:rPr>
          <w:t>real-time assessment of CO</w:t>
        </w:r>
        <w:r w:rsidR="00AE4A82" w:rsidRPr="000F6304">
          <w:rPr>
            <w:vertAlign w:val="subscript"/>
            <w:lang w:val="en-SG"/>
            <w:rPrChange w:id="136" w:author="Munish K" w:date="2024-03-28T21:58:00Z">
              <w:rPr>
                <w:lang w:val="en-SG"/>
              </w:rPr>
            </w:rPrChange>
          </w:rPr>
          <w:t>2</w:t>
        </w:r>
        <w:r w:rsidR="00AE4A82" w:rsidRPr="00AF2192">
          <w:rPr>
            <w:lang w:val="en-SG"/>
          </w:rPr>
          <w:t xml:space="preserve"> injection efficiency and potential leakage. </w:t>
        </w:r>
      </w:ins>
    </w:p>
    <w:p w14:paraId="39CC4CC8" w14:textId="727A012F" w:rsidR="00667C62" w:rsidDel="00B638A6" w:rsidRDefault="00667C62">
      <w:pPr>
        <w:pStyle w:val="BodyText"/>
        <w:ind w:firstLine="284"/>
        <w:rPr>
          <w:del w:id="137" w:author="Munish K" w:date="2024-03-28T22:09:00Z"/>
        </w:rPr>
        <w:pPrChange w:id="138" w:author="Munish K" w:date="2024-03-28T22:19:00Z">
          <w:pPr>
            <w:pStyle w:val="BodyText"/>
          </w:pPr>
        </w:pPrChange>
      </w:pPr>
    </w:p>
    <w:p w14:paraId="4A12AA61" w14:textId="6DF1A6B5" w:rsidR="004C54E6" w:rsidRPr="00822720" w:rsidDel="00574A04" w:rsidRDefault="00667C62" w:rsidP="00A127B3">
      <w:pPr>
        <w:pStyle w:val="BodyText"/>
        <w:ind w:firstLine="284"/>
        <w:rPr>
          <w:del w:id="139" w:author="Munish K" w:date="2024-03-29T08:57:00Z"/>
          <w:lang w:val="en-SG"/>
        </w:rPr>
      </w:pPr>
      <w:del w:id="140" w:author="Munish K" w:date="2024-03-28T22:19:00Z">
        <w:r w:rsidRPr="00B6099B" w:rsidDel="00A127B3">
          <w:rPr>
            <w:strike/>
            <w:rPrChange w:id="141" w:author="Munish K" w:date="2024-03-28T18:32:00Z">
              <w:rPr/>
            </w:rPrChange>
          </w:rPr>
          <w:delText>Given the early stage of this technique, it is imperative to initiate pilot development and validate the technology.</w:delText>
        </w:r>
        <w:r w:rsidDel="00A127B3">
          <w:delText xml:space="preserve"> </w:delText>
        </w:r>
        <w:r w:rsidR="00357443" w:rsidRPr="00357443" w:rsidDel="00A127B3">
          <w:delText>The</w:delText>
        </w:r>
      </w:del>
      <w:del w:id="142" w:author="Munish K" w:date="2024-03-29T08:57:00Z">
        <w:r w:rsidR="00357443" w:rsidRPr="00357443" w:rsidDel="00574A04">
          <w:delText xml:space="preserve"> Illinois Basin - Decatur Project </w:delText>
        </w:r>
      </w:del>
      <w:del w:id="143" w:author="Munish K" w:date="2024-03-28T22:20:00Z">
        <w:r w:rsidR="00357443" w:rsidRPr="00357443" w:rsidDel="00A127B3">
          <w:delText xml:space="preserve">is </w:delText>
        </w:r>
      </w:del>
      <w:del w:id="144" w:author="Munish K" w:date="2024-03-28T21:58:00Z">
        <w:r w:rsidR="00357443" w:rsidDel="000F6304">
          <w:delText>one such</w:delText>
        </w:r>
      </w:del>
      <w:del w:id="145" w:author="Munish K" w:date="2024-03-29T08:57:00Z">
        <w:r w:rsidR="00357443" w:rsidDel="00574A04">
          <w:delText xml:space="preserve"> </w:delText>
        </w:r>
      </w:del>
      <w:del w:id="146" w:author="Munish K" w:date="2024-03-28T22:20:00Z">
        <w:r w:rsidR="00357443" w:rsidDel="00A127B3">
          <w:delText xml:space="preserve">study </w:delText>
        </w:r>
      </w:del>
      <w:del w:id="147" w:author="Munish K" w:date="2024-03-28T22:18:00Z">
        <w:r w:rsidR="00357443" w:rsidDel="00A127B3">
          <w:delText xml:space="preserve">which </w:delText>
        </w:r>
        <w:r w:rsidR="00357443" w:rsidRPr="00357443" w:rsidDel="00A127B3">
          <w:delText>aimed</w:delText>
        </w:r>
      </w:del>
      <w:del w:id="148" w:author="Munish K" w:date="2024-03-29T08:57:00Z">
        <w:r w:rsidR="00357443" w:rsidRPr="00357443" w:rsidDel="00574A04">
          <w:delText xml:space="preserve"> to demonstrate the capacity, injectivity, and containment of carbon storage in the Mount Simon Sandstone, the main carbon storage resource in the Illinois Basin and the Midwest Region</w:delText>
        </w:r>
        <w:r w:rsidR="004C54E6" w:rsidDel="00574A04">
          <w:delText xml:space="preserve">. </w:delText>
        </w:r>
        <w:r w:rsidR="004C54E6" w:rsidDel="00574A04">
          <w:rPr>
            <w:lang w:val="en-SG"/>
          </w:rPr>
          <w:delText>The source of the injected CO</w:delText>
        </w:r>
        <w:r w:rsidR="004C54E6" w:rsidRPr="004C54E6" w:rsidDel="00574A04">
          <w:rPr>
            <w:vertAlign w:val="subscript"/>
            <w:lang w:val="en-SG"/>
          </w:rPr>
          <w:delText>2</w:delText>
        </w:r>
        <w:r w:rsidR="004C54E6" w:rsidRPr="00822720" w:rsidDel="00574A04">
          <w:rPr>
            <w:lang w:val="en-SG"/>
          </w:rPr>
          <w:delText xml:space="preserve"> </w:delText>
        </w:r>
        <w:r w:rsidR="004C54E6" w:rsidDel="00574A04">
          <w:rPr>
            <w:lang w:val="en-SG"/>
          </w:rPr>
          <w:delText>is from</w:delText>
        </w:r>
        <w:r w:rsidR="004C54E6" w:rsidRPr="00822720" w:rsidDel="00574A04">
          <w:rPr>
            <w:lang w:val="en-SG"/>
          </w:rPr>
          <w:delText xml:space="preserve"> </w:delText>
        </w:r>
        <w:r w:rsidR="00C84EDA" w:rsidRPr="00822720" w:rsidDel="00574A04">
          <w:rPr>
            <w:lang w:val="en-SG"/>
          </w:rPr>
          <w:delText>ethanol</w:delText>
        </w:r>
        <w:r w:rsidR="004C54E6" w:rsidRPr="00822720" w:rsidDel="00574A04">
          <w:rPr>
            <w:lang w:val="en-SG"/>
          </w:rPr>
          <w:delText xml:space="preserve"> production at the Archer Daniels Midland </w:delText>
        </w:r>
        <w:r w:rsidR="004C54E6" w:rsidDel="00574A04">
          <w:rPr>
            <w:lang w:val="en-SG"/>
          </w:rPr>
          <w:delText>c</w:delText>
        </w:r>
        <w:r w:rsidR="004C54E6" w:rsidRPr="00822720" w:rsidDel="00574A04">
          <w:rPr>
            <w:lang w:val="en-SG"/>
          </w:rPr>
          <w:delText>ompany’s plant</w:delText>
        </w:r>
        <w:r w:rsidR="004C54E6" w:rsidDel="00574A04">
          <w:rPr>
            <w:lang w:val="en-SG"/>
          </w:rPr>
          <w:delText>.</w:delText>
        </w:r>
        <w:r w:rsidR="004C54E6" w:rsidRPr="00822720" w:rsidDel="00574A04">
          <w:rPr>
            <w:lang w:val="en-SG"/>
          </w:rPr>
          <w:delText xml:space="preserve"> </w:delText>
        </w:r>
        <w:r w:rsidR="004C54E6" w:rsidDel="00574A04">
          <w:rPr>
            <w:lang w:val="en-SG"/>
          </w:rPr>
          <w:delText>The CO</w:delText>
        </w:r>
        <w:r w:rsidR="004C54E6" w:rsidRPr="004C54E6" w:rsidDel="00574A04">
          <w:rPr>
            <w:vertAlign w:val="subscript"/>
            <w:lang w:val="en-SG"/>
          </w:rPr>
          <w:delText>2</w:delText>
        </w:r>
        <w:r w:rsidR="004C54E6" w:rsidDel="00574A04">
          <w:rPr>
            <w:lang w:val="en-SG"/>
          </w:rPr>
          <w:delText xml:space="preserve"> is</w:delText>
        </w:r>
        <w:r w:rsidR="004C54E6" w:rsidRPr="00822720" w:rsidDel="00574A04">
          <w:rPr>
            <w:lang w:val="en-SG"/>
          </w:rPr>
          <w:delText xml:space="preserve"> compressed, dehydrated and injected into the Mt. Simo</w:delText>
        </w:r>
        <w:r w:rsidR="004C54E6" w:rsidDel="00574A04">
          <w:rPr>
            <w:lang w:val="en-SG"/>
          </w:rPr>
          <w:delText>n</w:delText>
        </w:r>
        <w:r w:rsidR="004C54E6" w:rsidRPr="00822720" w:rsidDel="00574A04">
          <w:rPr>
            <w:lang w:val="en-SG"/>
          </w:rPr>
          <w:delText xml:space="preserve"> Sandstone</w:delText>
        </w:r>
        <w:r w:rsidR="004C54E6" w:rsidDel="00574A04">
          <w:rPr>
            <w:lang w:val="en-SG"/>
          </w:rPr>
          <w:delText xml:space="preserve">, which is primarily </w:delText>
        </w:r>
        <w:r w:rsidR="004C54E6" w:rsidRPr="00822720" w:rsidDel="00574A04">
          <w:rPr>
            <w:lang w:val="en-SG"/>
          </w:rPr>
          <w:delText>a saline aquifer</w:delText>
        </w:r>
        <w:r w:rsidR="004C54E6" w:rsidDel="00574A04">
          <w:rPr>
            <w:lang w:val="en-SG"/>
          </w:rPr>
          <w:delText xml:space="preserve"> </w:delText>
        </w:r>
        <w:r w:rsidR="004C54E6" w:rsidRPr="00822720" w:rsidDel="00574A04">
          <w:rPr>
            <w:lang w:val="en-SG"/>
          </w:rPr>
          <w:delText>approximately ~7,000 ft dee</w:delText>
        </w:r>
        <w:r w:rsidR="00F7019D" w:rsidDel="00574A04">
          <w:rPr>
            <w:lang w:val="en-SG"/>
          </w:rPr>
          <w:delText>p</w:delText>
        </w:r>
        <w:r w:rsidR="004C54E6" w:rsidDel="00574A04">
          <w:rPr>
            <w:lang w:val="en-SG"/>
          </w:rPr>
          <w:delText xml:space="preserve">. </w:delText>
        </w:r>
        <w:r w:rsidR="004C54E6" w:rsidRPr="00357443" w:rsidDel="00574A04">
          <w:delText>Injection began in 2009</w:delText>
        </w:r>
        <w:r w:rsidR="004C54E6" w:rsidDel="00574A04">
          <w:delText xml:space="preserve"> and continued for a 3-year period </w:delText>
        </w:r>
        <w:r w:rsidR="004C54E6" w:rsidRPr="00822720" w:rsidDel="00574A04">
          <w:rPr>
            <w:lang w:val="en-SG"/>
          </w:rPr>
          <w:delText>(Nov-2011 to Nov-2014)</w:delText>
        </w:r>
        <w:r w:rsidR="004C54E6" w:rsidDel="00574A04">
          <w:delText xml:space="preserve">. </w:delText>
        </w:r>
        <w:r w:rsidR="004C54E6" w:rsidRPr="00822720" w:rsidDel="00574A04">
          <w:rPr>
            <w:lang w:val="en-SG"/>
          </w:rPr>
          <w:delText xml:space="preserve">Cumulatively, </w:delText>
        </w:r>
        <w:r w:rsidR="004C54E6" w:rsidDel="00574A04">
          <w:rPr>
            <w:lang w:val="en-SG"/>
          </w:rPr>
          <w:delText>~</w:delText>
        </w:r>
        <w:r w:rsidR="004C54E6" w:rsidRPr="00822720" w:rsidDel="00574A04">
          <w:rPr>
            <w:lang w:val="en-SG"/>
          </w:rPr>
          <w:delText>999,215 tonnes of supercritical CO</w:delText>
        </w:r>
        <w:r w:rsidR="004C54E6" w:rsidRPr="00822720" w:rsidDel="00574A04">
          <w:rPr>
            <w:vertAlign w:val="subscript"/>
            <w:lang w:val="en-SG"/>
          </w:rPr>
          <w:delText>2</w:delText>
        </w:r>
        <w:r w:rsidR="004C54E6" w:rsidRPr="00822720" w:rsidDel="00574A04">
          <w:rPr>
            <w:lang w:val="en-SG"/>
          </w:rPr>
          <w:delText xml:space="preserve"> </w:delText>
        </w:r>
        <w:r w:rsidR="004C54E6" w:rsidDel="00574A04">
          <w:rPr>
            <w:lang w:val="en-SG"/>
          </w:rPr>
          <w:delText>have been</w:delText>
        </w:r>
        <w:r w:rsidR="004C54E6" w:rsidRPr="00822720" w:rsidDel="00574A04">
          <w:rPr>
            <w:lang w:val="en-SG"/>
          </w:rPr>
          <w:delText xml:space="preserve"> injected and geologically stored</w:delText>
        </w:r>
        <w:r w:rsidR="004C54E6" w:rsidDel="00574A04">
          <w:rPr>
            <w:lang w:val="en-SG"/>
          </w:rPr>
          <w:delText xml:space="preserve">. </w:delText>
        </w:r>
        <w:r w:rsidR="00CC75FC" w:rsidDel="00574A04">
          <w:rPr>
            <w:lang w:val="en-SG"/>
          </w:rPr>
          <w:delText>A pair of</w:delText>
        </w:r>
        <w:r w:rsidR="00CC75FC" w:rsidRPr="00822720" w:rsidDel="00574A04">
          <w:rPr>
            <w:lang w:val="en-SG"/>
          </w:rPr>
          <w:delText xml:space="preserve"> </w:delText>
        </w:r>
        <w:r w:rsidR="004C54E6" w:rsidRPr="00822720" w:rsidDel="00574A04">
          <w:rPr>
            <w:lang w:val="en-SG"/>
          </w:rPr>
          <w:delText>injection and verification well</w:delText>
        </w:r>
        <w:r w:rsidR="00CC75FC" w:rsidDel="00574A04">
          <w:rPr>
            <w:lang w:val="en-SG"/>
          </w:rPr>
          <w:delText>s</w:delText>
        </w:r>
        <w:r w:rsidR="004C54E6" w:rsidDel="00574A04">
          <w:rPr>
            <w:lang w:val="en-SG"/>
          </w:rPr>
          <w:delText xml:space="preserve">, </w:delText>
        </w:r>
        <w:r w:rsidR="004C54E6" w:rsidRPr="00822720" w:rsidDel="00574A04">
          <w:rPr>
            <w:lang w:val="en-SG"/>
          </w:rPr>
          <w:delText>~700ft apart</w:delText>
        </w:r>
        <w:r w:rsidR="004C54E6" w:rsidDel="00574A04">
          <w:rPr>
            <w:lang w:val="en-SG"/>
          </w:rPr>
          <w:delText>,</w:delText>
        </w:r>
        <w:r w:rsidR="004C54E6" w:rsidRPr="00822720" w:rsidDel="00574A04">
          <w:rPr>
            <w:lang w:val="en-SG"/>
          </w:rPr>
          <w:delText xml:space="preserve"> </w:delText>
        </w:r>
        <w:r w:rsidR="00CC75FC" w:rsidDel="00574A04">
          <w:rPr>
            <w:lang w:val="en-SG"/>
          </w:rPr>
          <w:delText>were</w:delText>
        </w:r>
        <w:r w:rsidR="00CC75FC" w:rsidRPr="00822720" w:rsidDel="00574A04">
          <w:rPr>
            <w:lang w:val="en-SG"/>
          </w:rPr>
          <w:delText xml:space="preserve"> </w:delText>
        </w:r>
        <w:r w:rsidR="004C54E6" w:rsidRPr="00822720" w:rsidDel="00574A04">
          <w:rPr>
            <w:lang w:val="en-SG"/>
          </w:rPr>
          <w:delText xml:space="preserve">drilled into the </w:delText>
        </w:r>
        <w:r w:rsidR="004C54E6" w:rsidDel="00574A04">
          <w:rPr>
            <w:lang w:val="en-SG"/>
          </w:rPr>
          <w:delText xml:space="preserve">formation. </w:delText>
        </w:r>
        <w:r w:rsidR="004C54E6" w:rsidRPr="00822720" w:rsidDel="00574A04">
          <w:rPr>
            <w:lang w:val="en-SG"/>
          </w:rPr>
          <w:delText>The wells were equipped with downhole sensors to monitor pressure and temperature at various depths of interest</w:delText>
        </w:r>
        <w:r w:rsidR="004C54E6" w:rsidDel="00574A04">
          <w:rPr>
            <w:lang w:val="en-SG"/>
          </w:rPr>
          <w:delText>.</w:delText>
        </w:r>
      </w:del>
    </w:p>
    <w:p w14:paraId="71C14F98" w14:textId="370AC682" w:rsidR="00357443" w:rsidDel="00574A04" w:rsidRDefault="00357443" w:rsidP="009C7DD6">
      <w:pPr>
        <w:rPr>
          <w:del w:id="149" w:author="Munish K" w:date="2024-03-29T08:59: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0"/>
      </w:tblGrid>
      <w:tr w:rsidR="009C2139" w:rsidDel="00574A04" w14:paraId="3B910739" w14:textId="5B08F5C6" w:rsidTr="009C2139">
        <w:trPr>
          <w:del w:id="150" w:author="Munish K" w:date="2024-03-29T08:58:00Z"/>
        </w:trPr>
        <w:tc>
          <w:tcPr>
            <w:tcW w:w="10450" w:type="dxa"/>
          </w:tcPr>
          <w:p w14:paraId="5A66F9FB" w14:textId="68D1FDF8" w:rsidR="009C2139" w:rsidDel="00574A04" w:rsidRDefault="009C2139" w:rsidP="009C7DD6">
            <w:pPr>
              <w:jc w:val="center"/>
              <w:rPr>
                <w:del w:id="151" w:author="Munish K" w:date="2024-03-29T08:58:00Z"/>
              </w:rPr>
            </w:pPr>
            <w:del w:id="152" w:author="Munish K" w:date="2024-03-29T08:58:00Z">
              <w:r w:rsidRPr="00CA767C" w:rsidDel="00574A04">
                <w:rPr>
                  <w:noProof/>
                </w:rPr>
                <w:drawing>
                  <wp:inline distT="0" distB="0" distL="0" distR="0" wp14:anchorId="5E7D009A" wp14:editId="603E2F24">
                    <wp:extent cx="2867025" cy="330616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2013" cy="3323449"/>
                            </a:xfrm>
                            <a:prstGeom prst="rect">
                              <a:avLst/>
                            </a:prstGeom>
                          </pic:spPr>
                        </pic:pic>
                      </a:graphicData>
                    </a:graphic>
                  </wp:inline>
                </w:drawing>
              </w:r>
            </w:del>
          </w:p>
        </w:tc>
      </w:tr>
    </w:tbl>
    <w:p w14:paraId="45ABAC67" w14:textId="6E652408" w:rsidR="00357443" w:rsidRPr="00A94264" w:rsidDel="00574A04" w:rsidRDefault="00357443">
      <w:pPr>
        <w:rPr>
          <w:del w:id="153" w:author="Munish K" w:date="2024-03-29T08:58:00Z"/>
        </w:rPr>
        <w:pPrChange w:id="154" w:author="Munish K" w:date="2024-03-29T09:00:00Z">
          <w:pPr>
            <w:jc w:val="center"/>
          </w:pPr>
        </w:pPrChange>
      </w:pPr>
      <w:bookmarkStart w:id="155" w:name="_Ref123048252"/>
      <w:del w:id="156" w:author="Munish K" w:date="2024-03-29T08:58:00Z">
        <w:r w:rsidRPr="00750E92" w:rsidDel="00574A04">
          <w:delText xml:space="preserve">Figure </w:delText>
        </w:r>
        <w:r w:rsidRPr="00750E92" w:rsidDel="00574A04">
          <w:fldChar w:fldCharType="begin"/>
        </w:r>
        <w:r w:rsidRPr="00750E92" w:rsidDel="00574A04">
          <w:delInstrText xml:space="preserve"> SEQ Figure \* ARABIC </w:delInstrText>
        </w:r>
        <w:r w:rsidRPr="00750E92" w:rsidDel="00574A04">
          <w:fldChar w:fldCharType="separate"/>
        </w:r>
        <w:r w:rsidR="0028162E" w:rsidDel="00574A04">
          <w:rPr>
            <w:noProof/>
          </w:rPr>
          <w:delText>1</w:delText>
        </w:r>
        <w:r w:rsidRPr="00750E92" w:rsidDel="00574A04">
          <w:fldChar w:fldCharType="end"/>
        </w:r>
        <w:bookmarkEnd w:id="155"/>
        <w:r w:rsidRPr="00750E92" w:rsidDel="00574A04">
          <w:delText>: Location map of the Illinois Basin – Decatur Project (IBDP). Image taken from</w:delText>
        </w:r>
        <w:r w:rsidR="00750E92" w:rsidRPr="00750E92" w:rsidDel="00574A04">
          <w:delText xml:space="preserve"> </w:delText>
        </w:r>
      </w:del>
      <w:customXmlDelRangeStart w:id="157" w:author="Munish K" w:date="2024-03-29T08:58:00Z"/>
      <w:sdt>
        <w:sdtPr>
          <w:id w:val="-118066342"/>
          <w:citation/>
        </w:sdtPr>
        <w:sdtEndPr/>
        <w:sdtContent>
          <w:customXmlDelRangeEnd w:id="157"/>
          <w:del w:id="158" w:author="Munish K" w:date="2024-03-29T08:58:00Z">
            <w:r w:rsidR="00750E92" w:rsidRPr="00750E92" w:rsidDel="00574A04">
              <w:fldChar w:fldCharType="begin"/>
            </w:r>
          </w:del>
          <w:del w:id="159" w:author="Munish K" w:date="2024-03-28T23:12:00Z">
            <w:r w:rsidR="00750E92" w:rsidRPr="00750E92" w:rsidDel="00113AC7">
              <w:rPr>
                <w:lang w:val="en-US"/>
              </w:rPr>
              <w:delInstrText xml:space="preserve"> CITATION Bau19 \l 1033 </w:delInstrText>
            </w:r>
          </w:del>
          <w:del w:id="160" w:author="Munish K" w:date="2024-03-29T08:58:00Z">
            <w:r w:rsidR="00750E92" w:rsidRPr="00750E92" w:rsidDel="00574A04">
              <w:fldChar w:fldCharType="separate"/>
            </w:r>
            <w:r w:rsidR="00B360BD" w:rsidRPr="00B360BD" w:rsidDel="00574A04">
              <w:rPr>
                <w:noProof/>
                <w:lang w:val="en-US"/>
              </w:rPr>
              <w:delText>[3]</w:delText>
            </w:r>
            <w:r w:rsidR="00750E92" w:rsidRPr="00750E92" w:rsidDel="00574A04">
              <w:fldChar w:fldCharType="end"/>
            </w:r>
          </w:del>
          <w:customXmlDelRangeStart w:id="161" w:author="Munish K" w:date="2024-03-29T08:58:00Z"/>
        </w:sdtContent>
      </w:sdt>
      <w:customXmlDelRangeEnd w:id="161"/>
    </w:p>
    <w:p w14:paraId="78BD14A0" w14:textId="77777777" w:rsidR="000F4D27" w:rsidRDefault="000F4D27">
      <w:pPr>
        <w:rPr>
          <w:ins w:id="162" w:author="Munish K" w:date="2024-03-28T22:26:00Z"/>
        </w:rPr>
        <w:pPrChange w:id="163" w:author="Munish K" w:date="2024-03-29T09:00:00Z">
          <w:pPr>
            <w:pStyle w:val="Heading2"/>
            <w:spacing w:line="480" w:lineRule="auto"/>
          </w:pPr>
        </w:pPrChange>
      </w:pPr>
    </w:p>
    <w:p w14:paraId="6BC9B1F2" w14:textId="632DC423" w:rsidR="000F4D27" w:rsidRPr="009E7C20" w:rsidRDefault="00B904EA" w:rsidP="000F4D27">
      <w:pPr>
        <w:pStyle w:val="para1"/>
        <w:spacing w:line="480" w:lineRule="auto"/>
        <w:ind w:firstLine="289"/>
        <w:rPr>
          <w:ins w:id="164" w:author="Munish K" w:date="2024-03-28T22:26:00Z"/>
          <w:lang w:val="en-AU"/>
        </w:rPr>
      </w:pPr>
      <w:ins w:id="165" w:author="Munish K" w:date="2024-03-29T22:58:00Z">
        <w:r>
          <w:rPr>
            <w:lang w:val="en-AU"/>
          </w:rPr>
          <w:t xml:space="preserve">In general, such techniques have worked in </w:t>
        </w:r>
      </w:ins>
      <w:ins w:id="166" w:author="Munish K" w:date="2024-03-28T22:28:00Z">
        <w:r w:rsidR="000F4D27">
          <w:rPr>
            <w:lang w:val="en-AU"/>
          </w:rPr>
          <w:t>C</w:t>
        </w:r>
      </w:ins>
      <w:ins w:id="167" w:author="Munish K" w:date="2024-03-28T22:26:00Z">
        <w:r w:rsidR="000F4D27" w:rsidRPr="000F4D27">
          <w:rPr>
            <w:lang w:val="en-AU"/>
          </w:rPr>
          <w:t>O</w:t>
        </w:r>
        <w:r w:rsidR="000F4D27" w:rsidRPr="000F4D27">
          <w:rPr>
            <w:vertAlign w:val="subscript"/>
            <w:lang w:val="en-AU"/>
            <w:rPrChange w:id="168" w:author="Munish K" w:date="2024-03-28T22:31:00Z">
              <w:rPr>
                <w:lang w:val="en-AU"/>
              </w:rPr>
            </w:rPrChange>
          </w:rPr>
          <w:t>2</w:t>
        </w:r>
        <w:r w:rsidR="000F4D27" w:rsidRPr="000F4D27">
          <w:rPr>
            <w:lang w:val="en-AU"/>
          </w:rPr>
          <w:t xml:space="preserve"> migration monitoring</w:t>
        </w:r>
      </w:ins>
      <w:ins w:id="169" w:author="Munish K" w:date="2024-03-29T22:59:00Z">
        <w:r>
          <w:rPr>
            <w:lang w:val="en-AU"/>
          </w:rPr>
          <w:t xml:space="preserve">. One example is the </w:t>
        </w:r>
      </w:ins>
      <w:ins w:id="170" w:author="Munish K" w:date="2024-03-28T22:31:00Z">
        <w:r w:rsidR="000F4D27" w:rsidRPr="000F4D27">
          <w:rPr>
            <w:lang w:val="en-AU"/>
          </w:rPr>
          <w:t xml:space="preserve">Equinor </w:t>
        </w:r>
        <w:r w:rsidR="000F4D27">
          <w:rPr>
            <w:lang w:val="en-AU"/>
          </w:rPr>
          <w:t xml:space="preserve">operated </w:t>
        </w:r>
      </w:ins>
      <w:proofErr w:type="spellStart"/>
      <w:ins w:id="171" w:author="Munish K" w:date="2024-03-28T22:26:00Z">
        <w:r w:rsidR="000F4D27" w:rsidRPr="000F4D27">
          <w:rPr>
            <w:lang w:val="en-AU"/>
          </w:rPr>
          <w:t>Sleipner</w:t>
        </w:r>
        <w:proofErr w:type="spellEnd"/>
        <w:r w:rsidR="000F4D27" w:rsidRPr="000F4D27">
          <w:rPr>
            <w:lang w:val="en-AU"/>
          </w:rPr>
          <w:t xml:space="preserve"> Project in the North Sea</w:t>
        </w:r>
      </w:ins>
      <w:ins w:id="172" w:author="Munish K" w:date="2024-03-29T23:06:00Z">
        <w:r w:rsidR="000A2351">
          <w:rPr>
            <w:lang w:val="en-AU"/>
          </w:rPr>
          <w:t xml:space="preserve"> where t</w:t>
        </w:r>
      </w:ins>
      <w:ins w:id="173" w:author="Munish K" w:date="2024-03-29T22:57:00Z">
        <w:r>
          <w:rPr>
            <w:lang w:val="en-AU"/>
          </w:rPr>
          <w:t>he operator</w:t>
        </w:r>
      </w:ins>
      <w:ins w:id="174" w:author="Munish K" w:date="2024-03-28T22:29:00Z">
        <w:r w:rsidR="000F4D27">
          <w:rPr>
            <w:lang w:val="en-AU"/>
          </w:rPr>
          <w:t xml:space="preserve"> </w:t>
        </w:r>
      </w:ins>
      <w:ins w:id="175" w:author="Munish K" w:date="2024-03-28T22:36:00Z">
        <w:r w:rsidR="00650849">
          <w:rPr>
            <w:lang w:val="en-AU"/>
          </w:rPr>
          <w:t>utilised</w:t>
        </w:r>
      </w:ins>
      <w:ins w:id="176" w:author="Munish K" w:date="2024-03-28T22:26:00Z">
        <w:r w:rsidR="000F4D27" w:rsidRPr="000F4D27">
          <w:rPr>
            <w:lang w:val="en-AU"/>
          </w:rPr>
          <w:t xml:space="preserve"> seismic surveys and </w:t>
        </w:r>
      </w:ins>
      <w:ins w:id="177" w:author="Munish K" w:date="2024-03-28T22:30:00Z">
        <w:r w:rsidR="000F4D27">
          <w:rPr>
            <w:lang w:val="en-AU"/>
          </w:rPr>
          <w:t xml:space="preserve">downhole </w:t>
        </w:r>
      </w:ins>
      <w:ins w:id="178" w:author="Munish K" w:date="2024-03-28T22:26:00Z">
        <w:r w:rsidR="000F4D27" w:rsidRPr="000F4D27">
          <w:rPr>
            <w:lang w:val="en-AU"/>
          </w:rPr>
          <w:t>pressure measurements</w:t>
        </w:r>
      </w:ins>
      <w:ins w:id="179" w:author="Munish K" w:date="2024-03-28T22:32:00Z">
        <w:r w:rsidR="000F4D27">
          <w:rPr>
            <w:lang w:val="en-AU"/>
          </w:rPr>
          <w:t xml:space="preserve"> </w:t>
        </w:r>
      </w:ins>
      <w:ins w:id="180" w:author="Munish K" w:date="2024-03-28T22:30:00Z">
        <w:r w:rsidR="000F4D27">
          <w:rPr>
            <w:lang w:val="en-AU"/>
          </w:rPr>
          <w:t>to</w:t>
        </w:r>
      </w:ins>
      <w:ins w:id="181" w:author="Munish K" w:date="2024-03-28T22:26:00Z">
        <w:r w:rsidR="000F4D27" w:rsidRPr="000F4D27">
          <w:rPr>
            <w:lang w:val="en-AU"/>
          </w:rPr>
          <w:t xml:space="preserve"> demonstrate effective containment of the CO</w:t>
        </w:r>
        <w:r w:rsidR="000F4D27" w:rsidRPr="000F4D27">
          <w:rPr>
            <w:vertAlign w:val="subscript"/>
            <w:lang w:val="en-AU"/>
            <w:rPrChange w:id="182" w:author="Munish K" w:date="2024-03-28T22:31:00Z">
              <w:rPr>
                <w:lang w:val="en-AU"/>
              </w:rPr>
            </w:rPrChange>
          </w:rPr>
          <w:t>2</w:t>
        </w:r>
        <w:r w:rsidR="000F4D27" w:rsidRPr="000F4D27">
          <w:rPr>
            <w:lang w:val="en-AU"/>
          </w:rPr>
          <w:t xml:space="preserve"> plume</w:t>
        </w:r>
      </w:ins>
      <w:customXmlInsRangeStart w:id="183" w:author="Munish K" w:date="2024-03-28T22:48:00Z"/>
      <w:sdt>
        <w:sdtPr>
          <w:rPr>
            <w:lang w:val="en-AU"/>
          </w:rPr>
          <w:id w:val="-859199022"/>
          <w:citation/>
        </w:sdtPr>
        <w:sdtEndPr/>
        <w:sdtContent>
          <w:customXmlInsRangeEnd w:id="183"/>
          <w:ins w:id="184" w:author="Munish K" w:date="2024-03-28T22:48:00Z">
            <w:r w:rsidR="00213EB1">
              <w:rPr>
                <w:lang w:val="en-AU"/>
              </w:rPr>
              <w:fldChar w:fldCharType="begin"/>
            </w:r>
            <w:r w:rsidR="00213EB1">
              <w:instrText xml:space="preserve"> CITATION Tor04 \l 1033 </w:instrText>
            </w:r>
          </w:ins>
          <w:r w:rsidR="00213EB1">
            <w:rPr>
              <w:lang w:val="en-AU"/>
            </w:rPr>
            <w:fldChar w:fldCharType="separate"/>
          </w:r>
          <w:r w:rsidR="004871D2">
            <w:rPr>
              <w:noProof/>
            </w:rPr>
            <w:t xml:space="preserve"> [4]</w:t>
          </w:r>
          <w:ins w:id="185" w:author="Munish K" w:date="2024-03-28T22:48:00Z">
            <w:r w:rsidR="00213EB1">
              <w:rPr>
                <w:lang w:val="en-AU"/>
              </w:rPr>
              <w:fldChar w:fldCharType="end"/>
            </w:r>
          </w:ins>
          <w:customXmlInsRangeStart w:id="186" w:author="Munish K" w:date="2024-03-28T22:48:00Z"/>
        </w:sdtContent>
      </w:sdt>
      <w:customXmlInsRangeEnd w:id="186"/>
      <w:ins w:id="187" w:author="Munish K" w:date="2024-03-28T22:26:00Z">
        <w:r w:rsidR="000F4D27" w:rsidRPr="000F4D27">
          <w:rPr>
            <w:lang w:val="en-AU"/>
          </w:rPr>
          <w:t xml:space="preserve">. </w:t>
        </w:r>
      </w:ins>
      <w:ins w:id="188" w:author="Munish K" w:date="2024-03-29T22:59:00Z">
        <w:r>
          <w:rPr>
            <w:lang w:val="en-AU"/>
          </w:rPr>
          <w:t xml:space="preserve">Yet, there are also </w:t>
        </w:r>
      </w:ins>
      <w:ins w:id="189" w:author="Munish K" w:date="2024-03-29T23:00:00Z">
        <w:r>
          <w:rPr>
            <w:lang w:val="en-AU"/>
          </w:rPr>
          <w:t>documented</w:t>
        </w:r>
      </w:ins>
      <w:ins w:id="190" w:author="Munish K" w:date="2024-03-29T22:59:00Z">
        <w:r>
          <w:rPr>
            <w:lang w:val="en-AU"/>
          </w:rPr>
          <w:t xml:space="preserve"> instances where</w:t>
        </w:r>
      </w:ins>
      <w:ins w:id="191" w:author="Munish K" w:date="2024-03-28T22:26:00Z">
        <w:r w:rsidR="000F4D27" w:rsidRPr="000F4D27">
          <w:rPr>
            <w:lang w:val="en-AU"/>
          </w:rPr>
          <w:t>,</w:t>
        </w:r>
      </w:ins>
      <w:ins w:id="192" w:author="Munish K" w:date="2024-03-28T22:34:00Z">
        <w:r w:rsidR="00650849">
          <w:rPr>
            <w:lang w:val="en-AU"/>
          </w:rPr>
          <w:t xml:space="preserve"> </w:t>
        </w:r>
      </w:ins>
      <w:ins w:id="193" w:author="Munish K" w:date="2024-03-28T22:39:00Z">
        <w:r w:rsidR="00650849">
          <w:rPr>
            <w:lang w:val="en-AU"/>
          </w:rPr>
          <w:t xml:space="preserve">despite extensive monitoring efforts, </w:t>
        </w:r>
      </w:ins>
      <w:ins w:id="194" w:author="Munish K" w:date="2024-03-29T22:59:00Z">
        <w:r w:rsidRPr="000F4D27">
          <w:rPr>
            <w:lang w:val="en-AU"/>
          </w:rPr>
          <w:t>unexpected CO</w:t>
        </w:r>
        <w:r w:rsidRPr="0059206A">
          <w:rPr>
            <w:vertAlign w:val="subscript"/>
            <w:lang w:val="en-AU"/>
          </w:rPr>
          <w:t>2</w:t>
        </w:r>
        <w:r w:rsidRPr="000F4D27">
          <w:rPr>
            <w:lang w:val="en-AU"/>
          </w:rPr>
          <w:t xml:space="preserve"> </w:t>
        </w:r>
      </w:ins>
      <w:ins w:id="195" w:author="Munish K" w:date="2024-03-29T23:00:00Z">
        <w:r>
          <w:rPr>
            <w:lang w:val="en-AU"/>
          </w:rPr>
          <w:t>leakage behaviour</w:t>
        </w:r>
      </w:ins>
      <w:ins w:id="196" w:author="Munish K" w:date="2024-03-29T22:59:00Z">
        <w:r>
          <w:rPr>
            <w:lang w:val="en-AU"/>
          </w:rPr>
          <w:t xml:space="preserve"> does occur. T</w:t>
        </w:r>
      </w:ins>
      <w:ins w:id="197" w:author="Munish K" w:date="2024-03-28T22:37:00Z">
        <w:r w:rsidR="00650849">
          <w:rPr>
            <w:lang w:val="en-AU"/>
          </w:rPr>
          <w:t>he</w:t>
        </w:r>
      </w:ins>
      <w:ins w:id="198" w:author="Munish K" w:date="2024-03-28T22:35:00Z">
        <w:r w:rsidR="00650849">
          <w:rPr>
            <w:lang w:val="en-AU"/>
          </w:rPr>
          <w:t xml:space="preserve"> </w:t>
        </w:r>
      </w:ins>
      <w:ins w:id="199" w:author="Munish K" w:date="2024-03-28T22:26:00Z">
        <w:r w:rsidR="000F4D27" w:rsidRPr="000F4D27">
          <w:rPr>
            <w:lang w:val="en-AU"/>
          </w:rPr>
          <w:t xml:space="preserve">In Salah project in Algeria, led by BP, Statoil, and </w:t>
        </w:r>
        <w:proofErr w:type="spellStart"/>
        <w:r w:rsidR="000F4D27" w:rsidRPr="000F4D27">
          <w:rPr>
            <w:lang w:val="en-AU"/>
          </w:rPr>
          <w:t>Sonatrach</w:t>
        </w:r>
      </w:ins>
      <w:proofErr w:type="spellEnd"/>
      <w:ins w:id="200" w:author="Munish K" w:date="2024-03-28T22:39:00Z">
        <w:r w:rsidR="00650849">
          <w:rPr>
            <w:lang w:val="en-AU"/>
          </w:rPr>
          <w:t>,</w:t>
        </w:r>
      </w:ins>
      <w:ins w:id="201" w:author="Munish K" w:date="2024-03-28T22:26:00Z">
        <w:r w:rsidR="000F4D27" w:rsidRPr="000F4D27">
          <w:rPr>
            <w:lang w:val="en-AU"/>
          </w:rPr>
          <w:t xml:space="preserve"> </w:t>
        </w:r>
      </w:ins>
      <w:ins w:id="202" w:author="Munish K" w:date="2024-03-29T23:00:00Z">
        <w:r>
          <w:rPr>
            <w:lang w:val="en-AU"/>
          </w:rPr>
          <w:t>is one such example</w:t>
        </w:r>
      </w:ins>
      <w:customXmlInsRangeStart w:id="203" w:author="Munish K" w:date="2024-03-28T22:51:00Z"/>
      <w:sdt>
        <w:sdtPr>
          <w:rPr>
            <w:lang w:val="en-AU"/>
          </w:rPr>
          <w:id w:val="-195931423"/>
          <w:citation/>
        </w:sdtPr>
        <w:sdtEndPr/>
        <w:sdtContent>
          <w:customXmlInsRangeEnd w:id="203"/>
          <w:ins w:id="204" w:author="Munish K" w:date="2024-03-28T22:51:00Z">
            <w:r w:rsidR="00213EB1">
              <w:rPr>
                <w:lang w:val="en-AU"/>
              </w:rPr>
              <w:fldChar w:fldCharType="begin"/>
            </w:r>
            <w:r w:rsidR="00213EB1">
              <w:instrText xml:space="preserve"> CITATION Rin13 \l 1033 </w:instrText>
            </w:r>
          </w:ins>
          <w:r w:rsidR="00213EB1">
            <w:rPr>
              <w:lang w:val="en-AU"/>
            </w:rPr>
            <w:fldChar w:fldCharType="separate"/>
          </w:r>
          <w:r w:rsidR="004871D2">
            <w:rPr>
              <w:noProof/>
            </w:rPr>
            <w:t xml:space="preserve"> [5]</w:t>
          </w:r>
          <w:ins w:id="205" w:author="Munish K" w:date="2024-03-28T22:51:00Z">
            <w:r w:rsidR="00213EB1">
              <w:rPr>
                <w:lang w:val="en-AU"/>
              </w:rPr>
              <w:fldChar w:fldCharType="end"/>
            </w:r>
          </w:ins>
          <w:customXmlInsRangeStart w:id="206" w:author="Munish K" w:date="2024-03-28T22:51:00Z"/>
        </w:sdtContent>
      </w:sdt>
      <w:customXmlInsRangeEnd w:id="206"/>
      <w:ins w:id="207" w:author="Munish K" w:date="2024-03-28T22:26:00Z">
        <w:r w:rsidR="000F4D27" w:rsidRPr="000F4D27">
          <w:rPr>
            <w:lang w:val="en-AU"/>
          </w:rPr>
          <w:t xml:space="preserve">. </w:t>
        </w:r>
      </w:ins>
      <w:ins w:id="208" w:author="Munish K" w:date="2024-03-29T23:01:00Z">
        <w:r>
          <w:rPr>
            <w:lang w:val="en-AU"/>
          </w:rPr>
          <w:t>The latter</w:t>
        </w:r>
      </w:ins>
      <w:ins w:id="209" w:author="Munish K" w:date="2024-03-28T22:26:00Z">
        <w:r w:rsidR="000F4D27" w:rsidRPr="000F4D27">
          <w:rPr>
            <w:lang w:val="en-AU"/>
          </w:rPr>
          <w:t xml:space="preserve"> underscore</w:t>
        </w:r>
      </w:ins>
      <w:ins w:id="210" w:author="Munish K" w:date="2024-03-29T23:01:00Z">
        <w:r>
          <w:rPr>
            <w:lang w:val="en-AU"/>
          </w:rPr>
          <w:t>s</w:t>
        </w:r>
      </w:ins>
      <w:ins w:id="211" w:author="Munish K" w:date="2024-03-28T22:26:00Z">
        <w:r w:rsidR="000F4D27" w:rsidRPr="000F4D27">
          <w:rPr>
            <w:lang w:val="en-AU"/>
          </w:rPr>
          <w:t xml:space="preserve"> the importance of continual vigilance and </w:t>
        </w:r>
      </w:ins>
      <w:ins w:id="212" w:author="Munish K" w:date="2024-03-28T22:41:00Z">
        <w:r w:rsidR="00650849">
          <w:rPr>
            <w:lang w:val="en-AU"/>
          </w:rPr>
          <w:t xml:space="preserve">timely </w:t>
        </w:r>
      </w:ins>
      <w:ins w:id="213" w:author="Munish K" w:date="2024-03-28T22:26:00Z">
        <w:r w:rsidR="000F4D27" w:rsidRPr="000F4D27">
          <w:rPr>
            <w:lang w:val="en-AU"/>
          </w:rPr>
          <w:t>adaptive management in CC</w:t>
        </w:r>
      </w:ins>
      <w:ins w:id="214" w:author="Munish K" w:date="2024-03-29T23:07:00Z">
        <w:r w:rsidR="000A2351">
          <w:rPr>
            <w:lang w:val="en-AU"/>
          </w:rPr>
          <w:t>U</w:t>
        </w:r>
      </w:ins>
      <w:ins w:id="215" w:author="Munish K" w:date="2024-03-28T22:26:00Z">
        <w:r w:rsidR="000F4D27" w:rsidRPr="000F4D27">
          <w:rPr>
            <w:lang w:val="en-AU"/>
          </w:rPr>
          <w:t>S projects to mitigate risks effectively.</w:t>
        </w:r>
      </w:ins>
      <w:ins w:id="216" w:author="Munish K" w:date="2024-03-28T22:38:00Z">
        <w:r w:rsidR="00650849">
          <w:rPr>
            <w:lang w:val="en-AU"/>
          </w:rPr>
          <w:t xml:space="preserve"> </w:t>
        </w:r>
      </w:ins>
      <w:ins w:id="217" w:author="Munish K" w:date="2024-03-28T22:44:00Z">
        <w:r w:rsidR="00213EB1">
          <w:rPr>
            <w:lang w:val="en-AU"/>
          </w:rPr>
          <w:t>S</w:t>
        </w:r>
      </w:ins>
      <w:ins w:id="218" w:author="Munish K" w:date="2024-03-28T22:42:00Z">
        <w:r w:rsidR="00650849">
          <w:rPr>
            <w:lang w:val="en-AU"/>
          </w:rPr>
          <w:t xml:space="preserve">ensor </w:t>
        </w:r>
      </w:ins>
      <w:ins w:id="219" w:author="Munish K" w:date="2024-03-28T22:43:00Z">
        <w:r w:rsidR="00650849">
          <w:rPr>
            <w:lang w:val="en-AU"/>
          </w:rPr>
          <w:t>measurements</w:t>
        </w:r>
      </w:ins>
      <w:ins w:id="220" w:author="Munish K" w:date="2024-03-28T22:42:00Z">
        <w:r w:rsidR="00650849">
          <w:rPr>
            <w:lang w:val="en-AU"/>
          </w:rPr>
          <w:t xml:space="preserve"> at the </w:t>
        </w:r>
      </w:ins>
      <w:ins w:id="221" w:author="Munish K" w:date="2024-03-28T22:45:00Z">
        <w:r w:rsidR="00213EB1">
          <w:rPr>
            <w:lang w:val="en-AU"/>
          </w:rPr>
          <w:t>monitoring</w:t>
        </w:r>
      </w:ins>
      <w:ins w:id="222" w:author="Munish K" w:date="2024-03-28T22:42:00Z">
        <w:r w:rsidR="00650849">
          <w:rPr>
            <w:lang w:val="en-AU"/>
          </w:rPr>
          <w:t xml:space="preserve"> well are </w:t>
        </w:r>
      </w:ins>
      <w:ins w:id="223" w:author="Munish K" w:date="2024-03-29T23:04:00Z">
        <w:r>
          <w:rPr>
            <w:lang w:val="en-AU"/>
          </w:rPr>
          <w:t>a much needed</w:t>
        </w:r>
      </w:ins>
      <w:ins w:id="224" w:author="Munish K" w:date="2024-03-28T22:44:00Z">
        <w:r w:rsidR="00213EB1">
          <w:rPr>
            <w:lang w:val="en-AU"/>
          </w:rPr>
          <w:t xml:space="preserve"> first line of </w:t>
        </w:r>
      </w:ins>
      <w:ins w:id="225" w:author="Munish K" w:date="2024-03-29T23:08:00Z">
        <w:r w:rsidR="000A2351">
          <w:rPr>
            <w:lang w:val="en-AU"/>
          </w:rPr>
          <w:t>defence but</w:t>
        </w:r>
      </w:ins>
      <w:ins w:id="226" w:author="Munish K" w:date="2024-03-28T22:44:00Z">
        <w:r w:rsidR="00213EB1">
          <w:rPr>
            <w:lang w:val="en-AU"/>
          </w:rPr>
          <w:t xml:space="preserve"> </w:t>
        </w:r>
      </w:ins>
      <w:ins w:id="227" w:author="Munish K" w:date="2024-03-29T23:06:00Z">
        <w:r w:rsidR="000A2351">
          <w:rPr>
            <w:lang w:val="en-AU"/>
          </w:rPr>
          <w:t>is not foolproof</w:t>
        </w:r>
      </w:ins>
      <w:ins w:id="228" w:author="Munish K" w:date="2024-03-29T23:04:00Z">
        <w:r>
          <w:rPr>
            <w:lang w:val="en-AU"/>
          </w:rPr>
          <w:t xml:space="preserve">. </w:t>
        </w:r>
      </w:ins>
      <w:ins w:id="229" w:author="Munish K" w:date="2024-03-29T23:08:00Z">
        <w:r w:rsidR="000A2351">
          <w:rPr>
            <w:lang w:val="en-AU"/>
          </w:rPr>
          <w:t>However, if such sensor measurements are coupled with</w:t>
        </w:r>
      </w:ins>
      <w:ins w:id="230" w:author="Munish K" w:date="2024-03-29T23:05:00Z">
        <w:r>
          <w:rPr>
            <w:lang w:val="en-AU"/>
          </w:rPr>
          <w:t xml:space="preserve"> </w:t>
        </w:r>
      </w:ins>
      <w:ins w:id="231" w:author="Munish K" w:date="2024-03-29T23:04:00Z">
        <w:r>
          <w:rPr>
            <w:lang w:val="en-AU"/>
          </w:rPr>
          <w:t xml:space="preserve">machine learning </w:t>
        </w:r>
      </w:ins>
      <w:ins w:id="232" w:author="Munish K" w:date="2024-03-29T23:09:00Z">
        <w:r w:rsidR="000A2351">
          <w:rPr>
            <w:lang w:val="en-AU"/>
          </w:rPr>
          <w:t>algorithms, such that</w:t>
        </w:r>
      </w:ins>
      <w:ins w:id="233" w:author="Munish K" w:date="2024-03-28T22:53:00Z">
        <w:r w:rsidR="00213EB1" w:rsidRPr="00213EB1">
          <w:rPr>
            <w:lang w:val="en-AU"/>
          </w:rPr>
          <w:t xml:space="preserve"> subtle patterns and anomalies </w:t>
        </w:r>
      </w:ins>
      <w:ins w:id="234" w:author="Munish K" w:date="2024-03-29T23:09:00Z">
        <w:r w:rsidR="000A2351">
          <w:rPr>
            <w:lang w:val="en-AU"/>
          </w:rPr>
          <w:t>can be detected, this may potentially act to mitigate risk further</w:t>
        </w:r>
      </w:ins>
      <w:ins w:id="235" w:author="Munish K" w:date="2024-03-29T23:08:00Z">
        <w:r w:rsidR="000A2351">
          <w:rPr>
            <w:lang w:val="en-AU"/>
          </w:rPr>
          <w:t>.</w:t>
        </w:r>
      </w:ins>
      <w:ins w:id="236" w:author="Munish K" w:date="2024-03-29T23:01:00Z">
        <w:r>
          <w:rPr>
            <w:lang w:val="en-AU"/>
          </w:rPr>
          <w:t xml:space="preserve"> </w:t>
        </w:r>
      </w:ins>
    </w:p>
    <w:p w14:paraId="597548ED" w14:textId="3FF656EF" w:rsidR="00AF2192" w:rsidRDefault="00AF2192" w:rsidP="009C7DD6">
      <w:pPr>
        <w:pStyle w:val="BodyText"/>
        <w:ind w:firstLine="284"/>
        <w:rPr>
          <w:ins w:id="237" w:author="Munish K" w:date="2024-03-29T08:53:00Z"/>
          <w:lang w:val="en-SG"/>
        </w:rPr>
      </w:pPr>
    </w:p>
    <w:p w14:paraId="0E0024D1" w14:textId="0FA321FA" w:rsidR="00060388" w:rsidRPr="000A2351" w:rsidRDefault="000A2351" w:rsidP="00060388">
      <w:pPr>
        <w:pStyle w:val="Heading2"/>
        <w:spacing w:line="480" w:lineRule="auto"/>
        <w:rPr>
          <w:ins w:id="238" w:author="Munish K" w:date="2024-03-29T08:53:00Z"/>
          <w:highlight w:val="yellow"/>
          <w:rPrChange w:id="239" w:author="Munish K" w:date="2024-03-29T23:13:00Z">
            <w:rPr>
              <w:ins w:id="240" w:author="Munish K" w:date="2024-03-29T08:53:00Z"/>
            </w:rPr>
          </w:rPrChange>
        </w:rPr>
      </w:pPr>
      <w:ins w:id="241" w:author="Munish K" w:date="2024-03-29T23:10:00Z">
        <w:r w:rsidRPr="000A2351">
          <w:rPr>
            <w:highlight w:val="yellow"/>
            <w:rPrChange w:id="242" w:author="Munish K" w:date="2024-03-29T23:13:00Z">
              <w:rPr/>
            </w:rPrChange>
          </w:rPr>
          <w:t xml:space="preserve">The </w:t>
        </w:r>
      </w:ins>
      <w:ins w:id="243" w:author="Munish K" w:date="2024-03-29T23:11:00Z">
        <w:r w:rsidRPr="000A2351">
          <w:rPr>
            <w:highlight w:val="yellow"/>
            <w:rPrChange w:id="244" w:author="Munish K" w:date="2024-03-29T23:13:00Z">
              <w:rPr/>
            </w:rPrChange>
          </w:rPr>
          <w:t>importance</w:t>
        </w:r>
      </w:ins>
      <w:ins w:id="245" w:author="Munish K" w:date="2024-03-29T23:10:00Z">
        <w:r w:rsidRPr="000A2351">
          <w:rPr>
            <w:highlight w:val="yellow"/>
            <w:rPrChange w:id="246" w:author="Munish K" w:date="2024-03-29T23:13:00Z">
              <w:rPr/>
            </w:rPrChange>
          </w:rPr>
          <w:t xml:space="preserve"> and challenge of predicting</w:t>
        </w:r>
      </w:ins>
      <w:ins w:id="247" w:author="Munish K" w:date="2024-03-29T08:53:00Z">
        <w:r w:rsidR="00060388" w:rsidRPr="000A2351">
          <w:rPr>
            <w:highlight w:val="yellow"/>
            <w:rPrChange w:id="248" w:author="Munish K" w:date="2024-03-29T23:13:00Z">
              <w:rPr/>
            </w:rPrChange>
          </w:rPr>
          <w:t xml:space="preserve"> CO</w:t>
        </w:r>
        <w:r w:rsidR="00060388" w:rsidRPr="000A2351">
          <w:rPr>
            <w:highlight w:val="yellow"/>
            <w:vertAlign w:val="subscript"/>
            <w:rPrChange w:id="249" w:author="Munish K" w:date="2024-03-29T23:13:00Z">
              <w:rPr/>
            </w:rPrChange>
          </w:rPr>
          <w:t>2</w:t>
        </w:r>
        <w:r w:rsidR="00060388" w:rsidRPr="000A2351">
          <w:rPr>
            <w:highlight w:val="yellow"/>
            <w:rPrChange w:id="250" w:author="Munish K" w:date="2024-03-29T23:13:00Z">
              <w:rPr/>
            </w:rPrChange>
          </w:rPr>
          <w:t xml:space="preserve"> injection rates</w:t>
        </w:r>
      </w:ins>
    </w:p>
    <w:p w14:paraId="66E1D8C0" w14:textId="2642C154" w:rsidR="00574A04" w:rsidRPr="000A2351" w:rsidRDefault="000A2351" w:rsidP="009C7DD6">
      <w:pPr>
        <w:pStyle w:val="BodyText"/>
        <w:ind w:firstLine="284"/>
        <w:rPr>
          <w:ins w:id="251" w:author="Munish K" w:date="2024-03-29T08:59:00Z"/>
          <w:highlight w:val="yellow"/>
          <w:lang w:val="en-SG"/>
          <w:rPrChange w:id="252" w:author="Munish K" w:date="2024-03-29T23:13:00Z">
            <w:rPr>
              <w:ins w:id="253" w:author="Munish K" w:date="2024-03-29T08:59:00Z"/>
              <w:lang w:val="en-SG"/>
            </w:rPr>
          </w:rPrChange>
        </w:rPr>
      </w:pPr>
      <w:ins w:id="254" w:author="Munish K" w:date="2024-03-29T23:12:00Z">
        <w:r w:rsidRPr="000A2351">
          <w:rPr>
            <w:highlight w:val="yellow"/>
            <w:lang w:val="en-SG"/>
            <w:rPrChange w:id="255" w:author="Munish K" w:date="2024-03-29T23:13:00Z">
              <w:rPr>
                <w:lang w:val="en-SG"/>
              </w:rPr>
            </w:rPrChange>
          </w:rPr>
          <w:t>Operators are interested in the maximum rate at which CO</w:t>
        </w:r>
        <w:r w:rsidRPr="000A2351">
          <w:rPr>
            <w:highlight w:val="yellow"/>
            <w:vertAlign w:val="subscript"/>
            <w:lang w:val="en-SG"/>
            <w:rPrChange w:id="256" w:author="Munish K" w:date="2024-03-29T23:13:00Z">
              <w:rPr>
                <w:vertAlign w:val="subscript"/>
                <w:lang w:val="en-SG"/>
              </w:rPr>
            </w:rPrChange>
          </w:rPr>
          <w:t>2</w:t>
        </w:r>
        <w:r w:rsidRPr="000A2351">
          <w:rPr>
            <w:highlight w:val="yellow"/>
            <w:lang w:val="en-SG"/>
            <w:rPrChange w:id="257" w:author="Munish K" w:date="2024-03-29T23:13:00Z">
              <w:rPr>
                <w:lang w:val="en-SG"/>
              </w:rPr>
            </w:rPrChange>
          </w:rPr>
          <w:t xml:space="preserve"> should be injected into the subsurface, as</w:t>
        </w:r>
        <w:r w:rsidRPr="000A2351">
          <w:rPr>
            <w:highlight w:val="yellow"/>
            <w:lang w:val="en-SG"/>
            <w:rPrChange w:id="258" w:author="Munish K" w:date="2024-03-29T23:13:00Z">
              <w:rPr>
                <w:lang w:val="en-SG"/>
              </w:rPr>
            </w:rPrChange>
          </w:rPr>
          <w:t xml:space="preserve"> c</w:t>
        </w:r>
      </w:ins>
      <w:ins w:id="259" w:author="Munish K" w:date="2024-03-29T23:11:00Z">
        <w:r w:rsidRPr="000A2351">
          <w:rPr>
            <w:highlight w:val="yellow"/>
            <w:lang w:val="en-SG"/>
            <w:rPrChange w:id="260" w:author="Munish K" w:date="2024-03-29T23:13:00Z">
              <w:rPr>
                <w:lang w:val="en-SG"/>
              </w:rPr>
            </w:rPrChange>
          </w:rPr>
          <w:t>urrent climate models suggest large volumes of CO</w:t>
        </w:r>
        <w:r w:rsidRPr="000A2351">
          <w:rPr>
            <w:highlight w:val="yellow"/>
            <w:vertAlign w:val="subscript"/>
            <w:lang w:val="en-SG"/>
            <w:rPrChange w:id="261" w:author="Munish K" w:date="2024-03-29T23:13:00Z">
              <w:rPr>
                <w:vertAlign w:val="subscript"/>
                <w:lang w:val="en-SG"/>
              </w:rPr>
            </w:rPrChange>
          </w:rPr>
          <w:t>2</w:t>
        </w:r>
        <w:r w:rsidRPr="000A2351">
          <w:rPr>
            <w:highlight w:val="yellow"/>
            <w:lang w:val="en-SG"/>
            <w:rPrChange w:id="262" w:author="Munish K" w:date="2024-03-29T23:13:00Z">
              <w:rPr>
                <w:lang w:val="en-SG"/>
              </w:rPr>
            </w:rPrChange>
          </w:rPr>
          <w:t xml:space="preserve"> need to be sequestered quickly </w:t>
        </w:r>
        <w:r w:rsidRPr="000A2351">
          <w:rPr>
            <w:highlight w:val="yellow"/>
            <w:lang w:val="en-SG"/>
            <w:rPrChange w:id="263" w:author="Munish K" w:date="2024-03-29T23:13:00Z">
              <w:rPr>
                <w:lang w:val="en-SG"/>
              </w:rPr>
            </w:rPrChange>
          </w:rPr>
          <w:t xml:space="preserve">to </w:t>
        </w:r>
        <w:r w:rsidRPr="000A2351">
          <w:rPr>
            <w:highlight w:val="yellow"/>
            <w:lang w:val="en-SG"/>
            <w:rPrChange w:id="264" w:author="Munish K" w:date="2024-03-29T23:13:00Z">
              <w:rPr>
                <w:lang w:val="en-SG"/>
              </w:rPr>
            </w:rPrChange>
          </w:rPr>
          <w:t>mitigate climate change effects</w:t>
        </w:r>
      </w:ins>
      <w:ins w:id="265" w:author="Munish K" w:date="2024-03-29T23:10:00Z">
        <w:r w:rsidRPr="000A2351">
          <w:rPr>
            <w:highlight w:val="yellow"/>
            <w:lang w:val="en-SG"/>
            <w:rPrChange w:id="266" w:author="Munish K" w:date="2024-03-29T23:13:00Z">
              <w:rPr>
                <w:lang w:val="en-SG"/>
              </w:rPr>
            </w:rPrChange>
          </w:rPr>
          <w:t>.</w:t>
        </w:r>
      </w:ins>
      <w:ins w:id="267" w:author="Munish K" w:date="2024-03-29T23:07:00Z">
        <w:r w:rsidRPr="000A2351">
          <w:rPr>
            <w:highlight w:val="yellow"/>
            <w:lang w:val="en-SG"/>
            <w:rPrChange w:id="268" w:author="Munish K" w:date="2024-03-29T23:13:00Z">
              <w:rPr>
                <w:lang w:val="en-SG"/>
              </w:rPr>
            </w:rPrChange>
          </w:rPr>
          <w:t xml:space="preserve"> </w:t>
        </w:r>
      </w:ins>
      <w:ins w:id="269" w:author="Munish K" w:date="2024-03-29T23:11:00Z">
        <w:r w:rsidRPr="000A2351">
          <w:rPr>
            <w:highlight w:val="yellow"/>
            <w:lang w:val="en-SG"/>
            <w:rPrChange w:id="270" w:author="Munish K" w:date="2024-03-29T23:13:00Z">
              <w:rPr>
                <w:lang w:val="en-SG"/>
              </w:rPr>
            </w:rPrChange>
          </w:rPr>
          <w:t>However, t</w:t>
        </w:r>
      </w:ins>
      <w:ins w:id="271" w:author="Munish K" w:date="2024-03-29T08:53:00Z">
        <w:r w:rsidR="00060388" w:rsidRPr="000A2351">
          <w:rPr>
            <w:highlight w:val="yellow"/>
            <w:lang w:val="en-SG"/>
            <w:rPrChange w:id="272" w:author="Munish K" w:date="2024-03-29T23:13:00Z">
              <w:rPr>
                <w:lang w:val="en-SG"/>
              </w:rPr>
            </w:rPrChange>
          </w:rPr>
          <w:t xml:space="preserve">he determination of optimal rates of </w:t>
        </w:r>
      </w:ins>
      <w:ins w:id="273" w:author="Munish K" w:date="2024-03-29T08:50:00Z">
        <w:r w:rsidR="00060388" w:rsidRPr="000A2351">
          <w:rPr>
            <w:highlight w:val="yellow"/>
            <w:lang w:val="en-SG"/>
            <w:rPrChange w:id="274" w:author="Munish K" w:date="2024-03-29T23:13:00Z">
              <w:rPr>
                <w:lang w:val="en-SG"/>
              </w:rPr>
            </w:rPrChange>
          </w:rPr>
          <w:t>CO</w:t>
        </w:r>
        <w:r w:rsidR="00060388" w:rsidRPr="000A2351">
          <w:rPr>
            <w:highlight w:val="yellow"/>
            <w:vertAlign w:val="subscript"/>
            <w:lang w:val="en-SG"/>
            <w:rPrChange w:id="275" w:author="Munish K" w:date="2024-03-29T23:13:00Z">
              <w:rPr>
                <w:lang w:val="en-SG"/>
              </w:rPr>
            </w:rPrChange>
          </w:rPr>
          <w:t>2</w:t>
        </w:r>
        <w:r w:rsidR="00060388" w:rsidRPr="000A2351">
          <w:rPr>
            <w:highlight w:val="yellow"/>
            <w:lang w:val="en-SG"/>
            <w:rPrChange w:id="276" w:author="Munish K" w:date="2024-03-29T23:13:00Z">
              <w:rPr>
                <w:lang w:val="en-SG"/>
              </w:rPr>
            </w:rPrChange>
          </w:rPr>
          <w:t xml:space="preserve"> injection </w:t>
        </w:r>
      </w:ins>
      <w:ins w:id="277" w:author="Munish K" w:date="2024-03-29T08:53:00Z">
        <w:r w:rsidR="00060388" w:rsidRPr="000A2351">
          <w:rPr>
            <w:highlight w:val="yellow"/>
            <w:lang w:val="en-SG"/>
            <w:rPrChange w:id="278" w:author="Munish K" w:date="2024-03-29T23:13:00Z">
              <w:rPr>
                <w:lang w:val="en-SG"/>
              </w:rPr>
            </w:rPrChange>
          </w:rPr>
          <w:t>is</w:t>
        </w:r>
      </w:ins>
      <w:ins w:id="279" w:author="Munish K" w:date="2024-03-29T23:14:00Z">
        <w:r w:rsidRPr="000A2351">
          <w:rPr>
            <w:highlight w:val="yellow"/>
            <w:lang w:val="en-SG"/>
            <w:rPrChange w:id="280" w:author="Munish K" w:date="2024-03-29T23:13:00Z">
              <w:rPr>
                <w:highlight w:val="yellow"/>
                <w:lang w:val="en-SG"/>
              </w:rPr>
            </w:rPrChange>
          </w:rPr>
          <w:t xml:space="preserve"> a</w:t>
        </w:r>
      </w:ins>
      <w:ins w:id="281" w:author="Munish K" w:date="2024-03-29T23:12:00Z">
        <w:r w:rsidRPr="000A2351">
          <w:rPr>
            <w:highlight w:val="yellow"/>
            <w:lang w:val="en-SG"/>
            <w:rPrChange w:id="282" w:author="Munish K" w:date="2024-03-29T23:13:00Z">
              <w:rPr>
                <w:lang w:val="en-SG"/>
              </w:rPr>
            </w:rPrChange>
          </w:rPr>
          <w:t xml:space="preserve"> challenge</w:t>
        </w:r>
      </w:ins>
      <w:ins w:id="283" w:author="Munish K" w:date="2024-03-29T08:50:00Z">
        <w:r w:rsidR="00060388" w:rsidRPr="000A2351">
          <w:rPr>
            <w:highlight w:val="yellow"/>
            <w:lang w:val="en-SG"/>
            <w:rPrChange w:id="284" w:author="Munish K" w:date="2024-03-29T23:13:00Z">
              <w:rPr>
                <w:lang w:val="en-SG"/>
              </w:rPr>
            </w:rPrChange>
          </w:rPr>
          <w:t xml:space="preserve"> </w:t>
        </w:r>
      </w:ins>
    </w:p>
    <w:p w14:paraId="211B0C76" w14:textId="77777777" w:rsidR="00574A04" w:rsidRPr="000A2351" w:rsidRDefault="00574A04" w:rsidP="009C7DD6">
      <w:pPr>
        <w:pStyle w:val="BodyText"/>
        <w:ind w:firstLine="284"/>
        <w:rPr>
          <w:ins w:id="285" w:author="Munish K" w:date="2024-03-29T08:56:00Z"/>
          <w:highlight w:val="yellow"/>
          <w:lang w:val="en-SG"/>
          <w:rPrChange w:id="286" w:author="Munish K" w:date="2024-03-29T23:13:00Z">
            <w:rPr>
              <w:ins w:id="287" w:author="Munish K" w:date="2024-03-29T08:56:00Z"/>
              <w:lang w:val="en-SG"/>
            </w:rPr>
          </w:rPrChange>
        </w:rPr>
      </w:pPr>
    </w:p>
    <w:p w14:paraId="1C2F837D" w14:textId="79C4F26D" w:rsidR="00060388" w:rsidRDefault="00060388" w:rsidP="009C7DD6">
      <w:pPr>
        <w:pStyle w:val="BodyText"/>
        <w:ind w:firstLine="284"/>
        <w:rPr>
          <w:ins w:id="288" w:author="Munish K" w:date="2024-03-29T09:01:00Z"/>
          <w:lang w:val="en-SG"/>
        </w:rPr>
      </w:pPr>
      <w:commentRangeStart w:id="289"/>
      <w:ins w:id="290" w:author="Munish K" w:date="2024-03-29T08:50:00Z">
        <w:r w:rsidRPr="000A2351">
          <w:rPr>
            <w:highlight w:val="yellow"/>
            <w:lang w:val="en-SG"/>
            <w:rPrChange w:id="291" w:author="Munish K" w:date="2024-03-29T23:13:00Z">
              <w:rPr>
                <w:lang w:val="en-SG"/>
              </w:rPr>
            </w:rPrChange>
          </w:rPr>
          <w:t>Given that operators may want to have as high a rate as possible, what are the factors that actually determine the rate at which the operators are injecting CO</w:t>
        </w:r>
        <w:r w:rsidRPr="000A2351">
          <w:rPr>
            <w:highlight w:val="yellow"/>
            <w:vertAlign w:val="subscript"/>
            <w:lang w:val="en-SG"/>
            <w:rPrChange w:id="292" w:author="Munish K" w:date="2024-03-29T23:13:00Z">
              <w:rPr>
                <w:lang w:val="en-SG"/>
              </w:rPr>
            </w:rPrChange>
          </w:rPr>
          <w:t>2</w:t>
        </w:r>
        <w:r w:rsidRPr="000A2351">
          <w:rPr>
            <w:highlight w:val="yellow"/>
            <w:lang w:val="en-SG"/>
            <w:rPrChange w:id="293" w:author="Munish K" w:date="2024-03-29T23:13:00Z">
              <w:rPr>
                <w:lang w:val="en-SG"/>
              </w:rPr>
            </w:rPrChange>
          </w:rPr>
          <w:t xml:space="preserve"> (e.g., the pressure rise in the aquifer, equipment malfunctions, etc)? This would be directly relatable to what you are predicting. Lastly, there should be a discussion about why AI can become a preferred method: among other things, some existing methods to estimate subsurface injection rates can become complex and/or costly when considering at a basin scale. I'm sure there are other reasons that can be stated as well. What are the other ways in which maximum injection rates are currently calculated? What are the </w:t>
        </w:r>
        <w:proofErr w:type="spellStart"/>
        <w:r w:rsidRPr="000A2351">
          <w:rPr>
            <w:highlight w:val="yellow"/>
            <w:lang w:val="en-SG"/>
            <w:rPrChange w:id="294" w:author="Munish K" w:date="2024-03-29T23:13:00Z">
              <w:rPr>
                <w:lang w:val="en-SG"/>
              </w:rPr>
            </w:rPrChange>
          </w:rPr>
          <w:t>tradeoffs</w:t>
        </w:r>
        <w:proofErr w:type="spellEnd"/>
        <w:r w:rsidRPr="000A2351">
          <w:rPr>
            <w:highlight w:val="yellow"/>
            <w:lang w:val="en-SG"/>
            <w:rPrChange w:id="295" w:author="Munish K" w:date="2024-03-29T23:13:00Z">
              <w:rPr>
                <w:lang w:val="en-SG"/>
              </w:rPr>
            </w:rPrChange>
          </w:rPr>
          <w:t xml:space="preserve"> in methods? There is often, no single right way of doing things.</w:t>
        </w:r>
      </w:ins>
      <w:commentRangeEnd w:id="289"/>
      <w:ins w:id="296" w:author="Munish K" w:date="2024-03-29T08:56:00Z">
        <w:r w:rsidR="00574A04" w:rsidRPr="000A2351">
          <w:rPr>
            <w:rStyle w:val="CommentReference"/>
            <w:highlight w:val="yellow"/>
            <w:rPrChange w:id="297" w:author="Munish K" w:date="2024-03-29T23:13:00Z">
              <w:rPr>
                <w:rStyle w:val="CommentReference"/>
              </w:rPr>
            </w:rPrChange>
          </w:rPr>
          <w:commentReference w:id="289"/>
        </w:r>
      </w:ins>
    </w:p>
    <w:p w14:paraId="1E33BA1E" w14:textId="72BBE5B6" w:rsidR="00574A04" w:rsidDel="00574A04" w:rsidRDefault="00574A04" w:rsidP="009C7DD6">
      <w:pPr>
        <w:pStyle w:val="BodyText"/>
        <w:ind w:firstLine="284"/>
        <w:rPr>
          <w:del w:id="298" w:author="Munish K" w:date="2024-03-29T08:59:00Z"/>
          <w:lang w:val="en-SG"/>
        </w:rPr>
      </w:pPr>
    </w:p>
    <w:p w14:paraId="41BBF8E6" w14:textId="4F904C7D" w:rsidR="00BF0452" w:rsidDel="00574A04" w:rsidRDefault="00BF0452" w:rsidP="009C7DD6">
      <w:pPr>
        <w:pStyle w:val="BodyText"/>
        <w:ind w:firstLine="284"/>
        <w:rPr>
          <w:del w:id="299" w:author="Munish K" w:date="2024-03-29T09:01:00Z"/>
          <w:lang w:val="en-SG"/>
        </w:rPr>
      </w:pPr>
      <w:del w:id="300" w:author="Munish K" w:date="2024-03-29T09:01:00Z">
        <w:r w:rsidRPr="00BF0452" w:rsidDel="00574A04">
          <w:rPr>
            <w:lang w:val="en-SG"/>
          </w:rPr>
          <w:delText xml:space="preserve">This </w:delText>
        </w:r>
        <w:r w:rsidDel="00574A04">
          <w:rPr>
            <w:lang w:val="en-SG"/>
          </w:rPr>
          <w:delText>paper</w:delText>
        </w:r>
        <w:r w:rsidRPr="00BF0452" w:rsidDel="00574A04">
          <w:rPr>
            <w:lang w:val="en-SG"/>
          </w:rPr>
          <w:delText xml:space="preserve"> aims to use time series injection information and monitoring data on a carbon </w:delText>
        </w:r>
      </w:del>
      <w:del w:id="301" w:author="Munish K" w:date="2024-03-28T23:29:00Z">
        <w:r w:rsidRPr="00BF0452" w:rsidDel="00B360BD">
          <w:rPr>
            <w:lang w:val="en-SG"/>
          </w:rPr>
          <w:delText xml:space="preserve">capture </w:delText>
        </w:r>
      </w:del>
      <w:del w:id="302" w:author="Munish K" w:date="2024-03-29T09:01:00Z">
        <w:r w:rsidRPr="00BF0452" w:rsidDel="00574A04">
          <w:rPr>
            <w:lang w:val="en-SG"/>
          </w:rPr>
          <w:delText xml:space="preserve">well to predict carbon </w:delText>
        </w:r>
      </w:del>
      <w:del w:id="303" w:author="Munish K" w:date="2024-03-28T23:30:00Z">
        <w:r w:rsidRPr="00BF0452" w:rsidDel="00B360BD">
          <w:rPr>
            <w:lang w:val="en-SG"/>
          </w:rPr>
          <w:delText xml:space="preserve">capture </w:delText>
        </w:r>
      </w:del>
      <w:del w:id="304" w:author="Munish K" w:date="2024-03-29T09:01:00Z">
        <w:r w:rsidRPr="00BF0452" w:rsidDel="00574A04">
          <w:rPr>
            <w:lang w:val="en-SG"/>
          </w:rPr>
          <w:delText>well injection rates deltas</w:delText>
        </w:r>
        <w:r w:rsidDel="00574A04">
          <w:rPr>
            <w:lang w:val="en-SG"/>
          </w:rPr>
          <w:delText xml:space="preserve"> (</w:delText>
        </w:r>
        <w:r w:rsidRPr="00BF0452" w:rsidDel="00574A04">
          <w:rPr>
            <w:rFonts w:ascii="Symbol" w:hAnsi="Symbol"/>
            <w:lang w:val="en-SG"/>
          </w:rPr>
          <w:delText>D</w:delText>
        </w:r>
        <w:r w:rsidDel="00574A04">
          <w:rPr>
            <w:lang w:val="en-SG"/>
          </w:rPr>
          <w:delText xml:space="preserve">) which is the </w:delText>
        </w:r>
        <w:r w:rsidRPr="00BF0452" w:rsidDel="00574A04">
          <w:rPr>
            <w:lang w:val="en-SG"/>
          </w:rPr>
          <w:delText>difference in the injection rate</w:delText>
        </w:r>
        <w:r w:rsidDel="00574A04">
          <w:rPr>
            <w:lang w:val="en-SG"/>
          </w:rPr>
          <w:delText xml:space="preserve"> (IR)</w:delText>
        </w:r>
        <w:r w:rsidRPr="00BF0452" w:rsidDel="00574A04">
          <w:rPr>
            <w:lang w:val="en-SG"/>
          </w:rPr>
          <w:delText xml:space="preserve"> at time t and time (t-1)</w:delText>
        </w:r>
        <w:r w:rsidDel="00574A04">
          <w:rPr>
            <w:lang w:val="en-SG"/>
          </w:rPr>
          <w:delText xml:space="preserve"> i.e.</w:delText>
        </w:r>
      </w:del>
    </w:p>
    <w:p w14:paraId="32775E69" w14:textId="6DD32F4C" w:rsidR="00BF0452" w:rsidDel="00574A04" w:rsidRDefault="00BF0452" w:rsidP="009C7DD6">
      <w:pPr>
        <w:pStyle w:val="BodyText"/>
        <w:rPr>
          <w:del w:id="305" w:author="Munish K" w:date="2024-03-29T09:01:00Z"/>
          <w:lang w:val="en-SG"/>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BF0452" w:rsidDel="00574A04" w14:paraId="5568169C" w14:textId="03E53091" w:rsidTr="002C4403">
        <w:trPr>
          <w:del w:id="306" w:author="Munish K" w:date="2024-03-29T09:01:00Z"/>
        </w:trPr>
        <w:tc>
          <w:tcPr>
            <w:tcW w:w="750" w:type="pct"/>
          </w:tcPr>
          <w:p w14:paraId="11ABC6D1" w14:textId="59CA7948" w:rsidR="00BF0452" w:rsidDel="00574A04" w:rsidRDefault="00BF0452" w:rsidP="009C7DD6">
            <w:pPr>
              <w:pStyle w:val="paragraph"/>
              <w:spacing w:before="0" w:line="480" w:lineRule="auto"/>
              <w:textAlignment w:val="baseline"/>
              <w:rPr>
                <w:del w:id="307" w:author="Munish K" w:date="2024-03-29T09:01:00Z"/>
              </w:rPr>
            </w:pPr>
          </w:p>
        </w:tc>
        <w:tc>
          <w:tcPr>
            <w:tcW w:w="3500" w:type="pct"/>
          </w:tcPr>
          <w:p w14:paraId="05F70085" w14:textId="2F654322" w:rsidR="00BF0452" w:rsidDel="00574A04" w:rsidRDefault="00BF0452" w:rsidP="009C7DD6">
            <w:pPr>
              <w:pStyle w:val="paragraph"/>
              <w:spacing w:before="0" w:line="480" w:lineRule="auto"/>
              <w:jc w:val="center"/>
              <w:textAlignment w:val="baseline"/>
              <w:rPr>
                <w:del w:id="308" w:author="Munish K" w:date="2024-03-29T09:01:00Z"/>
              </w:rPr>
            </w:pPr>
            <m:oMathPara>
              <m:oMath>
                <m:r>
                  <w:del w:id="309" w:author="Munish K" w:date="2024-03-29T09:01:00Z">
                    <w:rPr>
                      <w:rFonts w:ascii="Cambria Math" w:hAnsi="Cambria Math"/>
                      <w:lang w:val="en-US" w:eastAsia="en-US"/>
                    </w:rPr>
                    <m:t xml:space="preserve">∆ = </m:t>
                  </w:del>
                </m:r>
                <m:sSub>
                  <m:sSubPr>
                    <m:ctrlPr>
                      <w:del w:id="310" w:author="Munish K" w:date="2024-03-29T09:01:00Z">
                        <w:rPr>
                          <w:rFonts w:ascii="Cambria Math" w:hAnsi="Cambria Math"/>
                          <w:i/>
                          <w:lang w:val="en-US" w:eastAsia="en-US"/>
                        </w:rPr>
                      </w:del>
                    </m:ctrlPr>
                  </m:sSubPr>
                  <m:e>
                    <m:r>
                      <w:del w:id="311" w:author="Munish K" w:date="2024-03-29T09:01:00Z">
                        <w:rPr>
                          <w:rFonts w:ascii="Cambria Math" w:hAnsi="Cambria Math"/>
                          <w:lang w:val="en-US" w:eastAsia="en-US"/>
                        </w:rPr>
                        <m:t>IR</m:t>
                      </w:del>
                    </m:r>
                  </m:e>
                  <m:sub>
                    <m:r>
                      <w:del w:id="312" w:author="Munish K" w:date="2024-03-29T09:01:00Z">
                        <w:rPr>
                          <w:rFonts w:ascii="Cambria Math" w:hAnsi="Cambria Math"/>
                          <w:lang w:val="en-US" w:eastAsia="en-US"/>
                        </w:rPr>
                        <m:t>t</m:t>
                      </w:del>
                    </m:r>
                  </m:sub>
                </m:sSub>
                <m:r>
                  <w:del w:id="313" w:author="Munish K" w:date="2024-03-29T09:01:00Z">
                    <w:rPr>
                      <w:rFonts w:ascii="Cambria Math" w:hAnsi="Cambria Math"/>
                      <w:lang w:val="en-US" w:eastAsia="en-US"/>
                    </w:rPr>
                    <m:t xml:space="preserve">- </m:t>
                  </w:del>
                </m:r>
                <m:sSub>
                  <m:sSubPr>
                    <m:ctrlPr>
                      <w:del w:id="314" w:author="Munish K" w:date="2024-03-29T09:01:00Z">
                        <w:rPr>
                          <w:rFonts w:ascii="Cambria Math" w:hAnsi="Cambria Math"/>
                          <w:i/>
                          <w:lang w:val="en-US" w:eastAsia="en-US"/>
                        </w:rPr>
                      </w:del>
                    </m:ctrlPr>
                  </m:sSubPr>
                  <m:e>
                    <m:r>
                      <w:del w:id="315" w:author="Munish K" w:date="2024-03-29T09:01:00Z">
                        <w:rPr>
                          <w:rFonts w:ascii="Cambria Math" w:hAnsi="Cambria Math"/>
                          <w:lang w:val="en-US" w:eastAsia="en-US"/>
                        </w:rPr>
                        <m:t>IR</m:t>
                      </w:del>
                    </m:r>
                  </m:e>
                  <m:sub>
                    <m:r>
                      <w:del w:id="316" w:author="Munish K" w:date="2024-03-29T09:01:00Z">
                        <w:rPr>
                          <w:rFonts w:ascii="Cambria Math" w:hAnsi="Cambria Math"/>
                          <w:lang w:val="en-US" w:eastAsia="en-US"/>
                        </w:rPr>
                        <m:t>t-1</m:t>
                      </w:del>
                    </m:r>
                  </m:sub>
                </m:sSub>
              </m:oMath>
            </m:oMathPara>
          </w:p>
        </w:tc>
        <w:tc>
          <w:tcPr>
            <w:tcW w:w="750" w:type="pct"/>
            <w:vAlign w:val="center"/>
          </w:tcPr>
          <w:p w14:paraId="6FDB9175" w14:textId="5E231B8F" w:rsidR="00BF0452" w:rsidDel="00574A04" w:rsidRDefault="00BF0452" w:rsidP="009C7DD6">
            <w:pPr>
              <w:pStyle w:val="paragraph"/>
              <w:spacing w:before="0" w:line="480" w:lineRule="auto"/>
              <w:textAlignment w:val="baseline"/>
              <w:rPr>
                <w:del w:id="317" w:author="Munish K" w:date="2024-03-29T09:01:00Z"/>
              </w:rPr>
            </w:pPr>
            <w:bookmarkStart w:id="318" w:name="_Ref128425609"/>
            <w:del w:id="319" w:author="Munish K" w:date="2024-03-29T09:01:00Z">
              <w:r w:rsidDel="00574A04">
                <w:delText xml:space="preserve">Equation </w:delText>
              </w:r>
              <w:r w:rsidDel="00574A04">
                <w:fldChar w:fldCharType="begin"/>
              </w:r>
              <w:r w:rsidDel="00574A04">
                <w:delInstrText xml:space="preserve"> SEQ Equation \* ARABIC </w:delInstrText>
              </w:r>
              <w:r w:rsidDel="00574A04">
                <w:fldChar w:fldCharType="separate"/>
              </w:r>
              <w:r w:rsidR="0028162E" w:rsidDel="00574A04">
                <w:rPr>
                  <w:noProof/>
                </w:rPr>
                <w:delText>1</w:delText>
              </w:r>
              <w:r w:rsidDel="00574A04">
                <w:fldChar w:fldCharType="end"/>
              </w:r>
              <w:bookmarkEnd w:id="318"/>
            </w:del>
          </w:p>
        </w:tc>
      </w:tr>
    </w:tbl>
    <w:p w14:paraId="11E345FA" w14:textId="0A84E892" w:rsidR="00BF0452" w:rsidDel="00574A04" w:rsidRDefault="00BF0452" w:rsidP="009C7DD6">
      <w:pPr>
        <w:pStyle w:val="BodyText"/>
        <w:rPr>
          <w:del w:id="320" w:author="Munish K" w:date="2024-03-29T09:01:00Z"/>
          <w:lang w:val="en-SG"/>
        </w:rPr>
      </w:pPr>
    </w:p>
    <w:p w14:paraId="5CB16DBC" w14:textId="052DDBAD" w:rsidR="00BF0452" w:rsidDel="00574A04" w:rsidRDefault="00BF0452" w:rsidP="009C7DD6">
      <w:pPr>
        <w:pStyle w:val="BodyText"/>
        <w:ind w:firstLine="284"/>
        <w:rPr>
          <w:del w:id="321" w:author="Munish K" w:date="2024-03-29T09:01:00Z"/>
          <w:lang w:val="en-SG"/>
        </w:rPr>
      </w:pPr>
      <w:del w:id="322" w:author="Munish K" w:date="2024-03-29T09:01:00Z">
        <w:r w:rsidRPr="00BF0452" w:rsidDel="00574A04">
          <w:rPr>
            <w:lang w:val="en-SG"/>
          </w:rPr>
          <w:delText xml:space="preserve">Correlating the change in injection rate to the </w:delText>
        </w:r>
        <w:r w:rsidR="00CA767C" w:rsidRPr="00BF0452" w:rsidDel="00574A04">
          <w:rPr>
            <w:lang w:val="en-SG"/>
          </w:rPr>
          <w:delText>behaviour</w:delText>
        </w:r>
        <w:r w:rsidRPr="00BF0452" w:rsidDel="00574A04">
          <w:rPr>
            <w:lang w:val="en-SG"/>
          </w:rPr>
          <w:delText xml:space="preserve"> of other parameters in the well can be used to provide a checkpoint against carbon migration from the well or other losses during the process. </w:delText>
        </w:r>
        <w:r w:rsidDel="00574A04">
          <w:rPr>
            <w:lang w:val="en-SG"/>
          </w:rPr>
          <w:delText>Utilisation of a machine learning (ML) method</w:delText>
        </w:r>
        <w:r w:rsidRPr="00BF0452" w:rsidDel="00574A04">
          <w:rPr>
            <w:lang w:val="en-SG"/>
          </w:rPr>
          <w:delText xml:space="preserve"> to predict injection rate deltas based on monitoring well data can be used to validate carbon containment throughout the injection of the well</w:delText>
        </w:r>
        <w:r w:rsidDel="00574A04">
          <w:rPr>
            <w:lang w:val="en-SG"/>
          </w:rPr>
          <w:delText xml:space="preserve"> as well</w:delText>
        </w:r>
        <w:r w:rsidRPr="00BF0452" w:rsidDel="00574A04">
          <w:rPr>
            <w:lang w:val="en-SG"/>
          </w:rPr>
          <w:delText>.</w:delText>
        </w:r>
      </w:del>
    </w:p>
    <w:p w14:paraId="777BCB6A" w14:textId="0CF937DD" w:rsidR="004942BB" w:rsidRDefault="004942BB" w:rsidP="009C7DD6"/>
    <w:p w14:paraId="489A2A46" w14:textId="13ECB135" w:rsidR="00C404A2" w:rsidRDefault="00C404A2" w:rsidP="009C7DD6">
      <w:pPr>
        <w:pStyle w:val="Heading1"/>
        <w:spacing w:line="480" w:lineRule="auto"/>
      </w:pPr>
      <w:r>
        <w:t>Literature Review</w:t>
      </w:r>
    </w:p>
    <w:p w14:paraId="704798AF" w14:textId="0D585FC8" w:rsidR="009B3323" w:rsidRDefault="009B3323" w:rsidP="009C7DD6">
      <w:pPr>
        <w:pStyle w:val="BodyText"/>
        <w:ind w:firstLine="284"/>
        <w:rPr>
          <w:lang w:val="en-SG"/>
        </w:rPr>
      </w:pPr>
      <w:r>
        <w:rPr>
          <w:lang w:val="en-SG"/>
        </w:rPr>
        <w:t xml:space="preserve">Various authors have tried </w:t>
      </w:r>
      <w:r w:rsidR="00CA767C">
        <w:rPr>
          <w:lang w:val="en-SG"/>
        </w:rPr>
        <w:t>numerous</w:t>
      </w:r>
      <w:r>
        <w:rPr>
          <w:lang w:val="en-SG"/>
        </w:rPr>
        <w:t xml:space="preserve"> methods to </w:t>
      </w:r>
      <w:r w:rsidR="00EC489F">
        <w:rPr>
          <w:lang w:val="en-SG"/>
        </w:rPr>
        <w:t>forecast</w:t>
      </w:r>
      <w:r w:rsidR="00CA767C">
        <w:rPr>
          <w:lang w:val="en-SG"/>
        </w:rPr>
        <w:t xml:space="preserve"> future trends based on </w:t>
      </w:r>
      <w:r w:rsidR="00EC489F">
        <w:rPr>
          <w:lang w:val="en-SG"/>
        </w:rPr>
        <w:t>past</w:t>
      </w:r>
      <w:r w:rsidR="00CA767C">
        <w:rPr>
          <w:lang w:val="en-SG"/>
        </w:rPr>
        <w:t xml:space="preserve"> data</w:t>
      </w:r>
      <w:r>
        <w:rPr>
          <w:lang w:val="en-SG"/>
        </w:rPr>
        <w:t xml:space="preserve">. Work by </w:t>
      </w:r>
      <w:r w:rsidRPr="009B3323">
        <w:rPr>
          <w:lang w:val="en-SG"/>
        </w:rPr>
        <w:t xml:space="preserve">De </w:t>
      </w:r>
      <w:proofErr w:type="spellStart"/>
      <w:r w:rsidRPr="009B3323">
        <w:rPr>
          <w:lang w:val="en-SG"/>
        </w:rPr>
        <w:t>Gooijer</w:t>
      </w:r>
      <w:proofErr w:type="spellEnd"/>
      <w:r w:rsidRPr="009B3323">
        <w:rPr>
          <w:lang w:val="en-SG"/>
        </w:rPr>
        <w:t xml:space="preserve"> and Hyndman</w:t>
      </w:r>
      <w:r>
        <w:rPr>
          <w:lang w:val="en-SG"/>
        </w:rPr>
        <w:t xml:space="preserve"> </w:t>
      </w:r>
      <w:sdt>
        <w:sdtPr>
          <w:rPr>
            <w:lang w:val="en-SG"/>
          </w:rPr>
          <w:id w:val="312307224"/>
          <w:citation/>
        </w:sdtPr>
        <w:sdtEndPr/>
        <w:sdtContent>
          <w:r>
            <w:rPr>
              <w:lang w:val="en-SG"/>
            </w:rPr>
            <w:fldChar w:fldCharType="begin"/>
          </w:r>
          <w:r>
            <w:rPr>
              <w:lang w:val="en-US"/>
            </w:rPr>
            <w:instrText xml:space="preserve"> CITATION Goo06 \l 1033 </w:instrText>
          </w:r>
          <w:r>
            <w:rPr>
              <w:lang w:val="en-SG"/>
            </w:rPr>
            <w:fldChar w:fldCharType="separate"/>
          </w:r>
          <w:r w:rsidR="004871D2" w:rsidRPr="004871D2">
            <w:rPr>
              <w:noProof/>
              <w:lang w:val="en-US"/>
            </w:rPr>
            <w:t>[6]</w:t>
          </w:r>
          <w:r>
            <w:rPr>
              <w:lang w:val="en-SG"/>
            </w:rPr>
            <w:fldChar w:fldCharType="end"/>
          </w:r>
        </w:sdtContent>
      </w:sdt>
      <w:r>
        <w:rPr>
          <w:lang w:val="en-SG"/>
        </w:rPr>
        <w:t xml:space="preserve">, for instance, </w:t>
      </w:r>
      <w:r w:rsidR="00CA767C">
        <w:rPr>
          <w:lang w:val="en-SG"/>
        </w:rPr>
        <w:t>reviewed a series of t</w:t>
      </w:r>
      <w:r w:rsidR="00CA767C" w:rsidRPr="00CA767C">
        <w:rPr>
          <w:lang w:val="en-SG"/>
        </w:rPr>
        <w:t xml:space="preserve">ime-series forecast models </w:t>
      </w:r>
      <w:r w:rsidR="00CA767C">
        <w:rPr>
          <w:lang w:val="en-SG"/>
        </w:rPr>
        <w:t xml:space="preserve">over a </w:t>
      </w:r>
      <w:r w:rsidR="00A241D4">
        <w:rPr>
          <w:lang w:val="en-SG"/>
        </w:rPr>
        <w:t>25-year</w:t>
      </w:r>
      <w:r>
        <w:rPr>
          <w:lang w:val="en-SG"/>
        </w:rPr>
        <w:t xml:space="preserve"> period, from 1985</w:t>
      </w:r>
      <w:r w:rsidR="00EC489F">
        <w:rPr>
          <w:lang w:val="en-SG"/>
        </w:rPr>
        <w:t xml:space="preserve"> to </w:t>
      </w:r>
      <w:r>
        <w:rPr>
          <w:lang w:val="en-SG"/>
        </w:rPr>
        <w:t xml:space="preserve">2005. </w:t>
      </w:r>
      <w:r w:rsidR="00CA767C">
        <w:rPr>
          <w:lang w:val="en-SG"/>
        </w:rPr>
        <w:t xml:space="preserve">Their review highlighted various models </w:t>
      </w:r>
      <w:r w:rsidR="00EC489F">
        <w:rPr>
          <w:lang w:val="en-SG"/>
        </w:rPr>
        <w:t>being developed and applied in a myriad of scenarios related to finance, statistics and manufacturing, and include</w:t>
      </w:r>
      <w:r w:rsidR="00320140">
        <w:rPr>
          <w:lang w:val="en-SG"/>
        </w:rPr>
        <w:t>d</w:t>
      </w:r>
      <w:r w:rsidR="00EC489F">
        <w:rPr>
          <w:lang w:val="en-SG"/>
        </w:rPr>
        <w:t xml:space="preserve"> methods </w:t>
      </w:r>
      <w:r w:rsidR="00CA767C">
        <w:rPr>
          <w:lang w:val="en-SG"/>
        </w:rPr>
        <w:t xml:space="preserve">such as </w:t>
      </w:r>
      <w:r w:rsidRPr="009B3323">
        <w:rPr>
          <w:lang w:val="en-SG"/>
        </w:rPr>
        <w:t>(</w:t>
      </w:r>
      <w:r>
        <w:rPr>
          <w:lang w:val="en-SG"/>
        </w:rPr>
        <w:t>a</w:t>
      </w:r>
      <w:r w:rsidRPr="009B3323">
        <w:rPr>
          <w:lang w:val="en-SG"/>
        </w:rPr>
        <w:t>) exponential smoothing</w:t>
      </w:r>
      <w:sdt>
        <w:sdtPr>
          <w:rPr>
            <w:lang w:val="en-SG"/>
          </w:rPr>
          <w:id w:val="562067256"/>
          <w:citation/>
        </w:sdtPr>
        <w:sdtEndPr/>
        <w:sdtContent>
          <w:r w:rsidR="00237296">
            <w:rPr>
              <w:lang w:val="en-SG"/>
            </w:rPr>
            <w:fldChar w:fldCharType="begin"/>
          </w:r>
          <w:r w:rsidR="00237296">
            <w:rPr>
              <w:lang w:val="en-US"/>
            </w:rPr>
            <w:instrText xml:space="preserve"> CITATION Gar85 \l 1033  \m Sny85</w:instrText>
          </w:r>
          <w:r w:rsidR="00237296">
            <w:rPr>
              <w:lang w:val="en-SG"/>
            </w:rPr>
            <w:fldChar w:fldCharType="separate"/>
          </w:r>
          <w:r w:rsidR="004871D2">
            <w:rPr>
              <w:noProof/>
              <w:lang w:val="en-US"/>
            </w:rPr>
            <w:t xml:space="preserve"> </w:t>
          </w:r>
          <w:r w:rsidR="004871D2" w:rsidRPr="004871D2">
            <w:rPr>
              <w:noProof/>
              <w:lang w:val="en-US"/>
            </w:rPr>
            <w:t>[7, 8]</w:t>
          </w:r>
          <w:r w:rsidR="00237296">
            <w:rPr>
              <w:lang w:val="en-SG"/>
            </w:rPr>
            <w:fldChar w:fldCharType="end"/>
          </w:r>
        </w:sdtContent>
      </w:sdt>
      <w:r>
        <w:rPr>
          <w:lang w:val="en-SG"/>
        </w:rPr>
        <w:t xml:space="preserve">, </w:t>
      </w:r>
      <w:r w:rsidRPr="009B3323">
        <w:rPr>
          <w:lang w:val="en-SG"/>
        </w:rPr>
        <w:t>(</w:t>
      </w:r>
      <w:r>
        <w:rPr>
          <w:lang w:val="en-SG"/>
        </w:rPr>
        <w:t>b</w:t>
      </w:r>
      <w:r w:rsidRPr="009B3323">
        <w:rPr>
          <w:lang w:val="en-SG"/>
        </w:rPr>
        <w:t xml:space="preserve">) Autoregressive Integrated Moving Average (ARIMA) </w:t>
      </w:r>
      <w:sdt>
        <w:sdtPr>
          <w:rPr>
            <w:lang w:val="en-SG"/>
          </w:rPr>
          <w:id w:val="1102457618"/>
          <w:citation/>
        </w:sdtPr>
        <w:sdtEndPr/>
        <w:sdtContent>
          <w:r w:rsidR="00237296">
            <w:rPr>
              <w:lang w:val="en-SG"/>
            </w:rPr>
            <w:fldChar w:fldCharType="begin"/>
          </w:r>
          <w:r w:rsidR="00237296">
            <w:rPr>
              <w:lang w:val="en-US"/>
            </w:rPr>
            <w:instrText xml:space="preserve"> CITATION Scu00 \l 1033 </w:instrText>
          </w:r>
          <w:r w:rsidR="00237296">
            <w:rPr>
              <w:lang w:val="en-SG"/>
            </w:rPr>
            <w:fldChar w:fldCharType="separate"/>
          </w:r>
          <w:r w:rsidR="004871D2" w:rsidRPr="004871D2">
            <w:rPr>
              <w:noProof/>
              <w:lang w:val="en-US"/>
            </w:rPr>
            <w:t>[9]</w:t>
          </w:r>
          <w:r w:rsidR="00237296">
            <w:rPr>
              <w:lang w:val="en-SG"/>
            </w:rPr>
            <w:fldChar w:fldCharType="end"/>
          </w:r>
        </w:sdtContent>
      </w:sdt>
      <w:r>
        <w:rPr>
          <w:lang w:val="en-SG"/>
        </w:rPr>
        <w:t xml:space="preserve">, </w:t>
      </w:r>
      <w:r w:rsidRPr="009B3323">
        <w:rPr>
          <w:lang w:val="en-SG"/>
        </w:rPr>
        <w:t>(</w:t>
      </w:r>
      <w:r w:rsidR="00C46749">
        <w:rPr>
          <w:lang w:val="en-SG"/>
        </w:rPr>
        <w:t>c</w:t>
      </w:r>
      <w:r w:rsidRPr="009B3323">
        <w:rPr>
          <w:lang w:val="en-SG"/>
        </w:rPr>
        <w:t xml:space="preserve">) seasonal models </w:t>
      </w:r>
      <w:sdt>
        <w:sdtPr>
          <w:rPr>
            <w:lang w:val="en-SG"/>
          </w:rPr>
          <w:id w:val="-22104063"/>
          <w:citation/>
        </w:sdtPr>
        <w:sdtEndPr/>
        <w:sdtContent>
          <w:r w:rsidR="00237296">
            <w:rPr>
              <w:lang w:val="en-SG"/>
            </w:rPr>
            <w:fldChar w:fldCharType="begin"/>
          </w:r>
          <w:r w:rsidR="00237296">
            <w:rPr>
              <w:lang w:val="en-US"/>
            </w:rPr>
            <w:instrText xml:space="preserve"> CITATION Huy86 \l 1033 </w:instrText>
          </w:r>
          <w:r w:rsidR="00237296">
            <w:rPr>
              <w:lang w:val="en-SG"/>
            </w:rPr>
            <w:fldChar w:fldCharType="separate"/>
          </w:r>
          <w:r w:rsidR="004871D2" w:rsidRPr="004871D2">
            <w:rPr>
              <w:noProof/>
              <w:lang w:val="en-US"/>
            </w:rPr>
            <w:t>[10]</w:t>
          </w:r>
          <w:r w:rsidR="00237296">
            <w:rPr>
              <w:lang w:val="en-SG"/>
            </w:rPr>
            <w:fldChar w:fldCharType="end"/>
          </w:r>
        </w:sdtContent>
      </w:sdt>
      <w:r>
        <w:rPr>
          <w:lang w:val="en-SG"/>
        </w:rPr>
        <w:t xml:space="preserve">, </w:t>
      </w:r>
      <w:r w:rsidRPr="009B3323">
        <w:rPr>
          <w:lang w:val="en-SG"/>
        </w:rPr>
        <w:t>(</w:t>
      </w:r>
      <w:r w:rsidR="00C46749">
        <w:rPr>
          <w:lang w:val="en-SG"/>
        </w:rPr>
        <w:t>d</w:t>
      </w:r>
      <w:r w:rsidRPr="009B3323">
        <w:rPr>
          <w:lang w:val="en-SG"/>
        </w:rPr>
        <w:t xml:space="preserve">) state space and structural models and the Kalman filter </w:t>
      </w:r>
      <w:sdt>
        <w:sdtPr>
          <w:rPr>
            <w:lang w:val="en-SG"/>
          </w:rPr>
          <w:id w:val="1892384319"/>
          <w:citation/>
        </w:sdtPr>
        <w:sdtEndPr/>
        <w:sdtContent>
          <w:r w:rsidR="00443CB3">
            <w:rPr>
              <w:lang w:val="en-SG"/>
            </w:rPr>
            <w:fldChar w:fldCharType="begin"/>
          </w:r>
          <w:r w:rsidR="00443CB3">
            <w:rPr>
              <w:lang w:val="en-US"/>
            </w:rPr>
            <w:instrText xml:space="preserve"> CITATION Bab99 \l 1033 </w:instrText>
          </w:r>
          <w:r w:rsidR="00443CB3">
            <w:rPr>
              <w:lang w:val="en-SG"/>
            </w:rPr>
            <w:fldChar w:fldCharType="separate"/>
          </w:r>
          <w:r w:rsidR="004871D2" w:rsidRPr="004871D2">
            <w:rPr>
              <w:noProof/>
              <w:lang w:val="en-US"/>
            </w:rPr>
            <w:t>[11]</w:t>
          </w:r>
          <w:r w:rsidR="00443CB3">
            <w:rPr>
              <w:lang w:val="en-SG"/>
            </w:rPr>
            <w:fldChar w:fldCharType="end"/>
          </w:r>
        </w:sdtContent>
      </w:sdt>
      <w:r>
        <w:rPr>
          <w:lang w:val="en-SG"/>
        </w:rPr>
        <w:t xml:space="preserve">, </w:t>
      </w:r>
      <w:r w:rsidRPr="009B3323">
        <w:rPr>
          <w:lang w:val="en-SG"/>
        </w:rPr>
        <w:t>(</w:t>
      </w:r>
      <w:r w:rsidR="00C46749">
        <w:rPr>
          <w:lang w:val="en-SG"/>
        </w:rPr>
        <w:t>e</w:t>
      </w:r>
      <w:r w:rsidRPr="009B3323">
        <w:rPr>
          <w:lang w:val="en-SG"/>
        </w:rPr>
        <w:t xml:space="preserve">) nonlinear models </w:t>
      </w:r>
      <w:sdt>
        <w:sdtPr>
          <w:rPr>
            <w:lang w:val="en-SG"/>
          </w:rPr>
          <w:id w:val="-1926021030"/>
          <w:citation/>
        </w:sdtPr>
        <w:sdtEndPr/>
        <w:sdtContent>
          <w:r w:rsidR="00443CB3">
            <w:rPr>
              <w:lang w:val="en-SG"/>
            </w:rPr>
            <w:fldChar w:fldCharType="begin"/>
          </w:r>
          <w:ins w:id="323" w:author="Munish K" w:date="2024-03-29T22:20:00Z">
            <w:r w:rsidR="004871D2">
              <w:rPr>
                <w:lang w:val="en-US"/>
              </w:rPr>
              <w:instrText xml:space="preserve">CITATION Cle04 \l 1033 </w:instrText>
            </w:r>
          </w:ins>
          <w:del w:id="324" w:author="Munish K" w:date="2024-03-29T22:20:00Z">
            <w:r w:rsidR="00443CB3" w:rsidDel="004871D2">
              <w:rPr>
                <w:lang w:val="en-US"/>
              </w:rPr>
              <w:delInstrText xml:space="preserve"> CITATION Cle04 \l 1033 </w:delInstrText>
            </w:r>
          </w:del>
          <w:r w:rsidR="00443CB3">
            <w:rPr>
              <w:lang w:val="en-SG"/>
            </w:rPr>
            <w:fldChar w:fldCharType="separate"/>
          </w:r>
          <w:ins w:id="325" w:author="Munish K" w:date="2024-03-29T22:20:00Z">
            <w:r w:rsidR="004871D2" w:rsidRPr="004871D2">
              <w:rPr>
                <w:noProof/>
                <w:lang w:val="en-US"/>
                <w:rPrChange w:id="326" w:author="Munish K" w:date="2024-03-29T22:20:00Z">
                  <w:rPr>
                    <w:rFonts w:eastAsia="Times New Roman"/>
                  </w:rPr>
                </w:rPrChange>
              </w:rPr>
              <w:t>[12]</w:t>
            </w:r>
          </w:ins>
          <w:del w:id="327" w:author="Munish K" w:date="2024-03-29T22:20:00Z">
            <w:r w:rsidR="004871D2" w:rsidRPr="004871D2" w:rsidDel="004871D2">
              <w:rPr>
                <w:noProof/>
                <w:lang w:val="en-US"/>
              </w:rPr>
              <w:delText>[12]</w:delText>
            </w:r>
          </w:del>
          <w:r w:rsidR="00443CB3">
            <w:rPr>
              <w:lang w:val="en-SG"/>
            </w:rPr>
            <w:fldChar w:fldCharType="end"/>
          </w:r>
        </w:sdtContent>
      </w:sdt>
      <w:r>
        <w:rPr>
          <w:lang w:val="en-SG"/>
        </w:rPr>
        <w:t xml:space="preserve">, </w:t>
      </w:r>
      <w:r w:rsidRPr="009B3323">
        <w:rPr>
          <w:lang w:val="en-SG"/>
        </w:rPr>
        <w:t>(</w:t>
      </w:r>
      <w:r w:rsidR="00C46749">
        <w:rPr>
          <w:lang w:val="en-SG"/>
        </w:rPr>
        <w:t>f</w:t>
      </w:r>
      <w:r w:rsidRPr="009B3323">
        <w:rPr>
          <w:lang w:val="en-SG"/>
        </w:rPr>
        <w:t xml:space="preserve">) long-range dependence models, including the family of Autoregressive Fractionally Integrated Moving Average (ARFIMA) models </w:t>
      </w:r>
      <w:sdt>
        <w:sdtPr>
          <w:rPr>
            <w:lang w:val="en-SG"/>
          </w:rPr>
          <w:id w:val="581963916"/>
          <w:citation/>
        </w:sdtPr>
        <w:sdtEndPr/>
        <w:sdtContent>
          <w:r w:rsidR="00443CB3">
            <w:rPr>
              <w:lang w:val="en-SG"/>
            </w:rPr>
            <w:fldChar w:fldCharType="begin"/>
          </w:r>
          <w:r w:rsidR="00443CB3">
            <w:rPr>
              <w:lang w:val="en-US"/>
            </w:rPr>
            <w:instrText xml:space="preserve"> CITATION Ray93 \l 1033 </w:instrText>
          </w:r>
          <w:r w:rsidR="00443CB3">
            <w:rPr>
              <w:lang w:val="en-SG"/>
            </w:rPr>
            <w:fldChar w:fldCharType="separate"/>
          </w:r>
          <w:r w:rsidR="004871D2" w:rsidRPr="004871D2">
            <w:rPr>
              <w:noProof/>
              <w:lang w:val="en-US"/>
            </w:rPr>
            <w:t>[13]</w:t>
          </w:r>
          <w:r w:rsidR="00443CB3">
            <w:rPr>
              <w:lang w:val="en-SG"/>
            </w:rPr>
            <w:fldChar w:fldCharType="end"/>
          </w:r>
        </w:sdtContent>
      </w:sdt>
      <w:r>
        <w:rPr>
          <w:lang w:val="en-SG"/>
        </w:rPr>
        <w:t xml:space="preserve">, </w:t>
      </w:r>
      <w:r w:rsidRPr="009B3323">
        <w:rPr>
          <w:lang w:val="en-SG"/>
        </w:rPr>
        <w:t>(</w:t>
      </w:r>
      <w:r w:rsidR="00C46749">
        <w:rPr>
          <w:lang w:val="en-SG"/>
        </w:rPr>
        <w:t>g</w:t>
      </w:r>
      <w:r w:rsidRPr="009B3323">
        <w:rPr>
          <w:lang w:val="en-SG"/>
        </w:rPr>
        <w:t>) Autoregressive Conditional Heteroskedasticity/Generalized Autoregressive Conditional Heteroskedasticity (ARCH/GARCH) models</w:t>
      </w:r>
      <w:r w:rsidR="00CA767C">
        <w:rPr>
          <w:lang w:val="en-SG"/>
        </w:rPr>
        <w:t xml:space="preserve"> </w:t>
      </w:r>
      <w:sdt>
        <w:sdtPr>
          <w:rPr>
            <w:lang w:val="en-SG"/>
          </w:rPr>
          <w:id w:val="-2067635443"/>
          <w:citation/>
        </w:sdtPr>
        <w:sdtEndPr/>
        <w:sdtContent>
          <w:r w:rsidR="00CA767C">
            <w:rPr>
              <w:lang w:val="en-SG"/>
            </w:rPr>
            <w:fldChar w:fldCharType="begin"/>
          </w:r>
          <w:r w:rsidR="00CA767C">
            <w:rPr>
              <w:lang w:val="en-US"/>
            </w:rPr>
            <w:instrText xml:space="preserve"> CITATION Tay87 \l 1033 </w:instrText>
          </w:r>
          <w:r w:rsidR="00CA767C">
            <w:rPr>
              <w:lang w:val="en-SG"/>
            </w:rPr>
            <w:fldChar w:fldCharType="separate"/>
          </w:r>
          <w:r w:rsidR="004871D2" w:rsidRPr="004871D2">
            <w:rPr>
              <w:noProof/>
              <w:lang w:val="en-US"/>
            </w:rPr>
            <w:t>[14]</w:t>
          </w:r>
          <w:r w:rsidR="00CA767C">
            <w:rPr>
              <w:lang w:val="en-SG"/>
            </w:rPr>
            <w:fldChar w:fldCharType="end"/>
          </w:r>
        </w:sdtContent>
      </w:sdt>
      <w:r w:rsidRPr="009B3323">
        <w:rPr>
          <w:lang w:val="en-SG"/>
        </w:rPr>
        <w:t>, and</w:t>
      </w:r>
      <w:r>
        <w:rPr>
          <w:lang w:val="en-SG"/>
        </w:rPr>
        <w:t xml:space="preserve"> </w:t>
      </w:r>
      <w:r w:rsidRPr="009B3323">
        <w:rPr>
          <w:lang w:val="en-SG"/>
        </w:rPr>
        <w:t>(</w:t>
      </w:r>
      <w:r w:rsidR="00C46749">
        <w:rPr>
          <w:lang w:val="en-SG"/>
        </w:rPr>
        <w:t>h</w:t>
      </w:r>
      <w:r w:rsidRPr="009B3323">
        <w:rPr>
          <w:lang w:val="en-SG"/>
        </w:rPr>
        <w:t>) count data forecasting</w:t>
      </w:r>
      <w:r w:rsidR="00EC489F">
        <w:rPr>
          <w:lang w:val="en-SG"/>
        </w:rPr>
        <w:t xml:space="preserve"> </w:t>
      </w:r>
      <w:sdt>
        <w:sdtPr>
          <w:rPr>
            <w:lang w:val="en-SG"/>
          </w:rPr>
          <w:id w:val="-393969426"/>
          <w:citation/>
        </w:sdtPr>
        <w:sdtEndPr/>
        <w:sdtContent>
          <w:r w:rsidR="00EC489F">
            <w:rPr>
              <w:lang w:val="en-SG"/>
            </w:rPr>
            <w:fldChar w:fldCharType="begin"/>
          </w:r>
          <w:r w:rsidR="00EC489F">
            <w:rPr>
              <w:lang w:val="en-US"/>
            </w:rPr>
            <w:instrText xml:space="preserve"> CITATION Wil94 \l 1033 </w:instrText>
          </w:r>
          <w:r w:rsidR="00EC489F">
            <w:rPr>
              <w:lang w:val="en-SG"/>
            </w:rPr>
            <w:fldChar w:fldCharType="separate"/>
          </w:r>
          <w:r w:rsidR="004871D2" w:rsidRPr="004871D2">
            <w:rPr>
              <w:noProof/>
              <w:lang w:val="en-US"/>
            </w:rPr>
            <w:t>[15]</w:t>
          </w:r>
          <w:r w:rsidR="00EC489F">
            <w:rPr>
              <w:lang w:val="en-SG"/>
            </w:rPr>
            <w:fldChar w:fldCharType="end"/>
          </w:r>
        </w:sdtContent>
      </w:sdt>
      <w:r w:rsidR="00EC489F">
        <w:rPr>
          <w:lang w:val="en-SG"/>
        </w:rPr>
        <w:t>.</w:t>
      </w:r>
    </w:p>
    <w:p w14:paraId="7152A5E2" w14:textId="6C44B737" w:rsidR="00EC489F" w:rsidRDefault="00EC489F" w:rsidP="009C7DD6">
      <w:pPr>
        <w:pStyle w:val="BodyText"/>
        <w:rPr>
          <w:lang w:val="en-SG"/>
        </w:rPr>
      </w:pPr>
    </w:p>
    <w:p w14:paraId="3381C633" w14:textId="05A969B0" w:rsidR="00D817D7" w:rsidRDefault="00F752D8" w:rsidP="009C7DD6">
      <w:pPr>
        <w:pStyle w:val="BodyText"/>
        <w:ind w:firstLine="284"/>
        <w:rPr>
          <w:lang w:val="en-SG"/>
        </w:rPr>
      </w:pPr>
      <w:r>
        <w:rPr>
          <w:lang w:val="en-SG"/>
        </w:rPr>
        <w:t>Within</w:t>
      </w:r>
      <w:r w:rsidR="00D817D7">
        <w:rPr>
          <w:lang w:val="en-SG"/>
        </w:rPr>
        <w:t xml:space="preserve"> reservoir engineering, </w:t>
      </w:r>
      <w:del w:id="328" w:author="Munish K" w:date="2024-03-29T09:16:00Z">
        <w:r w:rsidR="00D817D7" w:rsidDel="001A3D89">
          <w:rPr>
            <w:lang w:val="en-SG"/>
          </w:rPr>
          <w:delText>t</w:delText>
        </w:r>
        <w:r w:rsidR="00EC489F" w:rsidDel="001A3D89">
          <w:rPr>
            <w:lang w:val="en-SG"/>
          </w:rPr>
          <w:delText>he prediction of</w:delText>
        </w:r>
      </w:del>
      <w:ins w:id="329" w:author="Munish K" w:date="2024-03-29T09:16:00Z">
        <w:r w:rsidR="001A3D89">
          <w:rPr>
            <w:lang w:val="en-SG"/>
          </w:rPr>
          <w:t>the extrapolation of</w:t>
        </w:r>
      </w:ins>
      <w:r w:rsidR="00EC489F">
        <w:rPr>
          <w:lang w:val="en-SG"/>
        </w:rPr>
        <w:t xml:space="preserve"> hydrocarbon </w:t>
      </w:r>
      <w:r w:rsidR="00875C13">
        <w:rPr>
          <w:lang w:val="en-SG"/>
        </w:rPr>
        <w:t>and water</w:t>
      </w:r>
      <w:r w:rsidR="00EC489F">
        <w:rPr>
          <w:lang w:val="en-SG"/>
        </w:rPr>
        <w:t xml:space="preserve"> </w:t>
      </w:r>
      <w:ins w:id="330" w:author="Munish K" w:date="2024-03-29T21:48:00Z">
        <w:r w:rsidR="00C045FC">
          <w:rPr>
            <w:lang w:val="en-SG"/>
          </w:rPr>
          <w:t xml:space="preserve">recovery </w:t>
        </w:r>
      </w:ins>
      <w:r w:rsidR="00EC489F">
        <w:rPr>
          <w:lang w:val="en-SG"/>
        </w:rPr>
        <w:t xml:space="preserve">rates from geological formations </w:t>
      </w:r>
      <w:ins w:id="331" w:author="Munish K" w:date="2024-03-29T09:17:00Z">
        <w:r w:rsidR="001A3D89">
          <w:rPr>
            <w:lang w:val="en-SG"/>
          </w:rPr>
          <w:t xml:space="preserve">into the future </w:t>
        </w:r>
      </w:ins>
      <w:r w:rsidR="00385DBE">
        <w:rPr>
          <w:lang w:val="en-SG"/>
        </w:rPr>
        <w:t xml:space="preserve">can be </w:t>
      </w:r>
      <w:del w:id="332" w:author="Munish K" w:date="2024-03-29T09:02:00Z">
        <w:r w:rsidR="00385DBE" w:rsidDel="00574A04">
          <w:rPr>
            <w:lang w:val="en-SG"/>
          </w:rPr>
          <w:delText xml:space="preserve">attributed </w:delText>
        </w:r>
      </w:del>
      <w:ins w:id="333" w:author="Munish K" w:date="2024-03-29T09:03:00Z">
        <w:r w:rsidR="00574A04">
          <w:rPr>
            <w:lang w:val="en-SG"/>
          </w:rPr>
          <w:t>viewed</w:t>
        </w:r>
      </w:ins>
      <w:ins w:id="334" w:author="Munish K" w:date="2024-03-29T09:02:00Z">
        <w:r w:rsidR="00574A04">
          <w:rPr>
            <w:lang w:val="en-SG"/>
          </w:rPr>
          <w:t xml:space="preserve"> </w:t>
        </w:r>
      </w:ins>
      <w:r w:rsidR="00385DBE">
        <w:rPr>
          <w:lang w:val="en-SG"/>
        </w:rPr>
        <w:t>as a</w:t>
      </w:r>
      <w:r w:rsidR="00EC489F">
        <w:rPr>
          <w:lang w:val="en-SG"/>
        </w:rPr>
        <w:t xml:space="preserve"> </w:t>
      </w:r>
      <w:ins w:id="335" w:author="Munish K" w:date="2024-03-29T09:17:00Z">
        <w:r w:rsidR="001A3D89">
          <w:rPr>
            <w:lang w:val="en-SG"/>
          </w:rPr>
          <w:t xml:space="preserve">type of </w:t>
        </w:r>
      </w:ins>
      <w:r w:rsidR="00EC489F">
        <w:rPr>
          <w:lang w:val="en-SG"/>
        </w:rPr>
        <w:t>time-series</w:t>
      </w:r>
      <w:r w:rsidR="00421EE8">
        <w:rPr>
          <w:lang w:val="en-SG"/>
        </w:rPr>
        <w:t xml:space="preserve"> forecasting</w:t>
      </w:r>
      <w:del w:id="336" w:author="Munish K" w:date="2024-03-29T09:17:00Z">
        <w:r w:rsidR="00EC489F" w:rsidDel="001A3D89">
          <w:rPr>
            <w:lang w:val="en-SG"/>
          </w:rPr>
          <w:delText xml:space="preserve"> problem</w:delText>
        </w:r>
      </w:del>
      <w:r w:rsidR="009E4678">
        <w:rPr>
          <w:lang w:val="en-SG"/>
        </w:rPr>
        <w:t>.</w:t>
      </w:r>
      <w:r w:rsidR="0008254C">
        <w:rPr>
          <w:lang w:val="en-SG"/>
        </w:rPr>
        <w:t xml:space="preserve"> </w:t>
      </w:r>
      <w:r w:rsidR="00AB5AB6">
        <w:rPr>
          <w:lang w:val="en-SG"/>
        </w:rPr>
        <w:t>E</w:t>
      </w:r>
      <w:r w:rsidR="00D817D7">
        <w:rPr>
          <w:lang w:val="en-SG"/>
        </w:rPr>
        <w:t>mpirical</w:t>
      </w:r>
      <w:r w:rsidR="00421EE8">
        <w:rPr>
          <w:lang w:val="en-SG"/>
        </w:rPr>
        <w:t xml:space="preserve"> solutions developed by </w:t>
      </w:r>
      <w:proofErr w:type="spellStart"/>
      <w:r w:rsidR="00421EE8">
        <w:rPr>
          <w:lang w:val="en-SG"/>
        </w:rPr>
        <w:t>Arps</w:t>
      </w:r>
      <w:proofErr w:type="spellEnd"/>
      <w:r w:rsidR="00421EE8">
        <w:rPr>
          <w:lang w:val="en-SG"/>
        </w:rPr>
        <w:t xml:space="preserve"> </w:t>
      </w:r>
      <w:sdt>
        <w:sdtPr>
          <w:rPr>
            <w:lang w:val="en-SG"/>
          </w:rPr>
          <w:id w:val="-1709260923"/>
          <w:citation/>
        </w:sdtPr>
        <w:sdtEndPr/>
        <w:sdtContent>
          <w:r w:rsidR="00421EE8">
            <w:rPr>
              <w:lang w:val="en-SG"/>
            </w:rPr>
            <w:fldChar w:fldCharType="begin"/>
          </w:r>
          <w:ins w:id="337" w:author="Munish K" w:date="2024-03-29T09:31:00Z">
            <w:r w:rsidR="006318F7">
              <w:rPr>
                <w:lang w:val="en-US"/>
              </w:rPr>
              <w:instrText xml:space="preserve">CITATION Arp45 \l 1033 </w:instrText>
            </w:r>
          </w:ins>
          <w:del w:id="338" w:author="Munish K" w:date="2024-03-29T09:31:00Z">
            <w:r w:rsidR="00421EE8" w:rsidDel="006318F7">
              <w:rPr>
                <w:lang w:val="en-US"/>
              </w:rPr>
              <w:delInstrText xml:space="preserve"> CITATION Arp45 \l 1033 </w:delInstrText>
            </w:r>
          </w:del>
          <w:r w:rsidR="00421EE8">
            <w:rPr>
              <w:lang w:val="en-SG"/>
            </w:rPr>
            <w:fldChar w:fldCharType="separate"/>
          </w:r>
          <w:r w:rsidR="004871D2" w:rsidRPr="004871D2">
            <w:rPr>
              <w:noProof/>
              <w:lang w:val="en-US"/>
            </w:rPr>
            <w:t>[16]</w:t>
          </w:r>
          <w:r w:rsidR="00421EE8">
            <w:rPr>
              <w:lang w:val="en-SG"/>
            </w:rPr>
            <w:fldChar w:fldCharType="end"/>
          </w:r>
        </w:sdtContent>
      </w:sdt>
      <w:r w:rsidR="00D817D7">
        <w:rPr>
          <w:lang w:val="en-SG"/>
        </w:rPr>
        <w:t>,</w:t>
      </w:r>
      <w:r w:rsidR="00421EE8">
        <w:rPr>
          <w:lang w:val="en-SG"/>
        </w:rPr>
        <w:t xml:space="preserve"> </w:t>
      </w:r>
      <w:r w:rsidR="00D817D7">
        <w:rPr>
          <w:lang w:val="en-SG"/>
        </w:rPr>
        <w:t>referred</w:t>
      </w:r>
      <w:r w:rsidR="00421EE8">
        <w:rPr>
          <w:lang w:val="en-SG"/>
        </w:rPr>
        <w:t xml:space="preserve"> to as decline curve analysis (DCA)</w:t>
      </w:r>
      <w:r w:rsidR="00D817D7">
        <w:rPr>
          <w:lang w:val="en-SG"/>
        </w:rPr>
        <w:t xml:space="preserve"> technique</w:t>
      </w:r>
      <w:r w:rsidR="00AB5AB6">
        <w:rPr>
          <w:lang w:val="en-SG"/>
        </w:rPr>
        <w:t xml:space="preserve"> </w:t>
      </w:r>
      <w:r w:rsidR="0008254C">
        <w:rPr>
          <w:lang w:val="en-SG"/>
        </w:rPr>
        <w:t>is one of the earliest methods to address this problem</w:t>
      </w:r>
      <w:r w:rsidR="00421EE8">
        <w:rPr>
          <w:lang w:val="en-SG"/>
        </w:rPr>
        <w:t xml:space="preserve">. The method </w:t>
      </w:r>
      <w:r w:rsidR="00D817D7">
        <w:rPr>
          <w:lang w:val="en-SG"/>
        </w:rPr>
        <w:t xml:space="preserve">is based on a curve-fit principle, where one would attempt to fit either exponential, hyperbolic or harmonic curve to </w:t>
      </w:r>
      <w:r w:rsidR="00D817D7" w:rsidRPr="00D817D7">
        <w:rPr>
          <w:lang w:val="en-SG"/>
        </w:rPr>
        <w:t xml:space="preserve">historical flow production rate </w:t>
      </w:r>
      <w:r w:rsidR="00D817D7">
        <w:rPr>
          <w:lang w:val="en-SG"/>
        </w:rPr>
        <w:t xml:space="preserve">as a function of </w:t>
      </w:r>
      <w:r w:rsidR="00D817D7" w:rsidRPr="00D817D7">
        <w:rPr>
          <w:lang w:val="en-SG"/>
        </w:rPr>
        <w:t xml:space="preserve">time. </w:t>
      </w:r>
      <w:r w:rsidR="00121EE2">
        <w:rPr>
          <w:lang w:val="en-SG"/>
        </w:rPr>
        <w:fldChar w:fldCharType="begin"/>
      </w:r>
      <w:r w:rsidR="00121EE2">
        <w:rPr>
          <w:lang w:val="en-SG"/>
        </w:rPr>
        <w:instrText xml:space="preserve"> REF _Ref133333410 \h </w:instrText>
      </w:r>
      <w:r w:rsidR="009C7DD6">
        <w:rPr>
          <w:lang w:val="en-SG"/>
        </w:rPr>
        <w:instrText xml:space="preserve"> \* MERGEFORMAT </w:instrText>
      </w:r>
      <w:r w:rsidR="00121EE2">
        <w:rPr>
          <w:lang w:val="en-SG"/>
        </w:rPr>
      </w:r>
      <w:r w:rsidR="00121EE2">
        <w:rPr>
          <w:lang w:val="en-SG"/>
        </w:rPr>
        <w:fldChar w:fldCharType="separate"/>
      </w:r>
      <w:ins w:id="339" w:author="Munish K" w:date="2024-03-29T11:28:00Z">
        <w:r w:rsidR="00742033">
          <w:t xml:space="preserve">Equation </w:t>
        </w:r>
        <w:r w:rsidR="00742033">
          <w:rPr>
            <w:noProof/>
          </w:rPr>
          <w:t>1</w:t>
        </w:r>
      </w:ins>
      <w:del w:id="340" w:author="Munish K" w:date="2024-03-29T09:15:00Z">
        <w:r w:rsidR="0028162E" w:rsidDel="00E8081E">
          <w:delText xml:space="preserve">Equation </w:delText>
        </w:r>
        <w:r w:rsidR="0028162E" w:rsidDel="00E8081E">
          <w:rPr>
            <w:noProof/>
          </w:rPr>
          <w:delText>2</w:delText>
        </w:r>
      </w:del>
      <w:r w:rsidR="00121EE2">
        <w:rPr>
          <w:lang w:val="en-SG"/>
        </w:rPr>
        <w:fldChar w:fldCharType="end"/>
      </w:r>
      <w:r w:rsidR="00121EE2">
        <w:rPr>
          <w:lang w:val="en-SG"/>
        </w:rPr>
        <w:t xml:space="preserve"> shows the general form of the equation</w:t>
      </w:r>
      <w:ins w:id="341" w:author="Munish K" w:date="2024-03-29T09:17:00Z">
        <w:r w:rsidR="001A3D89">
          <w:rPr>
            <w:lang w:val="en-SG"/>
          </w:rPr>
          <w:t xml:space="preserve">, while </w:t>
        </w:r>
      </w:ins>
      <w:ins w:id="342" w:author="Munish K" w:date="2024-03-29T09:18:00Z">
        <w:r w:rsidR="001A3D89">
          <w:rPr>
            <w:lang w:val="en-SG"/>
          </w:rPr>
          <w:fldChar w:fldCharType="begin"/>
        </w:r>
        <w:r w:rsidR="001A3D89">
          <w:rPr>
            <w:lang w:val="en-SG"/>
          </w:rPr>
          <w:instrText xml:space="preserve"> REF _Ref162596330 \h </w:instrText>
        </w:r>
      </w:ins>
      <w:r w:rsidR="001A3D89">
        <w:rPr>
          <w:lang w:val="en-SG"/>
        </w:rPr>
      </w:r>
      <w:r w:rsidR="001A3D89">
        <w:rPr>
          <w:lang w:val="en-SG"/>
        </w:rPr>
        <w:fldChar w:fldCharType="separate"/>
      </w:r>
      <w:ins w:id="343" w:author="Munish K" w:date="2024-03-29T11:28:00Z">
        <w:r w:rsidR="00742033">
          <w:t xml:space="preserve">Equation </w:t>
        </w:r>
        <w:r w:rsidR="00742033">
          <w:rPr>
            <w:noProof/>
          </w:rPr>
          <w:t>2</w:t>
        </w:r>
      </w:ins>
      <w:ins w:id="344" w:author="Munish K" w:date="2024-03-29T09:18:00Z">
        <w:r w:rsidR="001A3D89">
          <w:rPr>
            <w:lang w:val="en-SG"/>
          </w:rPr>
          <w:fldChar w:fldCharType="end"/>
        </w:r>
        <w:r w:rsidR="001A3D89">
          <w:rPr>
            <w:lang w:val="en-SG"/>
          </w:rPr>
          <w:t xml:space="preserve"> and </w:t>
        </w:r>
        <w:r w:rsidR="001A3D89">
          <w:rPr>
            <w:lang w:val="en-SG"/>
          </w:rPr>
          <w:fldChar w:fldCharType="begin"/>
        </w:r>
        <w:r w:rsidR="001A3D89">
          <w:rPr>
            <w:lang w:val="en-SG"/>
          </w:rPr>
          <w:instrText xml:space="preserve"> REF _Ref162596336 \h </w:instrText>
        </w:r>
      </w:ins>
      <w:r w:rsidR="001A3D89">
        <w:rPr>
          <w:lang w:val="en-SG"/>
        </w:rPr>
      </w:r>
      <w:r w:rsidR="001A3D89">
        <w:rPr>
          <w:lang w:val="en-SG"/>
        </w:rPr>
        <w:fldChar w:fldCharType="separate"/>
      </w:r>
      <w:ins w:id="345" w:author="Munish K" w:date="2024-03-29T11:28:00Z">
        <w:r w:rsidR="00742033">
          <w:t xml:space="preserve">Equation </w:t>
        </w:r>
        <w:r w:rsidR="00742033">
          <w:rPr>
            <w:noProof/>
          </w:rPr>
          <w:t>3</w:t>
        </w:r>
      </w:ins>
      <w:ins w:id="346" w:author="Munish K" w:date="2024-03-29T09:18:00Z">
        <w:r w:rsidR="001A3D89">
          <w:rPr>
            <w:lang w:val="en-SG"/>
          </w:rPr>
          <w:fldChar w:fldCharType="end"/>
        </w:r>
      </w:ins>
      <w:ins w:id="347" w:author="Munish K" w:date="2024-03-29T09:19:00Z">
        <w:r w:rsidR="001A3D89">
          <w:rPr>
            <w:lang w:val="en-SG"/>
          </w:rPr>
          <w:t xml:space="preserve"> are more specialised forms of the </w:t>
        </w:r>
        <w:commentRangeStart w:id="348"/>
        <w:r w:rsidR="001A3D89">
          <w:rPr>
            <w:lang w:val="en-SG"/>
          </w:rPr>
          <w:t>equation</w:t>
        </w:r>
      </w:ins>
      <w:commentRangeEnd w:id="348"/>
      <w:ins w:id="349" w:author="Munish K" w:date="2024-03-29T09:20:00Z">
        <w:r w:rsidR="001A3D89">
          <w:rPr>
            <w:rStyle w:val="CommentReference"/>
          </w:rPr>
          <w:commentReference w:id="348"/>
        </w:r>
      </w:ins>
      <w:r w:rsidR="00CC0A48">
        <w:rPr>
          <w:lang w:val="en-SG"/>
        </w:rPr>
        <w:t xml:space="preserve">: </w:t>
      </w:r>
    </w:p>
    <w:p w14:paraId="736205B3" w14:textId="5824A529" w:rsidR="00D817D7" w:rsidRDefault="00D817D7" w:rsidP="009C7DD6">
      <w:pPr>
        <w:pStyle w:val="BodyText"/>
        <w:rPr>
          <w:lang w:val="en-SG"/>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50" w:author="Munish K" w:date="2024-03-29T09:14:00Z">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569"/>
        <w:gridCol w:w="7322"/>
        <w:gridCol w:w="1569"/>
        <w:tblGridChange w:id="351">
          <w:tblGrid>
            <w:gridCol w:w="1569"/>
            <w:gridCol w:w="7322"/>
            <w:gridCol w:w="1569"/>
          </w:tblGrid>
        </w:tblGridChange>
      </w:tblGrid>
      <w:tr w:rsidR="00D817D7" w14:paraId="19CB3F70" w14:textId="77777777" w:rsidTr="00E8081E">
        <w:tc>
          <w:tcPr>
            <w:tcW w:w="750" w:type="pct"/>
            <w:tcPrChange w:id="352" w:author="Munish K" w:date="2024-03-29T09:14:00Z">
              <w:tcPr>
                <w:tcW w:w="750" w:type="pct"/>
              </w:tcPr>
            </w:tcPrChange>
          </w:tcPr>
          <w:p w14:paraId="403B1901" w14:textId="1D8AA99A" w:rsidR="00D817D7" w:rsidRDefault="00E8081E" w:rsidP="009C7DD6">
            <w:pPr>
              <w:pStyle w:val="paragraph"/>
              <w:spacing w:before="0" w:line="480" w:lineRule="auto"/>
              <w:textAlignment w:val="baseline"/>
            </w:pPr>
            <w:ins w:id="353" w:author="Munish K" w:date="2024-03-29T09:10:00Z">
              <w:r>
                <w:t>General Form</w:t>
              </w:r>
            </w:ins>
            <w:ins w:id="354" w:author="Munish K" w:date="2024-03-29T09:13:00Z">
              <w:r>
                <w:t xml:space="preserve"> (Hyperbolic Decline)</w:t>
              </w:r>
            </w:ins>
          </w:p>
        </w:tc>
        <w:tc>
          <w:tcPr>
            <w:tcW w:w="3500" w:type="pct"/>
            <w:vAlign w:val="center"/>
            <w:tcPrChange w:id="355" w:author="Munish K" w:date="2024-03-29T09:14:00Z">
              <w:tcPr>
                <w:tcW w:w="3500" w:type="pct"/>
              </w:tcPr>
            </w:tcPrChange>
          </w:tcPr>
          <w:p w14:paraId="363B1354" w14:textId="1093741E" w:rsidR="00D817D7" w:rsidRDefault="00D817D7">
            <w:pPr>
              <w:pStyle w:val="paragraph"/>
              <w:spacing w:before="0" w:line="480" w:lineRule="auto"/>
              <w:jc w:val="center"/>
              <w:textAlignment w:val="baseline"/>
            </w:pPr>
            <m:oMathPara>
              <m:oMath>
                <m:r>
                  <w:rPr>
                    <w:rFonts w:ascii="Cambria Math" w:hAnsi="Cambria Math"/>
                    <w:lang w:val="en-US" w:eastAsia="en-US"/>
                  </w:rPr>
                  <m:t xml:space="preserve">q(t) =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q</m:t>
                        </m:r>
                      </m:e>
                      <m:sub>
                        <m:r>
                          <w:rPr>
                            <w:rFonts w:ascii="Cambria Math" w:hAnsi="Cambria Math"/>
                            <w:lang w:val="en-US" w:eastAsia="en-US"/>
                          </w:rPr>
                          <m:t>i</m:t>
                        </m:r>
                      </m:sub>
                    </m:sSub>
                  </m:num>
                  <m:den>
                    <m:sSup>
                      <m:sSupPr>
                        <m:ctrlPr>
                          <w:rPr>
                            <w:rFonts w:ascii="Cambria Math" w:hAnsi="Cambria Math"/>
                            <w:i/>
                            <w:lang w:val="en-US" w:eastAsia="en-US"/>
                          </w:rPr>
                        </m:ctrlPr>
                      </m:sSupPr>
                      <m:e>
                        <m:r>
                          <w:rPr>
                            <w:rFonts w:ascii="Cambria Math" w:hAnsi="Cambria Math"/>
                            <w:lang w:val="en-US" w:eastAsia="en-US"/>
                          </w:rPr>
                          <m:t>(1+b</m:t>
                        </m:r>
                        <m:sSub>
                          <m:sSubPr>
                            <m:ctrlPr>
                              <w:rPr>
                                <w:rFonts w:ascii="Cambria Math" w:hAnsi="Cambria Math"/>
                                <w:i/>
                                <w:lang w:val="en-US" w:eastAsia="en-US"/>
                              </w:rPr>
                            </m:ctrlPr>
                          </m:sSubPr>
                          <m:e>
                            <m:r>
                              <w:rPr>
                                <w:rFonts w:ascii="Cambria Math" w:hAnsi="Cambria Math"/>
                                <w:lang w:val="en-US" w:eastAsia="en-US"/>
                              </w:rPr>
                              <m:t>D</m:t>
                            </m:r>
                          </m:e>
                          <m:sub>
                            <m:r>
                              <w:rPr>
                                <w:rFonts w:ascii="Cambria Math" w:hAnsi="Cambria Math"/>
                                <w:lang w:val="en-US" w:eastAsia="en-US"/>
                              </w:rPr>
                              <m:t>i</m:t>
                            </m:r>
                          </m:sub>
                        </m:sSub>
                        <m:r>
                          <w:rPr>
                            <w:rFonts w:ascii="Cambria Math" w:hAnsi="Cambria Math"/>
                            <w:lang w:val="en-US" w:eastAsia="en-US"/>
                          </w:rPr>
                          <m:t>t)</m:t>
                        </m:r>
                      </m:e>
                      <m:sup>
                        <m:f>
                          <m:fPr>
                            <m:type m:val="lin"/>
                            <m:ctrlPr>
                              <w:rPr>
                                <w:rFonts w:ascii="Cambria Math" w:hAnsi="Cambria Math"/>
                                <w:i/>
                                <w:lang w:val="en-US" w:eastAsia="en-US"/>
                              </w:rPr>
                            </m:ctrlPr>
                          </m:fPr>
                          <m:num>
                            <m:r>
                              <w:rPr>
                                <w:rFonts w:ascii="Cambria Math" w:hAnsi="Cambria Math"/>
                                <w:lang w:val="en-US" w:eastAsia="en-US"/>
                              </w:rPr>
                              <m:t>1</m:t>
                            </m:r>
                          </m:num>
                          <m:den>
                            <m:r>
                              <w:rPr>
                                <w:rFonts w:ascii="Cambria Math" w:hAnsi="Cambria Math"/>
                                <w:lang w:val="en-US" w:eastAsia="en-US"/>
                              </w:rPr>
                              <m:t>b</m:t>
                            </m:r>
                          </m:den>
                        </m:f>
                      </m:sup>
                    </m:sSup>
                  </m:den>
                </m:f>
              </m:oMath>
            </m:oMathPara>
          </w:p>
        </w:tc>
        <w:tc>
          <w:tcPr>
            <w:tcW w:w="750" w:type="pct"/>
            <w:vAlign w:val="center"/>
            <w:tcPrChange w:id="356" w:author="Munish K" w:date="2024-03-29T09:14:00Z">
              <w:tcPr>
                <w:tcW w:w="750" w:type="pct"/>
                <w:vAlign w:val="center"/>
              </w:tcPr>
            </w:tcPrChange>
          </w:tcPr>
          <w:p w14:paraId="136160CC" w14:textId="053AB962" w:rsidR="00D817D7" w:rsidRDefault="00D817D7">
            <w:pPr>
              <w:pStyle w:val="paragraph"/>
              <w:spacing w:before="0" w:line="480" w:lineRule="auto"/>
              <w:jc w:val="center"/>
              <w:textAlignment w:val="baseline"/>
              <w:pPrChange w:id="357" w:author="Munish K" w:date="2024-03-29T09:14:00Z">
                <w:pPr>
                  <w:pStyle w:val="paragraph"/>
                  <w:spacing w:before="0" w:line="480" w:lineRule="auto"/>
                  <w:textAlignment w:val="baseline"/>
                </w:pPr>
              </w:pPrChange>
            </w:pPr>
            <w:bookmarkStart w:id="358" w:name="_Ref133333410"/>
            <w:r>
              <w:t xml:space="preserve">Equation </w:t>
            </w:r>
            <w:r>
              <w:fldChar w:fldCharType="begin"/>
            </w:r>
            <w:r>
              <w:instrText xml:space="preserve"> SEQ Equation \* ARABIC </w:instrText>
            </w:r>
            <w:r>
              <w:fldChar w:fldCharType="separate"/>
            </w:r>
            <w:ins w:id="359" w:author="Munish K" w:date="2024-03-29T11:28:00Z">
              <w:r w:rsidR="00742033">
                <w:rPr>
                  <w:noProof/>
                </w:rPr>
                <w:t>1</w:t>
              </w:r>
            </w:ins>
            <w:del w:id="360" w:author="Munish K" w:date="2024-03-29T09:15:00Z">
              <w:r w:rsidR="0028162E" w:rsidDel="00E8081E">
                <w:rPr>
                  <w:noProof/>
                </w:rPr>
                <w:delText>2</w:delText>
              </w:r>
            </w:del>
            <w:r>
              <w:fldChar w:fldCharType="end"/>
            </w:r>
            <w:bookmarkEnd w:id="358"/>
          </w:p>
        </w:tc>
      </w:tr>
      <w:tr w:rsidR="00E8081E" w14:paraId="219A1E09" w14:textId="77777777" w:rsidTr="00E8081E">
        <w:trPr>
          <w:ins w:id="361" w:author="Munish K" w:date="2024-03-29T09:10:00Z"/>
        </w:trPr>
        <w:tc>
          <w:tcPr>
            <w:tcW w:w="750" w:type="pct"/>
            <w:tcPrChange w:id="362" w:author="Munish K" w:date="2024-03-29T09:14:00Z">
              <w:tcPr>
                <w:tcW w:w="750" w:type="pct"/>
              </w:tcPr>
            </w:tcPrChange>
          </w:tcPr>
          <w:p w14:paraId="63D5745A" w14:textId="457A1758" w:rsidR="00E8081E" w:rsidRDefault="00E8081E" w:rsidP="009C7DD6">
            <w:pPr>
              <w:pStyle w:val="paragraph"/>
              <w:spacing w:before="0" w:line="480" w:lineRule="auto"/>
              <w:textAlignment w:val="baseline"/>
              <w:rPr>
                <w:ins w:id="363" w:author="Munish K" w:date="2024-03-29T09:10:00Z"/>
              </w:rPr>
            </w:pPr>
            <w:ins w:id="364" w:author="Munish K" w:date="2024-03-29T09:10:00Z">
              <w:r w:rsidRPr="00E8081E">
                <w:t>Exponential Decline</w:t>
              </w:r>
            </w:ins>
          </w:p>
        </w:tc>
        <w:tc>
          <w:tcPr>
            <w:tcW w:w="3500" w:type="pct"/>
            <w:vAlign w:val="center"/>
            <w:tcPrChange w:id="365" w:author="Munish K" w:date="2024-03-29T09:14:00Z">
              <w:tcPr>
                <w:tcW w:w="3500" w:type="pct"/>
              </w:tcPr>
            </w:tcPrChange>
          </w:tcPr>
          <w:p w14:paraId="0EDD9849" w14:textId="5BFB7272" w:rsidR="00E8081E" w:rsidRDefault="001A3D89">
            <w:pPr>
              <w:pStyle w:val="paragraph"/>
              <w:spacing w:before="0" w:line="480" w:lineRule="auto"/>
              <w:jc w:val="center"/>
              <w:textAlignment w:val="baseline"/>
              <w:rPr>
                <w:ins w:id="366" w:author="Munish K" w:date="2024-03-29T09:10:00Z"/>
                <w:lang w:val="en-US" w:eastAsia="en-US"/>
              </w:rPr>
            </w:pPr>
            <m:oMathPara>
              <m:oMath>
                <m:r>
                  <w:ins w:id="367" w:author="Munish K" w:date="2024-03-29T09:16:00Z">
                    <w:rPr>
                      <w:rFonts w:ascii="Cambria Math" w:hAnsi="Cambria Math"/>
                      <w:lang w:val="en-US" w:eastAsia="en-US"/>
                    </w:rPr>
                    <m:t>q(t) =</m:t>
                  </w:ins>
                </m:r>
                <m:sSub>
                  <m:sSubPr>
                    <m:ctrlPr>
                      <w:ins w:id="368" w:author="Munish K" w:date="2024-03-29T09:16:00Z">
                        <w:rPr>
                          <w:rFonts w:ascii="Cambria Math" w:hAnsi="Cambria Math"/>
                          <w:i/>
                          <w:lang w:val="en-US" w:eastAsia="en-US"/>
                        </w:rPr>
                      </w:ins>
                    </m:ctrlPr>
                  </m:sSubPr>
                  <m:e>
                    <m:r>
                      <w:ins w:id="369" w:author="Munish K" w:date="2024-03-29T09:16:00Z">
                        <w:rPr>
                          <w:rFonts w:ascii="Cambria Math" w:hAnsi="Cambria Math"/>
                          <w:lang w:val="en-US" w:eastAsia="en-US"/>
                        </w:rPr>
                        <m:t>q</m:t>
                      </w:ins>
                    </m:r>
                  </m:e>
                  <m:sub>
                    <m:r>
                      <w:ins w:id="370" w:author="Munish K" w:date="2024-03-29T09:16:00Z">
                        <w:rPr>
                          <w:rFonts w:ascii="Cambria Math" w:hAnsi="Cambria Math"/>
                          <w:lang w:val="en-US" w:eastAsia="en-US"/>
                        </w:rPr>
                        <m:t>i</m:t>
                      </w:ins>
                    </m:r>
                  </m:sub>
                </m:sSub>
                <m:r>
                  <w:ins w:id="371" w:author="Munish K" w:date="2024-03-29T09:16:00Z">
                    <w:rPr>
                      <w:rFonts w:ascii="Cambria Math" w:hAnsi="Cambria Math"/>
                      <w:lang w:val="en-US" w:eastAsia="en-US"/>
                    </w:rPr>
                    <m:t xml:space="preserve"> </m:t>
                  </w:ins>
                </m:r>
                <m:sSup>
                  <m:sSupPr>
                    <m:ctrlPr>
                      <w:ins w:id="372" w:author="Munish K" w:date="2024-03-29T09:16:00Z">
                        <w:rPr>
                          <w:rFonts w:ascii="Cambria Math" w:hAnsi="Cambria Math"/>
                          <w:i/>
                          <w:lang w:val="en-US" w:eastAsia="en-US"/>
                        </w:rPr>
                      </w:ins>
                    </m:ctrlPr>
                  </m:sSupPr>
                  <m:e>
                    <m:r>
                      <w:ins w:id="373" w:author="Munish K" w:date="2024-03-29T09:16:00Z">
                        <w:rPr>
                          <w:rFonts w:ascii="Cambria Math" w:hAnsi="Cambria Math"/>
                          <w:lang w:val="en-US" w:eastAsia="en-US"/>
                        </w:rPr>
                        <m:t>e</m:t>
                      </w:ins>
                    </m:r>
                  </m:e>
                  <m:sup>
                    <m:r>
                      <w:ins w:id="374" w:author="Munish K" w:date="2024-03-29T09:16:00Z">
                        <w:rPr>
                          <w:rFonts w:ascii="Cambria Math" w:hAnsi="Cambria Math"/>
                          <w:lang w:val="en-US" w:eastAsia="en-US"/>
                        </w:rPr>
                        <m:t>-dt</m:t>
                      </w:ins>
                    </m:r>
                  </m:sup>
                </m:sSup>
              </m:oMath>
            </m:oMathPara>
          </w:p>
        </w:tc>
        <w:tc>
          <w:tcPr>
            <w:tcW w:w="750" w:type="pct"/>
            <w:vAlign w:val="center"/>
            <w:tcPrChange w:id="375" w:author="Munish K" w:date="2024-03-29T09:14:00Z">
              <w:tcPr>
                <w:tcW w:w="750" w:type="pct"/>
                <w:vAlign w:val="center"/>
              </w:tcPr>
            </w:tcPrChange>
          </w:tcPr>
          <w:p w14:paraId="6627D819" w14:textId="1D315BCD" w:rsidR="00E8081E" w:rsidRDefault="00E8081E">
            <w:pPr>
              <w:pStyle w:val="paragraph"/>
              <w:spacing w:before="0" w:line="480" w:lineRule="auto"/>
              <w:jc w:val="center"/>
              <w:textAlignment w:val="baseline"/>
              <w:rPr>
                <w:ins w:id="376" w:author="Munish K" w:date="2024-03-29T09:10:00Z"/>
              </w:rPr>
              <w:pPrChange w:id="377" w:author="Munish K" w:date="2024-03-29T09:14:00Z">
                <w:pPr>
                  <w:pStyle w:val="paragraph"/>
                  <w:spacing w:before="0" w:line="480" w:lineRule="auto"/>
                  <w:textAlignment w:val="baseline"/>
                </w:pPr>
              </w:pPrChange>
            </w:pPr>
            <w:bookmarkStart w:id="378" w:name="_Ref162596330"/>
            <w:ins w:id="379" w:author="Munish K" w:date="2024-03-29T09:13:00Z">
              <w:r>
                <w:t xml:space="preserve">Equation </w:t>
              </w:r>
              <w:r>
                <w:fldChar w:fldCharType="begin"/>
              </w:r>
              <w:r>
                <w:instrText xml:space="preserve"> SEQ Equation \* ARABIC </w:instrText>
              </w:r>
              <w:r>
                <w:fldChar w:fldCharType="separate"/>
              </w:r>
            </w:ins>
            <w:ins w:id="380" w:author="Munish K" w:date="2024-03-29T11:28:00Z">
              <w:r w:rsidR="00742033">
                <w:rPr>
                  <w:noProof/>
                </w:rPr>
                <w:t>2</w:t>
              </w:r>
            </w:ins>
            <w:ins w:id="381" w:author="Munish K" w:date="2024-03-29T09:13:00Z">
              <w:r>
                <w:fldChar w:fldCharType="end"/>
              </w:r>
            </w:ins>
            <w:bookmarkEnd w:id="378"/>
          </w:p>
        </w:tc>
      </w:tr>
      <w:tr w:rsidR="00E8081E" w14:paraId="3B66876F" w14:textId="77777777" w:rsidTr="00E8081E">
        <w:trPr>
          <w:ins w:id="382" w:author="Munish K" w:date="2024-03-29T09:10:00Z"/>
        </w:trPr>
        <w:tc>
          <w:tcPr>
            <w:tcW w:w="750" w:type="pct"/>
            <w:tcPrChange w:id="383" w:author="Munish K" w:date="2024-03-29T09:14:00Z">
              <w:tcPr>
                <w:tcW w:w="750" w:type="pct"/>
              </w:tcPr>
            </w:tcPrChange>
          </w:tcPr>
          <w:p w14:paraId="19FD9F54" w14:textId="258FBE72" w:rsidR="00E8081E" w:rsidRPr="00E8081E" w:rsidRDefault="00E8081E" w:rsidP="009C7DD6">
            <w:pPr>
              <w:pStyle w:val="paragraph"/>
              <w:spacing w:before="0" w:line="480" w:lineRule="auto"/>
              <w:textAlignment w:val="baseline"/>
              <w:rPr>
                <w:ins w:id="384" w:author="Munish K" w:date="2024-03-29T09:10:00Z"/>
              </w:rPr>
            </w:pPr>
            <w:ins w:id="385" w:author="Munish K" w:date="2024-03-29T09:13:00Z">
              <w:r>
                <w:t>Harmonic Decline</w:t>
              </w:r>
            </w:ins>
          </w:p>
        </w:tc>
        <w:tc>
          <w:tcPr>
            <w:tcW w:w="3500" w:type="pct"/>
            <w:vAlign w:val="center"/>
            <w:tcPrChange w:id="386" w:author="Munish K" w:date="2024-03-29T09:14:00Z">
              <w:tcPr>
                <w:tcW w:w="3500" w:type="pct"/>
              </w:tcPr>
            </w:tcPrChange>
          </w:tcPr>
          <w:p w14:paraId="31D6172F" w14:textId="18DCC68E" w:rsidR="00E8081E" w:rsidRDefault="00E8081E">
            <w:pPr>
              <w:pStyle w:val="paragraph"/>
              <w:spacing w:before="0" w:line="480" w:lineRule="auto"/>
              <w:jc w:val="center"/>
              <w:textAlignment w:val="baseline"/>
              <w:rPr>
                <w:ins w:id="387" w:author="Munish K" w:date="2024-03-29T09:10:00Z"/>
                <w:lang w:val="en-US" w:eastAsia="en-US"/>
              </w:rPr>
            </w:pPr>
            <m:oMathPara>
              <m:oMath>
                <m:r>
                  <w:ins w:id="388" w:author="Munish K" w:date="2024-03-29T09:15:00Z">
                    <w:rPr>
                      <w:rFonts w:ascii="Cambria Math" w:hAnsi="Cambria Math"/>
                      <w:lang w:val="en-US" w:eastAsia="en-US"/>
                    </w:rPr>
                    <m:t xml:space="preserve">q(t) = </m:t>
                  </w:ins>
                </m:r>
                <m:f>
                  <m:fPr>
                    <m:ctrlPr>
                      <w:ins w:id="389" w:author="Munish K" w:date="2024-03-29T09:15:00Z">
                        <w:rPr>
                          <w:rFonts w:ascii="Cambria Math" w:hAnsi="Cambria Math"/>
                          <w:i/>
                          <w:lang w:val="en-US" w:eastAsia="en-US"/>
                        </w:rPr>
                      </w:ins>
                    </m:ctrlPr>
                  </m:fPr>
                  <m:num>
                    <m:sSub>
                      <m:sSubPr>
                        <m:ctrlPr>
                          <w:ins w:id="390" w:author="Munish K" w:date="2024-03-29T09:15:00Z">
                            <w:rPr>
                              <w:rFonts w:ascii="Cambria Math" w:hAnsi="Cambria Math"/>
                              <w:i/>
                              <w:lang w:val="en-US" w:eastAsia="en-US"/>
                            </w:rPr>
                          </w:ins>
                        </m:ctrlPr>
                      </m:sSubPr>
                      <m:e>
                        <m:r>
                          <w:ins w:id="391" w:author="Munish K" w:date="2024-03-29T09:15:00Z">
                            <w:rPr>
                              <w:rFonts w:ascii="Cambria Math" w:hAnsi="Cambria Math"/>
                              <w:lang w:val="en-US" w:eastAsia="en-US"/>
                            </w:rPr>
                            <m:t>q</m:t>
                          </w:ins>
                        </m:r>
                      </m:e>
                      <m:sub>
                        <m:r>
                          <w:ins w:id="392" w:author="Munish K" w:date="2024-03-29T09:15:00Z">
                            <w:rPr>
                              <w:rFonts w:ascii="Cambria Math" w:hAnsi="Cambria Math"/>
                              <w:lang w:val="en-US" w:eastAsia="en-US"/>
                            </w:rPr>
                            <m:t>i</m:t>
                          </w:ins>
                        </m:r>
                      </m:sub>
                    </m:sSub>
                  </m:num>
                  <m:den>
                    <m:r>
                      <w:ins w:id="393" w:author="Munish K" w:date="2024-03-29T09:15:00Z">
                        <w:rPr>
                          <w:rFonts w:ascii="Cambria Math" w:hAnsi="Cambria Math"/>
                          <w:lang w:val="en-US" w:eastAsia="en-US"/>
                        </w:rPr>
                        <m:t>(1+b</m:t>
                      </w:ins>
                    </m:r>
                    <m:sSub>
                      <m:sSubPr>
                        <m:ctrlPr>
                          <w:ins w:id="394" w:author="Munish K" w:date="2024-03-29T09:15:00Z">
                            <w:rPr>
                              <w:rFonts w:ascii="Cambria Math" w:hAnsi="Cambria Math"/>
                              <w:i/>
                              <w:lang w:val="en-US" w:eastAsia="en-US"/>
                            </w:rPr>
                          </w:ins>
                        </m:ctrlPr>
                      </m:sSubPr>
                      <m:e>
                        <m:r>
                          <w:ins w:id="395" w:author="Munish K" w:date="2024-03-29T09:15:00Z">
                            <w:rPr>
                              <w:rFonts w:ascii="Cambria Math" w:hAnsi="Cambria Math"/>
                              <w:lang w:val="en-US" w:eastAsia="en-US"/>
                            </w:rPr>
                            <m:t>D</m:t>
                          </w:ins>
                        </m:r>
                      </m:e>
                      <m:sub>
                        <m:r>
                          <w:ins w:id="396" w:author="Munish K" w:date="2024-03-29T09:15:00Z">
                            <w:rPr>
                              <w:rFonts w:ascii="Cambria Math" w:hAnsi="Cambria Math"/>
                              <w:lang w:val="en-US" w:eastAsia="en-US"/>
                            </w:rPr>
                            <m:t>i</m:t>
                          </w:ins>
                        </m:r>
                      </m:sub>
                    </m:sSub>
                    <m:r>
                      <w:ins w:id="397" w:author="Munish K" w:date="2024-03-29T09:15:00Z">
                        <w:rPr>
                          <w:rFonts w:ascii="Cambria Math" w:hAnsi="Cambria Math"/>
                          <w:lang w:val="en-US" w:eastAsia="en-US"/>
                        </w:rPr>
                        <m:t>t)</m:t>
                      </w:ins>
                    </m:r>
                  </m:den>
                </m:f>
              </m:oMath>
            </m:oMathPara>
          </w:p>
        </w:tc>
        <w:tc>
          <w:tcPr>
            <w:tcW w:w="750" w:type="pct"/>
            <w:vAlign w:val="center"/>
            <w:tcPrChange w:id="398" w:author="Munish K" w:date="2024-03-29T09:14:00Z">
              <w:tcPr>
                <w:tcW w:w="750" w:type="pct"/>
                <w:vAlign w:val="center"/>
              </w:tcPr>
            </w:tcPrChange>
          </w:tcPr>
          <w:p w14:paraId="7D442C5B" w14:textId="555A7B47" w:rsidR="00E8081E" w:rsidRDefault="00E8081E">
            <w:pPr>
              <w:pStyle w:val="paragraph"/>
              <w:spacing w:before="0" w:line="480" w:lineRule="auto"/>
              <w:jc w:val="center"/>
              <w:textAlignment w:val="baseline"/>
              <w:rPr>
                <w:ins w:id="399" w:author="Munish K" w:date="2024-03-29T09:10:00Z"/>
              </w:rPr>
              <w:pPrChange w:id="400" w:author="Munish K" w:date="2024-03-29T09:14:00Z">
                <w:pPr>
                  <w:pStyle w:val="paragraph"/>
                  <w:spacing w:before="0" w:line="480" w:lineRule="auto"/>
                  <w:textAlignment w:val="baseline"/>
                </w:pPr>
              </w:pPrChange>
            </w:pPr>
            <w:bookmarkStart w:id="401" w:name="_Ref162596336"/>
            <w:ins w:id="402" w:author="Munish K" w:date="2024-03-29T09:14:00Z">
              <w:r>
                <w:t xml:space="preserve">Equation </w:t>
              </w:r>
              <w:r>
                <w:fldChar w:fldCharType="begin"/>
              </w:r>
              <w:r>
                <w:instrText xml:space="preserve"> SEQ Equation \* ARABIC </w:instrText>
              </w:r>
              <w:r>
                <w:fldChar w:fldCharType="separate"/>
              </w:r>
            </w:ins>
            <w:ins w:id="403" w:author="Munish K" w:date="2024-03-29T11:28:00Z">
              <w:r w:rsidR="00742033">
                <w:rPr>
                  <w:noProof/>
                </w:rPr>
                <w:t>3</w:t>
              </w:r>
            </w:ins>
            <w:ins w:id="404" w:author="Munish K" w:date="2024-03-29T09:14:00Z">
              <w:r>
                <w:fldChar w:fldCharType="end"/>
              </w:r>
            </w:ins>
            <w:bookmarkEnd w:id="401"/>
          </w:p>
        </w:tc>
      </w:tr>
    </w:tbl>
    <w:p w14:paraId="1349B464" w14:textId="03DA6510" w:rsidR="00D817D7" w:rsidRDefault="00D817D7" w:rsidP="009C7DD6">
      <w:pPr>
        <w:pStyle w:val="BodyText"/>
        <w:rPr>
          <w:lang w:val="en-SG"/>
        </w:rPr>
      </w:pPr>
    </w:p>
    <w:p w14:paraId="2335A7A7" w14:textId="11D9E41C" w:rsidR="00EC489F" w:rsidRDefault="00121EE2" w:rsidP="009C7DD6">
      <w:pPr>
        <w:pStyle w:val="BodyText"/>
        <w:rPr>
          <w:lang w:val="en-SG"/>
        </w:rPr>
      </w:pPr>
      <w:r>
        <w:rPr>
          <w:lang w:val="en-SG"/>
        </w:rPr>
        <w:lastRenderedPageBreak/>
        <w:t>w</w:t>
      </w:r>
      <w:r w:rsidR="00D817D7">
        <w:rPr>
          <w:lang w:val="en-SG"/>
        </w:rPr>
        <w:t xml:space="preserve">here </w:t>
      </w:r>
      <w:ins w:id="405" w:author="Munish K" w:date="2024-03-29T09:24:00Z">
        <w:r w:rsidR="001A3D89" w:rsidRPr="001A3D89">
          <w:rPr>
            <w:lang w:val="en-SG"/>
          </w:rPr>
          <w:t>q</w:t>
        </w:r>
        <w:r w:rsidR="001A3D89" w:rsidRPr="001A3D89">
          <w:rPr>
            <w:vertAlign w:val="subscript"/>
            <w:lang w:val="en-SG"/>
            <w:rPrChange w:id="406" w:author="Munish K" w:date="2024-03-29T09:24:00Z">
              <w:rPr>
                <w:lang w:val="en-SG"/>
              </w:rPr>
            </w:rPrChange>
          </w:rPr>
          <w:t>t</w:t>
        </w:r>
        <w:r w:rsidR="001A3D89" w:rsidRPr="001A3D89">
          <w:rPr>
            <w:lang w:val="en-SG"/>
          </w:rPr>
          <w:t> </w:t>
        </w:r>
        <w:r w:rsidR="001A3D89">
          <w:rPr>
            <w:lang w:val="en-SG"/>
          </w:rPr>
          <w:t>is the f</w:t>
        </w:r>
        <w:r w:rsidR="001A3D89" w:rsidRPr="001A3D89">
          <w:rPr>
            <w:lang w:val="en-SG"/>
          </w:rPr>
          <w:t>low rate at time</w:t>
        </w:r>
        <w:r w:rsidR="001A3D89">
          <w:rPr>
            <w:lang w:val="en-SG"/>
          </w:rPr>
          <w:t xml:space="preserve"> t</w:t>
        </w:r>
        <w:r w:rsidR="001A3D89" w:rsidRPr="001A3D89">
          <w:rPr>
            <w:lang w:val="en-SG"/>
          </w:rPr>
          <w:t xml:space="preserve"> (</w:t>
        </w:r>
        <w:proofErr w:type="spellStart"/>
        <w:r w:rsidR="001A3D89">
          <w:rPr>
            <w:lang w:val="en-SG"/>
          </w:rPr>
          <w:t>bbls</w:t>
        </w:r>
        <w:proofErr w:type="spellEnd"/>
        <w:r w:rsidR="001A3D89" w:rsidRPr="001A3D89">
          <w:rPr>
            <w:lang w:val="en-SG"/>
          </w:rPr>
          <w:t>/day)</w:t>
        </w:r>
        <w:r w:rsidR="001A3D89">
          <w:rPr>
            <w:lang w:val="en-SG"/>
          </w:rPr>
          <w:t xml:space="preserve">, </w:t>
        </w:r>
      </w:ins>
      <w:r>
        <w:rPr>
          <w:lang w:val="en-SG"/>
        </w:rPr>
        <w:t>q</w:t>
      </w:r>
      <w:r w:rsidRPr="00121EE2">
        <w:rPr>
          <w:vertAlign w:val="subscript"/>
          <w:lang w:val="en-SG"/>
        </w:rPr>
        <w:t>i</w:t>
      </w:r>
      <w:r>
        <w:rPr>
          <w:lang w:val="en-SG"/>
        </w:rPr>
        <w:t xml:space="preserve"> is the initial </w:t>
      </w:r>
      <w:ins w:id="407" w:author="Munish K" w:date="2024-03-29T09:24:00Z">
        <w:r w:rsidR="001A3D89">
          <w:rPr>
            <w:lang w:val="en-SG"/>
          </w:rPr>
          <w:t xml:space="preserve">flow </w:t>
        </w:r>
      </w:ins>
      <w:r>
        <w:rPr>
          <w:lang w:val="en-SG"/>
        </w:rPr>
        <w:t>rate (</w:t>
      </w:r>
      <w:proofErr w:type="spellStart"/>
      <w:r>
        <w:rPr>
          <w:lang w:val="en-SG"/>
        </w:rPr>
        <w:t>bbls</w:t>
      </w:r>
      <w:proofErr w:type="spellEnd"/>
      <w:r>
        <w:rPr>
          <w:lang w:val="en-SG"/>
        </w:rPr>
        <w:t xml:space="preserve">/day), </w:t>
      </w:r>
      <w:ins w:id="408" w:author="Munish K" w:date="2024-03-29T09:25:00Z">
        <w:r w:rsidR="001A3D89">
          <w:rPr>
            <w:lang w:val="en-SG"/>
          </w:rPr>
          <w:t xml:space="preserve">t is time (day), </w:t>
        </w:r>
      </w:ins>
      <w:r>
        <w:rPr>
          <w:lang w:val="en-SG"/>
        </w:rPr>
        <w:t>D</w:t>
      </w:r>
      <w:r w:rsidRPr="00121EE2">
        <w:rPr>
          <w:vertAlign w:val="subscript"/>
          <w:lang w:val="en-SG"/>
        </w:rPr>
        <w:t>i</w:t>
      </w:r>
      <w:r>
        <w:rPr>
          <w:lang w:val="en-SG"/>
        </w:rPr>
        <w:t xml:space="preserve"> is the initial decline rate (</w:t>
      </w:r>
      <w:ins w:id="409" w:author="Munish K" w:date="2024-03-29T09:25:00Z">
        <w:r w:rsidR="001A3D89">
          <w:rPr>
            <w:lang w:val="en-SG"/>
          </w:rPr>
          <w:t>day</w:t>
        </w:r>
        <w:r w:rsidR="001A3D89" w:rsidRPr="001A3D89">
          <w:rPr>
            <w:vertAlign w:val="superscript"/>
            <w:lang w:val="en-SG"/>
            <w:rPrChange w:id="410" w:author="Munish K" w:date="2024-03-29T09:25:00Z">
              <w:rPr>
                <w:lang w:val="en-SG"/>
              </w:rPr>
            </w:rPrChange>
          </w:rPr>
          <w:t>-1</w:t>
        </w:r>
      </w:ins>
      <w:commentRangeStart w:id="411"/>
      <w:del w:id="412" w:author="Munish K" w:date="2024-03-29T09:23:00Z">
        <w:r w:rsidRPr="001A3D89" w:rsidDel="001A3D89">
          <w:rPr>
            <w:highlight w:val="yellow"/>
            <w:lang w:val="en-SG"/>
            <w:rPrChange w:id="413" w:author="Munish K" w:date="2024-03-29T09:22:00Z">
              <w:rPr>
                <w:lang w:val="en-SG"/>
              </w:rPr>
            </w:rPrChange>
          </w:rPr>
          <w:delText>units</w:delText>
        </w:r>
        <w:commentRangeEnd w:id="411"/>
        <w:r w:rsidR="001A3D89" w:rsidRPr="001A3D89" w:rsidDel="001A3D89">
          <w:rPr>
            <w:rStyle w:val="CommentReference"/>
            <w:highlight w:val="yellow"/>
            <w:rPrChange w:id="414" w:author="Munish K" w:date="2024-03-29T09:22:00Z">
              <w:rPr>
                <w:rStyle w:val="CommentReference"/>
              </w:rPr>
            </w:rPrChange>
          </w:rPr>
          <w:commentReference w:id="411"/>
        </w:r>
      </w:del>
      <w:r>
        <w:rPr>
          <w:lang w:val="en-SG"/>
        </w:rPr>
        <w:t>)</w:t>
      </w:r>
      <w:ins w:id="415" w:author="Munish K" w:date="2024-03-29T09:21:00Z">
        <w:r w:rsidR="001A3D89">
          <w:rPr>
            <w:lang w:val="en-SG"/>
          </w:rPr>
          <w:t xml:space="preserve">, </w:t>
        </w:r>
      </w:ins>
      <w:del w:id="416" w:author="Munish K" w:date="2024-03-29T09:25:00Z">
        <w:r w:rsidDel="001A3D89">
          <w:rPr>
            <w:lang w:val="en-SG"/>
          </w:rPr>
          <w:delText xml:space="preserve"> </w:delText>
        </w:r>
      </w:del>
      <w:r>
        <w:rPr>
          <w:lang w:val="en-SG"/>
        </w:rPr>
        <w:t>and b is the degree of curvature of the line</w:t>
      </w:r>
      <w:ins w:id="417" w:author="Munish K" w:date="2024-03-29T09:23:00Z">
        <w:r w:rsidR="001A3D89">
          <w:rPr>
            <w:lang w:val="en-SG"/>
          </w:rPr>
          <w:t xml:space="preserve"> (</w:t>
        </w:r>
      </w:ins>
      <w:proofErr w:type="spellStart"/>
      <w:ins w:id="418" w:author="Munish K" w:date="2024-03-29T09:24:00Z">
        <w:r w:rsidR="001A3D89" w:rsidRPr="001A3D89">
          <w:rPr>
            <w:lang w:val="en-SG"/>
          </w:rPr>
          <w:t>Arps’</w:t>
        </w:r>
        <w:proofErr w:type="spellEnd"/>
        <w:r w:rsidR="001A3D89" w:rsidRPr="001A3D89">
          <w:rPr>
            <w:lang w:val="en-SG"/>
          </w:rPr>
          <w:t xml:space="preserve"> decline-curve exponen</w:t>
        </w:r>
        <w:r w:rsidR="001A3D89">
          <w:rPr>
            <w:lang w:val="en-SG"/>
          </w:rPr>
          <w:t>t)</w:t>
        </w:r>
      </w:ins>
      <w:r>
        <w:rPr>
          <w:lang w:val="en-SG"/>
        </w:rPr>
        <w:t xml:space="preserve">. </w:t>
      </w:r>
      <w:del w:id="419" w:author="Munish K" w:date="2024-03-29T09:20:00Z">
        <w:r w:rsidDel="001A3D89">
          <w:rPr>
            <w:lang w:val="en-SG"/>
          </w:rPr>
          <w:delText>An exponential curve fit would have b = 0, a</w:delText>
        </w:r>
      </w:del>
      <w:ins w:id="420" w:author="Munish K" w:date="2024-03-29T09:20:00Z">
        <w:r w:rsidR="001A3D89">
          <w:rPr>
            <w:lang w:val="en-SG"/>
          </w:rPr>
          <w:t>A</w:t>
        </w:r>
      </w:ins>
      <w:r>
        <w:rPr>
          <w:lang w:val="en-SG"/>
        </w:rPr>
        <w:t xml:space="preserve"> hyperbolic curve would have 0 &lt; b &lt; 1 and a harmonic curve would have b = 1. </w:t>
      </w:r>
      <w:r w:rsidR="00D817D7" w:rsidRPr="00D817D7">
        <w:rPr>
          <w:lang w:val="en-SG"/>
        </w:rPr>
        <w:t>The fitted curve is then used to predict future production rates</w:t>
      </w:r>
      <w:r w:rsidR="00D817D7">
        <w:rPr>
          <w:lang w:val="en-SG"/>
        </w:rPr>
        <w:t xml:space="preserve"> </w:t>
      </w:r>
      <w:r w:rsidR="00D817D7" w:rsidRPr="00D817D7">
        <w:rPr>
          <w:lang w:val="en-SG"/>
        </w:rPr>
        <w:t xml:space="preserve">and cumulative production. </w:t>
      </w:r>
      <w:r w:rsidR="00D817D7">
        <w:rPr>
          <w:lang w:val="en-SG"/>
        </w:rPr>
        <w:t xml:space="preserve">This method was originally designed to work with high porosity-permeability </w:t>
      </w:r>
      <w:r w:rsidR="00CD6952">
        <w:rPr>
          <w:lang w:val="en-SG"/>
        </w:rPr>
        <w:t>reservoirs and</w:t>
      </w:r>
      <w:r w:rsidR="00D817D7">
        <w:rPr>
          <w:lang w:val="en-SG"/>
        </w:rPr>
        <w:t xml:space="preserve"> tends to </w:t>
      </w:r>
      <w:r w:rsidR="00D817D7" w:rsidRPr="00D817D7">
        <w:rPr>
          <w:lang w:val="en-SG"/>
        </w:rPr>
        <w:t>overestimate hydrocarbon</w:t>
      </w:r>
      <w:r w:rsidR="00D817D7">
        <w:rPr>
          <w:lang w:val="en-SG"/>
        </w:rPr>
        <w:t xml:space="preserve"> </w:t>
      </w:r>
      <w:r w:rsidR="00D817D7" w:rsidRPr="00D817D7">
        <w:rPr>
          <w:lang w:val="en-SG"/>
        </w:rPr>
        <w:t>recovery from unconventional (low permeability) reservoirs.</w:t>
      </w:r>
      <w:r w:rsidR="00D817D7">
        <w:rPr>
          <w:lang w:val="en-SG"/>
        </w:rPr>
        <w:t xml:space="preserve"> Thus, various authors have tried to </w:t>
      </w:r>
      <w:r>
        <w:rPr>
          <w:lang w:val="en-SG"/>
        </w:rPr>
        <w:t>expand</w:t>
      </w:r>
      <w:r w:rsidR="00D817D7">
        <w:rPr>
          <w:lang w:val="en-SG"/>
        </w:rPr>
        <w:t xml:space="preserve"> </w:t>
      </w:r>
      <w:r>
        <w:rPr>
          <w:lang w:val="en-SG"/>
        </w:rPr>
        <w:t>on</w:t>
      </w:r>
      <w:r w:rsidR="00D817D7">
        <w:rPr>
          <w:lang w:val="en-SG"/>
        </w:rPr>
        <w:t xml:space="preserve"> this work </w:t>
      </w:r>
      <w:sdt>
        <w:sdtPr>
          <w:rPr>
            <w:lang w:val="en-SG"/>
          </w:rPr>
          <w:id w:val="1979260140"/>
          <w:citation/>
        </w:sdtPr>
        <w:sdtEndPr/>
        <w:sdtContent>
          <w:r w:rsidR="00DF7D6E">
            <w:rPr>
              <w:lang w:val="en-SG"/>
            </w:rPr>
            <w:fldChar w:fldCharType="begin"/>
          </w:r>
          <w:ins w:id="421" w:author="Munish K" w:date="2024-03-29T22:23:00Z">
            <w:r w:rsidR="004871D2">
              <w:rPr>
                <w:lang w:val="en-US"/>
              </w:rPr>
              <w:instrText xml:space="preserve">CITATION Cla11 \m Duo10 \m Ilk08 \m Val09 \l 1033 </w:instrText>
            </w:r>
          </w:ins>
          <w:del w:id="422" w:author="Munish K" w:date="2024-03-29T22:21:00Z">
            <w:r w:rsidR="00DF7D6E" w:rsidDel="004871D2">
              <w:rPr>
                <w:lang w:val="en-US"/>
              </w:rPr>
              <w:delInstrText xml:space="preserve"> CITATION Cla11 \l 1033  \m Duo10 \m Ilk08 \m Val09</w:delInstrText>
            </w:r>
          </w:del>
          <w:r w:rsidR="00DF7D6E">
            <w:rPr>
              <w:lang w:val="en-SG"/>
            </w:rPr>
            <w:fldChar w:fldCharType="separate"/>
          </w:r>
          <w:ins w:id="423" w:author="Munish K" w:date="2024-03-29T22:23:00Z">
            <w:r w:rsidR="004871D2" w:rsidRPr="004871D2">
              <w:rPr>
                <w:noProof/>
                <w:lang w:val="en-US"/>
                <w:rPrChange w:id="424" w:author="Munish K" w:date="2024-03-29T22:23:00Z">
                  <w:rPr>
                    <w:rFonts w:eastAsia="Times New Roman"/>
                  </w:rPr>
                </w:rPrChange>
              </w:rPr>
              <w:t>[17, 18, 19, 20]</w:t>
            </w:r>
          </w:ins>
          <w:del w:id="425" w:author="Munish K" w:date="2024-03-29T22:21:00Z">
            <w:r w:rsidR="004871D2" w:rsidRPr="004871D2" w:rsidDel="004871D2">
              <w:rPr>
                <w:noProof/>
                <w:lang w:val="en-US"/>
              </w:rPr>
              <w:delText>[17, 18, 19, 20]</w:delText>
            </w:r>
          </w:del>
          <w:r w:rsidR="00DF7D6E">
            <w:rPr>
              <w:lang w:val="en-SG"/>
            </w:rPr>
            <w:fldChar w:fldCharType="end"/>
          </w:r>
        </w:sdtContent>
      </w:sdt>
      <w:r w:rsidR="00D817D7">
        <w:rPr>
          <w:lang w:val="en-SG"/>
        </w:rPr>
        <w:t>,</w:t>
      </w:r>
      <w:r w:rsidR="00DF7D6E">
        <w:rPr>
          <w:lang w:val="en-SG"/>
        </w:rPr>
        <w:t xml:space="preserve"> </w:t>
      </w:r>
      <w:r>
        <w:rPr>
          <w:lang w:val="en-SG"/>
        </w:rPr>
        <w:t xml:space="preserve">and </w:t>
      </w:r>
      <w:r w:rsidR="00D817D7">
        <w:rPr>
          <w:lang w:val="en-SG"/>
        </w:rPr>
        <w:t xml:space="preserve">are mostly </w:t>
      </w:r>
      <w:r>
        <w:rPr>
          <w:lang w:val="en-SG"/>
        </w:rPr>
        <w:t>variations</w:t>
      </w:r>
      <w:r w:rsidR="00D817D7">
        <w:rPr>
          <w:lang w:val="en-SG"/>
        </w:rPr>
        <w:t xml:space="preserve"> of the </w:t>
      </w:r>
      <w:r>
        <w:rPr>
          <w:lang w:val="en-SG"/>
        </w:rPr>
        <w:t>initial</w:t>
      </w:r>
      <w:r w:rsidR="00D817D7">
        <w:rPr>
          <w:lang w:val="en-SG"/>
        </w:rPr>
        <w:t xml:space="preserve"> DCA method </w:t>
      </w:r>
      <w:r>
        <w:rPr>
          <w:lang w:val="en-SG"/>
        </w:rPr>
        <w:t>developed</w:t>
      </w:r>
      <w:r w:rsidR="00D817D7">
        <w:rPr>
          <w:lang w:val="en-SG"/>
        </w:rPr>
        <w:t xml:space="preserve"> by </w:t>
      </w:r>
      <w:proofErr w:type="spellStart"/>
      <w:r w:rsidR="00D817D7">
        <w:rPr>
          <w:lang w:val="en-SG"/>
        </w:rPr>
        <w:t>Arps</w:t>
      </w:r>
      <w:proofErr w:type="spellEnd"/>
      <w:r w:rsidR="00D817D7">
        <w:rPr>
          <w:lang w:val="en-SG"/>
        </w:rPr>
        <w:t>.</w:t>
      </w:r>
      <w:r w:rsidR="00774CAC">
        <w:rPr>
          <w:lang w:val="en-SG"/>
        </w:rPr>
        <w:t xml:space="preserve"> For an effective DCA forecast, domain </w:t>
      </w:r>
      <w:r w:rsidR="00EF251A">
        <w:rPr>
          <w:lang w:val="en-SG"/>
        </w:rPr>
        <w:t xml:space="preserve">and </w:t>
      </w:r>
      <w:r w:rsidR="00502041">
        <w:rPr>
          <w:lang w:val="en-SG"/>
        </w:rPr>
        <w:t xml:space="preserve">field </w:t>
      </w:r>
      <w:r w:rsidR="00774CAC">
        <w:rPr>
          <w:lang w:val="en-SG"/>
        </w:rPr>
        <w:t xml:space="preserve">knowledge </w:t>
      </w:r>
      <w:del w:id="426" w:author="Munish K" w:date="2024-03-29T09:21:00Z">
        <w:r w:rsidR="00774CAC" w:rsidDel="001A3D89">
          <w:rPr>
            <w:lang w:val="en-SG"/>
          </w:rPr>
          <w:delText>is</w:delText>
        </w:r>
      </w:del>
      <w:ins w:id="427" w:author="Munish K" w:date="2024-03-29T09:21:00Z">
        <w:r w:rsidR="001A3D89">
          <w:rPr>
            <w:lang w:val="en-SG"/>
          </w:rPr>
          <w:t>are</w:t>
        </w:r>
      </w:ins>
      <w:r w:rsidR="00774CAC">
        <w:rPr>
          <w:lang w:val="en-SG"/>
        </w:rPr>
        <w:t xml:space="preserve"> key, but inherently the process is one of trial and error, and thus it is not uncommon for DCA results to have </w:t>
      </w:r>
      <w:ins w:id="428" w:author="Munish K" w:date="2024-03-29T09:21:00Z">
        <w:r w:rsidR="001A3D89">
          <w:rPr>
            <w:lang w:val="en-SG"/>
          </w:rPr>
          <w:t>‘</w:t>
        </w:r>
      </w:ins>
      <w:r w:rsidR="00774CAC">
        <w:rPr>
          <w:lang w:val="en-SG"/>
        </w:rPr>
        <w:t>low-best-high</w:t>
      </w:r>
      <w:ins w:id="429" w:author="Munish K" w:date="2024-03-29T09:21:00Z">
        <w:r w:rsidR="001A3D89">
          <w:rPr>
            <w:lang w:val="en-SG"/>
          </w:rPr>
          <w:t>’</w:t>
        </w:r>
      </w:ins>
      <w:r w:rsidR="00774CAC">
        <w:rPr>
          <w:lang w:val="en-SG"/>
        </w:rPr>
        <w:t xml:space="preserve"> estimates.</w:t>
      </w:r>
    </w:p>
    <w:p w14:paraId="21EA499A" w14:textId="34166779" w:rsidR="00237F88" w:rsidRDefault="00237F88" w:rsidP="009C7DD6">
      <w:pPr>
        <w:pStyle w:val="BodyText"/>
        <w:rPr>
          <w:lang w:val="en-SG"/>
        </w:rPr>
      </w:pPr>
    </w:p>
    <w:p w14:paraId="6264CC75" w14:textId="6402BC45" w:rsidR="008D3A9D" w:rsidRDefault="00683F15" w:rsidP="009C7DD6">
      <w:pPr>
        <w:pStyle w:val="BodyText"/>
        <w:ind w:firstLine="284"/>
        <w:rPr>
          <w:lang w:val="en-SG"/>
        </w:rPr>
      </w:pPr>
      <w:r w:rsidRPr="00683F15">
        <w:rPr>
          <w:lang w:val="en-SG"/>
        </w:rPr>
        <w:t xml:space="preserve">With the advent of big data, fast computing </w:t>
      </w:r>
      <w:r>
        <w:rPr>
          <w:lang w:val="en-SG"/>
        </w:rPr>
        <w:t xml:space="preserve">and </w:t>
      </w:r>
      <w:r w:rsidRPr="00683F15">
        <w:rPr>
          <w:lang w:val="en-SG"/>
        </w:rPr>
        <w:t xml:space="preserve">cheap memory, applying a machine learning (ML) and artificial intelligence (AI) </w:t>
      </w:r>
      <w:r>
        <w:rPr>
          <w:lang w:val="en-SG"/>
        </w:rPr>
        <w:t>solution</w:t>
      </w:r>
      <w:r w:rsidRPr="00683F15">
        <w:rPr>
          <w:lang w:val="en-SG"/>
        </w:rPr>
        <w:t xml:space="preserve"> </w:t>
      </w:r>
      <w:r>
        <w:rPr>
          <w:lang w:val="en-SG"/>
        </w:rPr>
        <w:t xml:space="preserve">for time-series forecasting </w:t>
      </w:r>
      <w:r w:rsidR="00004561">
        <w:rPr>
          <w:lang w:val="en-SG"/>
        </w:rPr>
        <w:t>seems</w:t>
      </w:r>
      <w:r>
        <w:rPr>
          <w:lang w:val="en-SG"/>
        </w:rPr>
        <w:t xml:space="preserve"> </w:t>
      </w:r>
      <w:r w:rsidR="00004561">
        <w:rPr>
          <w:lang w:val="en-SG"/>
        </w:rPr>
        <w:t>a natural</w:t>
      </w:r>
      <w:r w:rsidR="00774CAC">
        <w:rPr>
          <w:lang w:val="en-SG"/>
        </w:rPr>
        <w:t xml:space="preserve"> evolution.</w:t>
      </w:r>
      <w:r>
        <w:rPr>
          <w:lang w:val="en-SG"/>
        </w:rPr>
        <w:t xml:space="preserve"> </w:t>
      </w:r>
      <w:r w:rsidRPr="00683F15">
        <w:rPr>
          <w:lang w:val="en-SG"/>
        </w:rPr>
        <w:t>ML solutions were first introduced to the petroleum industry in the early 2000s.</w:t>
      </w:r>
      <w:r>
        <w:rPr>
          <w:lang w:val="en-SG"/>
        </w:rPr>
        <w:t xml:space="preserve"> </w:t>
      </w:r>
      <w:r w:rsidR="00774CAC">
        <w:rPr>
          <w:lang w:val="en-SG"/>
        </w:rPr>
        <w:t>Application</w:t>
      </w:r>
      <w:r w:rsidR="00320140">
        <w:rPr>
          <w:lang w:val="en-SG"/>
        </w:rPr>
        <w:t>s</w:t>
      </w:r>
      <w:r w:rsidR="00774CAC">
        <w:rPr>
          <w:lang w:val="en-SG"/>
        </w:rPr>
        <w:t xml:space="preserve"> of ML and AI include addressing </w:t>
      </w:r>
      <w:r w:rsidR="00F17842">
        <w:rPr>
          <w:lang w:val="en-SG"/>
        </w:rPr>
        <w:t xml:space="preserve">prediction of reservoir parameters </w:t>
      </w:r>
      <w:sdt>
        <w:sdtPr>
          <w:rPr>
            <w:lang w:val="en-SG"/>
          </w:rPr>
          <w:id w:val="-691532250"/>
          <w:citation/>
        </w:sdtPr>
        <w:sdtEndPr/>
        <w:sdtContent>
          <w:r w:rsidR="00F17842">
            <w:rPr>
              <w:lang w:val="en-SG"/>
            </w:rPr>
            <w:fldChar w:fldCharType="begin"/>
          </w:r>
          <w:r w:rsidR="00F17842">
            <w:rPr>
              <w:lang w:val="en-US"/>
            </w:rPr>
            <w:instrText xml:space="preserve"> CITATION Kum22 \l 1033 </w:instrText>
          </w:r>
          <w:r w:rsidR="00F17842">
            <w:rPr>
              <w:lang w:val="en-SG"/>
            </w:rPr>
            <w:fldChar w:fldCharType="separate"/>
          </w:r>
          <w:r w:rsidR="004871D2" w:rsidRPr="004871D2">
            <w:rPr>
              <w:noProof/>
              <w:lang w:val="en-US"/>
            </w:rPr>
            <w:t>[21]</w:t>
          </w:r>
          <w:r w:rsidR="00F17842">
            <w:rPr>
              <w:lang w:val="en-SG"/>
            </w:rPr>
            <w:fldChar w:fldCharType="end"/>
          </w:r>
        </w:sdtContent>
      </w:sdt>
      <w:r w:rsidR="00F17842">
        <w:rPr>
          <w:lang w:val="en-SG"/>
        </w:rPr>
        <w:t xml:space="preserve">, </w:t>
      </w:r>
      <w:r w:rsidR="00774CAC">
        <w:rPr>
          <w:lang w:val="en-SG"/>
        </w:rPr>
        <w:t xml:space="preserve">history matching, of oil, gas and water production </w:t>
      </w:r>
      <w:r w:rsidR="00F17842">
        <w:rPr>
          <w:lang w:val="en-SG"/>
        </w:rPr>
        <w:t xml:space="preserve">forecasting </w:t>
      </w:r>
      <w:r w:rsidR="00774CAC">
        <w:rPr>
          <w:lang w:val="en-SG"/>
        </w:rPr>
        <w:t>(flow rate prediction), pattern recognition in well logs and well tests analysis, production enhancement</w:t>
      </w:r>
      <w:r w:rsidR="00DF3808">
        <w:rPr>
          <w:lang w:val="en-SG"/>
        </w:rPr>
        <w:t xml:space="preserve"> and</w:t>
      </w:r>
      <w:r w:rsidR="00774CAC">
        <w:rPr>
          <w:lang w:val="en-SG"/>
        </w:rPr>
        <w:t xml:space="preserve"> </w:t>
      </w:r>
      <w:r w:rsidR="00FF69F3">
        <w:rPr>
          <w:lang w:val="en-SG"/>
        </w:rPr>
        <w:t>prediction</w:t>
      </w:r>
      <w:r w:rsidR="00774CAC">
        <w:rPr>
          <w:lang w:val="en-SG"/>
        </w:rPr>
        <w:t xml:space="preserve"> of </w:t>
      </w:r>
      <w:r w:rsidR="00FF69F3">
        <w:rPr>
          <w:lang w:val="en-SG"/>
        </w:rPr>
        <w:t>failures</w:t>
      </w:r>
      <w:r w:rsidR="00DF3808">
        <w:rPr>
          <w:lang w:val="en-SG"/>
        </w:rPr>
        <w:t>,</w:t>
      </w:r>
      <w:r w:rsidR="00774CAC">
        <w:rPr>
          <w:lang w:val="en-SG"/>
        </w:rPr>
        <w:t xml:space="preserve"> </w:t>
      </w:r>
      <w:r w:rsidR="00DF3808">
        <w:rPr>
          <w:lang w:val="en-SG"/>
        </w:rPr>
        <w:t>among</w:t>
      </w:r>
      <w:r w:rsidR="00774CAC">
        <w:rPr>
          <w:lang w:val="en-SG"/>
        </w:rPr>
        <w:t xml:space="preserve"> others </w:t>
      </w:r>
      <w:sdt>
        <w:sdtPr>
          <w:rPr>
            <w:lang w:val="en-SG"/>
          </w:rPr>
          <w:id w:val="-1683732330"/>
          <w:citation/>
        </w:sdtPr>
        <w:sdtEndPr/>
        <w:sdtContent>
          <w:r w:rsidR="00DF3808">
            <w:rPr>
              <w:lang w:val="en-SG"/>
            </w:rPr>
            <w:fldChar w:fldCharType="begin"/>
          </w:r>
          <w:r w:rsidR="00DF3808">
            <w:rPr>
              <w:lang w:val="en-US"/>
            </w:rPr>
            <w:instrText xml:space="preserve"> CITATION Ibr22 \l 1033  \m Pan22 \m Don21</w:instrText>
          </w:r>
          <w:r w:rsidR="00DF3808">
            <w:rPr>
              <w:lang w:val="en-SG"/>
            </w:rPr>
            <w:fldChar w:fldCharType="separate"/>
          </w:r>
          <w:r w:rsidR="004871D2" w:rsidRPr="004871D2">
            <w:rPr>
              <w:noProof/>
              <w:lang w:val="en-US"/>
            </w:rPr>
            <w:t>[22, 23, 24]</w:t>
          </w:r>
          <w:r w:rsidR="00DF3808">
            <w:rPr>
              <w:lang w:val="en-SG"/>
            </w:rPr>
            <w:fldChar w:fldCharType="end"/>
          </w:r>
        </w:sdtContent>
      </w:sdt>
      <w:r w:rsidR="00774CAC">
        <w:rPr>
          <w:lang w:val="en-SG"/>
        </w:rPr>
        <w:t xml:space="preserve">. </w:t>
      </w:r>
    </w:p>
    <w:p w14:paraId="5AF65F08" w14:textId="77777777" w:rsidR="008D3A9D" w:rsidRDefault="008D3A9D" w:rsidP="009C7DD6">
      <w:pPr>
        <w:pStyle w:val="BodyText"/>
        <w:rPr>
          <w:lang w:val="en-SG"/>
        </w:rPr>
      </w:pPr>
    </w:p>
    <w:p w14:paraId="0AA8D42D" w14:textId="2FA1D603" w:rsidR="00004561" w:rsidRDefault="00204741" w:rsidP="009C7DD6">
      <w:pPr>
        <w:pStyle w:val="BodyText"/>
        <w:ind w:firstLine="284"/>
        <w:rPr>
          <w:lang w:val="en-SG"/>
        </w:rPr>
      </w:pPr>
      <w:del w:id="430" w:author="Munish K" w:date="2024-03-29T09:48:00Z">
        <w:r w:rsidDel="00580B7D">
          <w:rPr>
            <w:lang w:val="en-SG"/>
          </w:rPr>
          <w:delText xml:space="preserve">In the field of </w:delText>
        </w:r>
        <w:r w:rsidR="00004561" w:rsidDel="00580B7D">
          <w:rPr>
            <w:lang w:val="en-SG"/>
          </w:rPr>
          <w:delText xml:space="preserve">CCUS and </w:delText>
        </w:r>
      </w:del>
      <w:del w:id="431" w:author="Munish K" w:date="2024-03-29T09:38:00Z">
        <w:r w:rsidR="00004561" w:rsidDel="000D149C">
          <w:rPr>
            <w:lang w:val="en-SG"/>
          </w:rPr>
          <w:delText>injector</w:delText>
        </w:r>
      </w:del>
      <w:del w:id="432" w:author="Munish K" w:date="2024-03-29T09:37:00Z">
        <w:r w:rsidR="00DF3808" w:rsidDel="000D149C">
          <w:rPr>
            <w:lang w:val="en-SG"/>
          </w:rPr>
          <w:delText xml:space="preserve"> </w:delText>
        </w:r>
      </w:del>
      <w:del w:id="433" w:author="Munish K" w:date="2024-03-29T09:38:00Z">
        <w:r w:rsidR="00B30AD4" w:rsidDel="000D149C">
          <w:rPr>
            <w:lang w:val="en-SG"/>
          </w:rPr>
          <w:delText>production</w:delText>
        </w:r>
      </w:del>
      <w:del w:id="434" w:author="Munish K" w:date="2024-03-29T09:48:00Z">
        <w:r w:rsidR="00B30AD4" w:rsidDel="00580B7D">
          <w:rPr>
            <w:lang w:val="en-SG"/>
          </w:rPr>
          <w:delText xml:space="preserve"> performance</w:delText>
        </w:r>
        <w:r w:rsidR="00DF3808" w:rsidDel="00580B7D">
          <w:rPr>
            <w:lang w:val="en-SG"/>
          </w:rPr>
          <w:delText xml:space="preserve">, </w:delText>
        </w:r>
        <w:r w:rsidR="00DF7D6E" w:rsidDel="00580B7D">
          <w:rPr>
            <w:lang w:val="en-SG"/>
          </w:rPr>
          <w:delText>there is little to no</w:delText>
        </w:r>
      </w:del>
      <w:del w:id="435" w:author="Munish K" w:date="2024-03-29T09:39:00Z">
        <w:r w:rsidR="00DF7D6E" w:rsidDel="000D149C">
          <w:rPr>
            <w:lang w:val="en-SG"/>
          </w:rPr>
          <w:delText xml:space="preserve"> </w:delText>
        </w:r>
      </w:del>
      <w:del w:id="436" w:author="Munish K" w:date="2024-03-29T09:48:00Z">
        <w:r w:rsidR="00DF7D6E" w:rsidDel="00580B7D">
          <w:rPr>
            <w:lang w:val="en-SG"/>
          </w:rPr>
          <w:delText xml:space="preserve">available data </w:delText>
        </w:r>
      </w:del>
      <w:del w:id="437" w:author="Munish K" w:date="2024-03-29T09:39:00Z">
        <w:r w:rsidR="00004561" w:rsidDel="000D149C">
          <w:rPr>
            <w:lang w:val="en-SG"/>
          </w:rPr>
          <w:delText>related to</w:delText>
        </w:r>
      </w:del>
      <w:del w:id="438" w:author="Munish K" w:date="2024-03-29T09:48:00Z">
        <w:r w:rsidR="00DF7D6E" w:rsidDel="00580B7D">
          <w:rPr>
            <w:lang w:val="en-SG"/>
          </w:rPr>
          <w:delText xml:space="preserve"> time series </w:delText>
        </w:r>
        <w:r w:rsidR="00004561" w:rsidDel="00580B7D">
          <w:rPr>
            <w:lang w:val="en-SG"/>
          </w:rPr>
          <w:delText>and forecasting</w:delText>
        </w:r>
        <w:r w:rsidR="00DF7D6E" w:rsidDel="00580B7D">
          <w:rPr>
            <w:lang w:val="en-SG"/>
          </w:rPr>
          <w:delText xml:space="preserve">. </w:delText>
        </w:r>
      </w:del>
      <w:del w:id="439" w:author="Munish K" w:date="2024-03-29T09:46:00Z">
        <w:r w:rsidR="00B84A47" w:rsidDel="000D149C">
          <w:rPr>
            <w:lang w:val="en-SG"/>
          </w:rPr>
          <w:delText xml:space="preserve">This can be attributed to the early stages of development of both domains. </w:delText>
        </w:r>
      </w:del>
      <w:del w:id="440" w:author="Munish K" w:date="2024-03-29T09:47:00Z">
        <w:r w:rsidR="0028213D" w:rsidRPr="0028213D" w:rsidDel="00580B7D">
          <w:rPr>
            <w:lang w:val="en-SG"/>
          </w:rPr>
          <w:delText>Literature appears to be mostly concentrated in</w:delText>
        </w:r>
      </w:del>
      <w:ins w:id="441" w:author="Munish K" w:date="2024-03-29T09:47:00Z">
        <w:r w:rsidR="00580B7D">
          <w:rPr>
            <w:lang w:val="en-SG"/>
          </w:rPr>
          <w:t>ML al</w:t>
        </w:r>
      </w:ins>
      <w:ins w:id="442" w:author="Munish K" w:date="2024-03-29T09:48:00Z">
        <w:r w:rsidR="00580B7D">
          <w:rPr>
            <w:lang w:val="en-SG"/>
          </w:rPr>
          <w:t>gorithms have been used to</w:t>
        </w:r>
      </w:ins>
      <w:r w:rsidR="0028213D" w:rsidRPr="0028213D">
        <w:rPr>
          <w:lang w:val="en-SG"/>
        </w:rPr>
        <w:t xml:space="preserve"> predict</w:t>
      </w:r>
      <w:del w:id="443" w:author="Munish K" w:date="2024-03-29T09:48:00Z">
        <w:r w:rsidR="0028213D" w:rsidRPr="0028213D" w:rsidDel="00580B7D">
          <w:rPr>
            <w:lang w:val="en-SG"/>
          </w:rPr>
          <w:delText>ing</w:delText>
        </w:r>
      </w:del>
      <w:r w:rsidR="0028213D" w:rsidRPr="0028213D">
        <w:rPr>
          <w:lang w:val="en-SG"/>
        </w:rPr>
        <w:t xml:space="preserve"> carbon emissions [23], leakage [24], CO</w:t>
      </w:r>
      <w:r w:rsidR="0028213D" w:rsidRPr="000D149C">
        <w:rPr>
          <w:vertAlign w:val="subscript"/>
          <w:lang w:val="en-SG"/>
          <w:rPrChange w:id="444" w:author="Munish K" w:date="2024-03-29T09:45:00Z">
            <w:rPr>
              <w:lang w:val="en-SG"/>
            </w:rPr>
          </w:rPrChange>
        </w:rPr>
        <w:t>2</w:t>
      </w:r>
      <w:r w:rsidR="0028213D" w:rsidRPr="0028213D">
        <w:rPr>
          <w:lang w:val="en-SG"/>
        </w:rPr>
        <w:t xml:space="preserve"> absorption and adsorption [25], property prediction and process simulation [26], simulation of transportation, and geological behaviours as it relates to uncertainty analysis, sequestration, utilisation and EOR processes</w:t>
      </w:r>
      <w:r w:rsidR="0028213D">
        <w:rPr>
          <w:lang w:val="en-SG"/>
        </w:rPr>
        <w:t xml:space="preserve"> </w:t>
      </w:r>
      <w:sdt>
        <w:sdtPr>
          <w:rPr>
            <w:lang w:val="en-SG"/>
          </w:rPr>
          <w:id w:val="613032026"/>
          <w:citation/>
        </w:sdtPr>
        <w:sdtEndPr/>
        <w:sdtContent>
          <w:r w:rsidR="0028213D">
            <w:rPr>
              <w:lang w:val="en-SG"/>
            </w:rPr>
            <w:fldChar w:fldCharType="begin"/>
          </w:r>
          <w:r w:rsidR="0028213D">
            <w:rPr>
              <w:lang w:val="en-US"/>
            </w:rPr>
            <w:instrText xml:space="preserve"> CITATION Yao23 \l 1033  \m Che18 \m You20</w:instrText>
          </w:r>
          <w:r w:rsidR="0028213D">
            <w:rPr>
              <w:lang w:val="en-SG"/>
            </w:rPr>
            <w:fldChar w:fldCharType="separate"/>
          </w:r>
          <w:r w:rsidR="004871D2" w:rsidRPr="004871D2">
            <w:rPr>
              <w:noProof/>
              <w:lang w:val="en-US"/>
            </w:rPr>
            <w:t>[25, 26, 27]</w:t>
          </w:r>
          <w:r w:rsidR="0028213D">
            <w:rPr>
              <w:lang w:val="en-SG"/>
            </w:rPr>
            <w:fldChar w:fldCharType="end"/>
          </w:r>
        </w:sdtContent>
      </w:sdt>
      <w:ins w:id="445" w:author="Munish K" w:date="2024-03-29T09:48:00Z">
        <w:r w:rsidR="00580B7D">
          <w:rPr>
            <w:lang w:val="en-SG"/>
          </w:rPr>
          <w:t>. In the field of CCUS and well performance,</w:t>
        </w:r>
      </w:ins>
      <w:del w:id="446" w:author="Munish K" w:date="2024-03-29T09:48:00Z">
        <w:r w:rsidR="0028213D" w:rsidDel="00580B7D">
          <w:rPr>
            <w:lang w:val="en-SG"/>
          </w:rPr>
          <w:delText xml:space="preserve"> </w:delText>
        </w:r>
        <w:r w:rsidR="0028213D" w:rsidRPr="0028213D" w:rsidDel="00580B7D">
          <w:rPr>
            <w:lang w:val="en-SG"/>
          </w:rPr>
          <w:delText xml:space="preserve"> </w:delText>
        </w:r>
      </w:del>
      <w:del w:id="447" w:author="Munish K" w:date="2024-03-29T09:49:00Z">
        <w:r w:rsidR="00004561" w:rsidDel="00580B7D">
          <w:rPr>
            <w:lang w:val="en-SG"/>
          </w:rPr>
          <w:delText>W</w:delText>
        </w:r>
      </w:del>
      <w:ins w:id="448" w:author="Munish K" w:date="2024-03-29T09:49:00Z">
        <w:r w:rsidR="00580B7D">
          <w:rPr>
            <w:lang w:val="en-SG"/>
          </w:rPr>
          <w:t xml:space="preserve"> w</w:t>
        </w:r>
      </w:ins>
      <w:r w:rsidR="00004561">
        <w:rPr>
          <w:lang w:val="en-SG"/>
        </w:rPr>
        <w:t xml:space="preserve">ork by </w:t>
      </w:r>
      <w:proofErr w:type="spellStart"/>
      <w:r w:rsidR="00836830">
        <w:rPr>
          <w:lang w:val="en-SG"/>
        </w:rPr>
        <w:t>Iskander</w:t>
      </w:r>
      <w:proofErr w:type="spellEnd"/>
      <w:r w:rsidR="00836830">
        <w:rPr>
          <w:lang w:val="en-SG"/>
        </w:rPr>
        <w:t xml:space="preserve"> et </w:t>
      </w:r>
      <w:r w:rsidR="00A241D4">
        <w:rPr>
          <w:lang w:val="en-SG"/>
        </w:rPr>
        <w:t xml:space="preserve">al </w:t>
      </w:r>
      <w:customXmlInsRangeStart w:id="449" w:author="Munish K" w:date="2024-03-29T09:50:00Z"/>
      <w:sdt>
        <w:sdtPr>
          <w:rPr>
            <w:lang w:val="en-SG"/>
          </w:rPr>
          <w:id w:val="1844280888"/>
          <w:citation/>
        </w:sdtPr>
        <w:sdtEndPr/>
        <w:sdtContent>
          <w:customXmlInsRangeEnd w:id="449"/>
          <w:ins w:id="450" w:author="Munish K" w:date="2024-03-29T09:50:00Z">
            <w:r w:rsidR="00580B7D">
              <w:rPr>
                <w:lang w:val="en-SG"/>
              </w:rPr>
              <w:fldChar w:fldCharType="begin"/>
            </w:r>
            <w:r w:rsidR="00580B7D">
              <w:rPr>
                <w:lang w:val="en-US"/>
              </w:rPr>
              <w:instrText xml:space="preserve"> CITATION Isk22 \l 1033 </w:instrText>
            </w:r>
          </w:ins>
          <w:r w:rsidR="00580B7D">
            <w:rPr>
              <w:lang w:val="en-SG"/>
            </w:rPr>
            <w:fldChar w:fldCharType="separate"/>
          </w:r>
          <w:r w:rsidR="004871D2" w:rsidRPr="004871D2">
            <w:rPr>
              <w:noProof/>
              <w:lang w:val="en-US"/>
            </w:rPr>
            <w:t>[28]</w:t>
          </w:r>
          <w:ins w:id="451" w:author="Munish K" w:date="2024-03-29T09:50:00Z">
            <w:r w:rsidR="00580B7D">
              <w:rPr>
                <w:lang w:val="en-SG"/>
              </w:rPr>
              <w:fldChar w:fldCharType="end"/>
            </w:r>
          </w:ins>
          <w:customXmlInsRangeStart w:id="452" w:author="Munish K" w:date="2024-03-29T09:50:00Z"/>
        </w:sdtContent>
      </w:sdt>
      <w:customXmlInsRangeEnd w:id="452"/>
      <w:ins w:id="453" w:author="Munish K" w:date="2024-03-29T09:50:00Z">
        <w:r w:rsidR="00580B7D">
          <w:rPr>
            <w:lang w:val="en-SG"/>
          </w:rPr>
          <w:t xml:space="preserve"> </w:t>
        </w:r>
      </w:ins>
      <w:r w:rsidR="00A241D4">
        <w:rPr>
          <w:lang w:val="en-SG"/>
        </w:rPr>
        <w:t>employs</w:t>
      </w:r>
      <w:r w:rsidR="007F7932">
        <w:rPr>
          <w:lang w:val="en-SG"/>
        </w:rPr>
        <w:t xml:space="preserve"> </w:t>
      </w:r>
      <w:r w:rsidR="00836830" w:rsidRPr="00836830">
        <w:rPr>
          <w:lang w:val="en-SG"/>
        </w:rPr>
        <w:t>Long Short-Term Memory (LSTM)</w:t>
      </w:r>
      <w:r w:rsidR="00836830">
        <w:rPr>
          <w:lang w:val="en-SG"/>
        </w:rPr>
        <w:t xml:space="preserve"> networks</w:t>
      </w:r>
      <w:r w:rsidR="00004561">
        <w:rPr>
          <w:lang w:val="en-SG"/>
        </w:rPr>
        <w:t xml:space="preserve"> to</w:t>
      </w:r>
      <w:r w:rsidR="00E64340">
        <w:rPr>
          <w:lang w:val="en-SG"/>
        </w:rPr>
        <w:t xml:space="preserve"> forecast oil, water and CO</w:t>
      </w:r>
      <w:r w:rsidR="00E64340" w:rsidRPr="00165CB9">
        <w:rPr>
          <w:vertAlign w:val="subscript"/>
          <w:lang w:val="en-SG"/>
        </w:rPr>
        <w:t>2</w:t>
      </w:r>
      <w:r w:rsidR="00165CB9" w:rsidRPr="00165CB9">
        <w:rPr>
          <w:lang w:val="en-SG"/>
        </w:rPr>
        <w:t xml:space="preserve"> </w:t>
      </w:r>
      <w:r w:rsidR="00004561">
        <w:rPr>
          <w:lang w:val="en-SG"/>
        </w:rPr>
        <w:t>production at</w:t>
      </w:r>
      <w:r w:rsidR="00165CB9">
        <w:rPr>
          <w:lang w:val="en-SG"/>
        </w:rPr>
        <w:t xml:space="preserve"> future infill well</w:t>
      </w:r>
      <w:r w:rsidR="00004561">
        <w:rPr>
          <w:lang w:val="en-SG"/>
        </w:rPr>
        <w:t xml:space="preserve"> locations, for both single phase and 3-phase fluid models</w:t>
      </w:r>
      <w:r w:rsidR="00165CB9">
        <w:rPr>
          <w:lang w:val="en-SG"/>
        </w:rPr>
        <w:t>.</w:t>
      </w:r>
      <w:r w:rsidR="00004561">
        <w:rPr>
          <w:lang w:val="en-SG"/>
        </w:rPr>
        <w:t xml:space="preserve"> Data </w:t>
      </w:r>
      <w:del w:id="454" w:author="Munish K" w:date="2024-03-29T21:48:00Z">
        <w:r w:rsidR="00004561" w:rsidDel="00C045FC">
          <w:rPr>
            <w:lang w:val="en-SG"/>
          </w:rPr>
          <w:delText xml:space="preserve">was </w:delText>
        </w:r>
      </w:del>
      <w:ins w:id="455" w:author="Munish K" w:date="2024-03-29T21:48:00Z">
        <w:r w:rsidR="00C045FC">
          <w:rPr>
            <w:lang w:val="en-SG"/>
          </w:rPr>
          <w:t xml:space="preserve">were </w:t>
        </w:r>
      </w:ins>
      <w:r w:rsidR="00004561">
        <w:rPr>
          <w:lang w:val="en-SG"/>
        </w:rPr>
        <w:t xml:space="preserve">in the form of a synthetic PUNQ-S3 reservoir model, combined with real-world observations from 8 </w:t>
      </w:r>
      <w:r w:rsidR="00004561" w:rsidRPr="00004561">
        <w:rPr>
          <w:lang w:val="en-SG"/>
        </w:rPr>
        <w:t xml:space="preserve">production </w:t>
      </w:r>
      <w:r w:rsidR="00004561">
        <w:rPr>
          <w:lang w:val="en-SG"/>
        </w:rPr>
        <w:t>wells, which recorded daily production volumes over a decade from 2004-2014</w:t>
      </w:r>
      <w:r w:rsidR="009C2139">
        <w:rPr>
          <w:lang w:val="en-SG"/>
        </w:rPr>
        <w:t xml:space="preserve"> </w:t>
      </w:r>
      <w:sdt>
        <w:sdtPr>
          <w:rPr>
            <w:lang w:val="en-SG"/>
          </w:rPr>
          <w:id w:val="1757009222"/>
          <w:citation/>
        </w:sdtPr>
        <w:sdtEndPr/>
        <w:sdtContent>
          <w:r w:rsidR="009C2139">
            <w:rPr>
              <w:lang w:val="en-SG"/>
            </w:rPr>
            <w:fldChar w:fldCharType="begin"/>
          </w:r>
          <w:r w:rsidR="009C2139">
            <w:rPr>
              <w:lang w:val="en-US"/>
            </w:rPr>
            <w:instrText xml:space="preserve"> CITATION Isk22 \l 1033 </w:instrText>
          </w:r>
          <w:r w:rsidR="009C2139">
            <w:rPr>
              <w:lang w:val="en-SG"/>
            </w:rPr>
            <w:fldChar w:fldCharType="separate"/>
          </w:r>
          <w:r w:rsidR="004871D2" w:rsidRPr="004871D2">
            <w:rPr>
              <w:noProof/>
              <w:lang w:val="en-US"/>
            </w:rPr>
            <w:t>[28]</w:t>
          </w:r>
          <w:r w:rsidR="009C2139">
            <w:rPr>
              <w:lang w:val="en-SG"/>
            </w:rPr>
            <w:fldChar w:fldCharType="end"/>
          </w:r>
        </w:sdtContent>
      </w:sdt>
      <w:r w:rsidR="00004561">
        <w:rPr>
          <w:lang w:val="en-SG"/>
        </w:rPr>
        <w:t>.</w:t>
      </w:r>
      <w:r w:rsidR="00A241D4">
        <w:rPr>
          <w:lang w:val="en-SG"/>
        </w:rPr>
        <w:t xml:space="preserve"> </w:t>
      </w:r>
      <w:r w:rsidR="00C3589D">
        <w:rPr>
          <w:lang w:val="en-SG"/>
        </w:rPr>
        <w:t>Injection data from CO</w:t>
      </w:r>
      <w:r w:rsidR="00C3589D" w:rsidRPr="00C3589D">
        <w:rPr>
          <w:vertAlign w:val="subscript"/>
          <w:lang w:val="en-SG"/>
        </w:rPr>
        <w:t>2</w:t>
      </w:r>
      <w:r w:rsidR="00C3589D">
        <w:rPr>
          <w:lang w:val="en-SG"/>
        </w:rPr>
        <w:t xml:space="preserve"> wells was not a direct input in the deep learning model, although it did play an indirect role in the oil and gas production data being recorded, as it swept the residual hydrocarbons and therefore resulted in an uplift in production rates. </w:t>
      </w:r>
    </w:p>
    <w:p w14:paraId="643C5FE1" w14:textId="09E07AC6" w:rsidR="00004561" w:rsidRDefault="00004561" w:rsidP="009C7DD6">
      <w:pPr>
        <w:pStyle w:val="BodyText"/>
        <w:rPr>
          <w:lang w:val="en-SG"/>
        </w:rPr>
      </w:pPr>
    </w:p>
    <w:p w14:paraId="6C82F80E" w14:textId="0A44ABF8" w:rsidR="00836830" w:rsidRDefault="00B32F32" w:rsidP="009C7DD6">
      <w:pPr>
        <w:pStyle w:val="BodyText"/>
        <w:ind w:firstLine="284"/>
        <w:rPr>
          <w:lang w:val="en-AU"/>
        </w:rPr>
      </w:pPr>
      <w:r w:rsidRPr="00294BDF">
        <w:rPr>
          <w:rFonts w:eastAsia="Times New Roman"/>
          <w:szCs w:val="20"/>
          <w:lang w:val="en-AU"/>
        </w:rPr>
        <w:t>We</w:t>
      </w:r>
      <w:r w:rsidR="00683F15" w:rsidRPr="00294BDF">
        <w:rPr>
          <w:rFonts w:eastAsia="Times New Roman"/>
          <w:szCs w:val="20"/>
          <w:lang w:val="en-AU"/>
        </w:rPr>
        <w:t xml:space="preserve"> aim to</w:t>
      </w:r>
      <w:r w:rsidR="009C2139" w:rsidRPr="00294BDF">
        <w:rPr>
          <w:rFonts w:eastAsia="Times New Roman"/>
          <w:szCs w:val="20"/>
          <w:lang w:val="en-AU"/>
        </w:rPr>
        <w:t xml:space="preserve"> develop on the work of </w:t>
      </w:r>
      <w:proofErr w:type="spellStart"/>
      <w:r w:rsidR="009C2139" w:rsidRPr="00294BDF">
        <w:rPr>
          <w:rFonts w:eastAsia="Times New Roman"/>
          <w:szCs w:val="20"/>
          <w:lang w:val="en-AU"/>
        </w:rPr>
        <w:t>Iskander</w:t>
      </w:r>
      <w:proofErr w:type="spellEnd"/>
      <w:r w:rsidR="009C2139" w:rsidRPr="00294BDF">
        <w:rPr>
          <w:rFonts w:eastAsia="Times New Roman"/>
          <w:szCs w:val="20"/>
          <w:lang w:val="en-AU"/>
        </w:rPr>
        <w:t xml:space="preserve"> and others by</w:t>
      </w:r>
      <w:r w:rsidR="00683F15" w:rsidRPr="00294BDF">
        <w:rPr>
          <w:rFonts w:eastAsia="Times New Roman"/>
          <w:szCs w:val="20"/>
          <w:lang w:val="en-AU"/>
        </w:rPr>
        <w:t xml:space="preserve"> </w:t>
      </w:r>
      <w:r w:rsidRPr="00294BDF">
        <w:rPr>
          <w:rFonts w:eastAsia="Times New Roman"/>
          <w:szCs w:val="20"/>
          <w:lang w:val="en-AU"/>
        </w:rPr>
        <w:t>utilis</w:t>
      </w:r>
      <w:r w:rsidR="009C2139" w:rsidRPr="00294BDF">
        <w:rPr>
          <w:rFonts w:eastAsia="Times New Roman"/>
          <w:szCs w:val="20"/>
          <w:lang w:val="en-AU"/>
        </w:rPr>
        <w:t xml:space="preserve">ing </w:t>
      </w:r>
      <w:r w:rsidRPr="00294BDF">
        <w:rPr>
          <w:rFonts w:eastAsia="Times New Roman"/>
          <w:szCs w:val="20"/>
          <w:lang w:val="en-AU"/>
        </w:rPr>
        <w:t>ML and AI methods,</w:t>
      </w:r>
      <w:r w:rsidR="00836830" w:rsidRPr="00294BDF">
        <w:rPr>
          <w:rFonts w:eastAsia="Times New Roman"/>
          <w:szCs w:val="20"/>
          <w:lang w:val="en-AU"/>
        </w:rPr>
        <w:t xml:space="preserve"> and in particular</w:t>
      </w:r>
      <w:r w:rsidR="00836830">
        <w:rPr>
          <w:lang w:val="en-AU"/>
        </w:rPr>
        <w:t xml:space="preserve"> LSTM, but</w:t>
      </w:r>
      <w:r>
        <w:rPr>
          <w:lang w:val="en-AU"/>
        </w:rPr>
        <w:t xml:space="preserve"> focusing on the prediction of CCUS injection well performance, using </w:t>
      </w:r>
      <w:r w:rsidR="00836830">
        <w:rPr>
          <w:lang w:val="en-AU"/>
        </w:rPr>
        <w:t xml:space="preserve">the </w:t>
      </w:r>
      <w:r>
        <w:rPr>
          <w:lang w:val="en-AU"/>
        </w:rPr>
        <w:t xml:space="preserve">open-source information from the </w:t>
      </w:r>
      <w:r>
        <w:t>IBDP</w:t>
      </w:r>
      <w:r w:rsidR="00703C87">
        <w:t xml:space="preserve"> (Illinois Basin</w:t>
      </w:r>
      <w:ins w:id="456" w:author="Munish K" w:date="2024-03-29T21:49:00Z">
        <w:r w:rsidR="00C045FC">
          <w:t xml:space="preserve"> </w:t>
        </w:r>
      </w:ins>
      <w:del w:id="457" w:author="Munish K" w:date="2024-03-29T21:49:00Z">
        <w:r w:rsidR="00703C87" w:rsidDel="00C045FC">
          <w:delText xml:space="preserve"> </w:delText>
        </w:r>
      </w:del>
      <w:ins w:id="458" w:author="Munish K" w:date="2024-03-29T21:49:00Z">
        <w:r w:rsidR="00C045FC">
          <w:t xml:space="preserve">- </w:t>
        </w:r>
      </w:ins>
      <w:r w:rsidR="00703C87">
        <w:t>Decatur Project)</w:t>
      </w:r>
      <w:ins w:id="459" w:author="Munish K" w:date="2024-03-29T09:50:00Z">
        <w:r w:rsidR="00580B7D">
          <w:t xml:space="preserve"> </w:t>
        </w:r>
      </w:ins>
      <w:customXmlInsRangeStart w:id="460" w:author="Munish K" w:date="2024-03-29T09:50:00Z"/>
      <w:sdt>
        <w:sdtPr>
          <w:id w:val="-42685584"/>
          <w:citation/>
        </w:sdtPr>
        <w:sdtEndPr/>
        <w:sdtContent>
          <w:customXmlInsRangeEnd w:id="460"/>
          <w:ins w:id="461" w:author="Munish K" w:date="2024-03-29T09:50:00Z">
            <w:r w:rsidR="00580B7D">
              <w:fldChar w:fldCharType="begin"/>
            </w:r>
          </w:ins>
          <w:ins w:id="462" w:author="Munish K" w:date="2024-03-29T22:18:00Z">
            <w:r w:rsidR="004871D2">
              <w:rPr>
                <w:lang w:val="en-US"/>
              </w:rPr>
              <w:instrText xml:space="preserve">CITATION Bau19 \l 1033 </w:instrText>
            </w:r>
          </w:ins>
          <w:r w:rsidR="00580B7D">
            <w:fldChar w:fldCharType="separate"/>
          </w:r>
          <w:r w:rsidR="004871D2" w:rsidRPr="004871D2">
            <w:rPr>
              <w:noProof/>
              <w:lang w:val="en-US"/>
            </w:rPr>
            <w:t>[3]</w:t>
          </w:r>
          <w:ins w:id="463" w:author="Munish K" w:date="2024-03-29T09:50:00Z">
            <w:r w:rsidR="00580B7D">
              <w:fldChar w:fldCharType="end"/>
            </w:r>
          </w:ins>
          <w:customXmlInsRangeStart w:id="464" w:author="Munish K" w:date="2024-03-29T09:50:00Z"/>
        </w:sdtContent>
      </w:sdt>
      <w:customXmlInsRangeEnd w:id="464"/>
      <w:r>
        <w:rPr>
          <w:lang w:val="en-AU"/>
        </w:rPr>
        <w:t xml:space="preserve">. We </w:t>
      </w:r>
      <w:r w:rsidR="00836830">
        <w:rPr>
          <w:lang w:val="en-AU"/>
        </w:rPr>
        <w:t>will demonstrate how our</w:t>
      </w:r>
      <w:r>
        <w:rPr>
          <w:lang w:val="en-AU"/>
        </w:rPr>
        <w:t xml:space="preserve"> </w:t>
      </w:r>
      <w:r w:rsidR="00836830">
        <w:rPr>
          <w:lang w:val="en-AU"/>
        </w:rPr>
        <w:t>developed LSTM</w:t>
      </w:r>
      <w:r>
        <w:rPr>
          <w:lang w:val="en-AU"/>
        </w:rPr>
        <w:t xml:space="preserve"> model</w:t>
      </w:r>
      <w:r w:rsidR="00836830">
        <w:rPr>
          <w:lang w:val="en-AU"/>
        </w:rPr>
        <w:t xml:space="preserve"> shows a correlation</w:t>
      </w:r>
      <w:r w:rsidRPr="00B32F32">
        <w:rPr>
          <w:lang w:val="en-AU"/>
        </w:rPr>
        <w:t xml:space="preserve"> </w:t>
      </w:r>
      <w:r w:rsidR="00836830">
        <w:rPr>
          <w:lang w:val="en-AU"/>
        </w:rPr>
        <w:t>between the</w:t>
      </w:r>
      <w:r w:rsidRPr="00B32F32">
        <w:rPr>
          <w:lang w:val="en-AU"/>
        </w:rPr>
        <w:t xml:space="preserve"> change in injection rate to the behaviour of other </w:t>
      </w:r>
      <w:r w:rsidR="00836830">
        <w:rPr>
          <w:lang w:val="en-AU"/>
        </w:rPr>
        <w:t xml:space="preserve">dynamic </w:t>
      </w:r>
      <w:r w:rsidRPr="00B32F32">
        <w:rPr>
          <w:lang w:val="en-AU"/>
        </w:rPr>
        <w:t>parameters</w:t>
      </w:r>
      <w:r w:rsidR="004C54E6">
        <w:rPr>
          <w:lang w:val="en-AU"/>
        </w:rPr>
        <w:t xml:space="preserve"> </w:t>
      </w:r>
      <w:sdt>
        <w:sdtPr>
          <w:rPr>
            <w:lang w:val="en-AU"/>
          </w:rPr>
          <w:id w:val="-779332106"/>
          <w:citation/>
        </w:sdtPr>
        <w:sdtEndPr/>
        <w:sdtContent>
          <w:r w:rsidR="004C54E6">
            <w:rPr>
              <w:lang w:val="en-AU"/>
            </w:rPr>
            <w:fldChar w:fldCharType="begin"/>
          </w:r>
          <w:r w:rsidR="004C54E6">
            <w:rPr>
              <w:lang w:val="en-US"/>
            </w:rPr>
            <w:instrText xml:space="preserve"> CITATION Isk22 \l 1033 </w:instrText>
          </w:r>
          <w:r w:rsidR="004C54E6">
            <w:rPr>
              <w:lang w:val="en-AU"/>
            </w:rPr>
            <w:fldChar w:fldCharType="separate"/>
          </w:r>
          <w:r w:rsidR="004871D2" w:rsidRPr="004871D2">
            <w:rPr>
              <w:noProof/>
              <w:lang w:val="en-US"/>
            </w:rPr>
            <w:t>[28]</w:t>
          </w:r>
          <w:r w:rsidR="004C54E6">
            <w:rPr>
              <w:lang w:val="en-AU"/>
            </w:rPr>
            <w:fldChar w:fldCharType="end"/>
          </w:r>
        </w:sdtContent>
      </w:sdt>
      <w:r>
        <w:rPr>
          <w:lang w:val="en-AU"/>
        </w:rPr>
        <w:t xml:space="preserve">. </w:t>
      </w:r>
    </w:p>
    <w:p w14:paraId="15570253" w14:textId="77777777" w:rsidR="00836830" w:rsidRDefault="00836830" w:rsidP="009C7DD6">
      <w:pPr>
        <w:pStyle w:val="BodyText"/>
        <w:rPr>
          <w:lang w:val="en-AU"/>
        </w:rPr>
      </w:pPr>
    </w:p>
    <w:p w14:paraId="388F0FA9" w14:textId="3750F5F8" w:rsidR="00683F15" w:rsidRDefault="00A9108C" w:rsidP="009C7DD6">
      <w:pPr>
        <w:pStyle w:val="BodyText"/>
        <w:ind w:firstLine="284"/>
        <w:rPr>
          <w:lang w:val="en-SG"/>
        </w:rPr>
      </w:pPr>
      <w:commentRangeStart w:id="465"/>
      <w:ins w:id="466" w:author="Munish K" w:date="2024-03-29T21:58:00Z">
        <w:r>
          <w:rPr>
            <w:lang w:val="en-AU"/>
          </w:rPr>
          <w:t>One of the</w:t>
        </w:r>
      </w:ins>
      <w:ins w:id="467" w:author="Munish K" w:date="2024-03-29T13:33:00Z">
        <w:r w:rsidR="002E6E2D" w:rsidRPr="009E7C20">
          <w:rPr>
            <w:lang w:val="en-AU"/>
          </w:rPr>
          <w:t xml:space="preserve"> objective</w:t>
        </w:r>
      </w:ins>
      <w:ins w:id="468" w:author="Munish K" w:date="2024-03-29T21:58:00Z">
        <w:r>
          <w:rPr>
            <w:lang w:val="en-AU"/>
          </w:rPr>
          <w:t>s</w:t>
        </w:r>
      </w:ins>
      <w:ins w:id="469" w:author="Munish K" w:date="2024-03-29T13:33:00Z">
        <w:r w:rsidR="002E6E2D" w:rsidRPr="009E7C20">
          <w:rPr>
            <w:lang w:val="en-AU"/>
          </w:rPr>
          <w:t xml:space="preserve"> of th</w:t>
        </w:r>
        <w:r w:rsidR="002E6E2D">
          <w:rPr>
            <w:lang w:val="en-AU"/>
          </w:rPr>
          <w:t>e</w:t>
        </w:r>
        <w:r w:rsidR="002E6E2D" w:rsidRPr="009E7C20">
          <w:rPr>
            <w:lang w:val="en-AU"/>
          </w:rPr>
          <w:t xml:space="preserve"> model is to detect anomalies and alert operators to closely inspect the wells for potential leaks.</w:t>
        </w:r>
        <w:r w:rsidR="002E6E2D">
          <w:rPr>
            <w:lang w:val="en-AU"/>
          </w:rPr>
          <w:t xml:space="preserve"> </w:t>
        </w:r>
      </w:ins>
      <w:ins w:id="470" w:author="Munish K" w:date="2024-03-29T21:58:00Z">
        <w:r>
          <w:rPr>
            <w:lang w:val="en-AU"/>
          </w:rPr>
          <w:t xml:space="preserve">While still adhering to local </w:t>
        </w:r>
      </w:ins>
      <w:ins w:id="471" w:author="Munish K" w:date="2024-03-29T21:59:00Z">
        <w:r>
          <w:rPr>
            <w:lang w:val="en-AU"/>
          </w:rPr>
          <w:t xml:space="preserve">jurisdictional requirements of well annulus pressure monitoring, </w:t>
        </w:r>
        <w:r w:rsidRPr="006D70A6">
          <w:rPr>
            <w:rFonts w:eastAsia="Times New Roman"/>
            <w:color w:val="000000" w:themeColor="text1"/>
          </w:rPr>
          <w:t xml:space="preserve">periodic pressure tests </w:t>
        </w:r>
        <w:r>
          <w:rPr>
            <w:rFonts w:eastAsia="Times New Roman"/>
            <w:color w:val="000000" w:themeColor="text1"/>
          </w:rPr>
          <w:t xml:space="preserve">and cased hole logging, </w:t>
        </w:r>
      </w:ins>
      <w:del w:id="472" w:author="Munish K" w:date="2024-03-29T13:33:00Z">
        <w:r w:rsidR="00836830" w:rsidRPr="00294BDF" w:rsidDel="002E6E2D">
          <w:rPr>
            <w:rFonts w:eastAsia="Times New Roman"/>
            <w:szCs w:val="20"/>
            <w:lang w:val="en-AU"/>
          </w:rPr>
          <w:delText>While the primary purpose of t</w:delText>
        </w:r>
      </w:del>
      <w:ins w:id="473" w:author="Munish K" w:date="2024-03-29T13:33:00Z">
        <w:r w:rsidR="002E6E2D">
          <w:rPr>
            <w:rFonts w:eastAsia="Times New Roman"/>
            <w:szCs w:val="20"/>
            <w:lang w:val="en-AU"/>
          </w:rPr>
          <w:t>a</w:t>
        </w:r>
      </w:ins>
      <w:del w:id="474" w:author="Munish K" w:date="2024-03-29T13:33:00Z">
        <w:r w:rsidR="00836830" w:rsidRPr="00294BDF" w:rsidDel="002E6E2D">
          <w:rPr>
            <w:rFonts w:eastAsia="Times New Roman"/>
            <w:szCs w:val="20"/>
            <w:lang w:val="en-AU"/>
          </w:rPr>
          <w:delText>he</w:delText>
        </w:r>
      </w:del>
      <w:ins w:id="475" w:author="Munish K" w:date="2024-03-29T13:33:00Z">
        <w:r w:rsidR="002E6E2D">
          <w:rPr>
            <w:rFonts w:eastAsia="Times New Roman"/>
            <w:szCs w:val="20"/>
            <w:lang w:val="en-AU"/>
          </w:rPr>
          <w:t xml:space="preserve"> ML</w:t>
        </w:r>
      </w:ins>
      <w:r w:rsidR="00836830" w:rsidRPr="00294BDF">
        <w:rPr>
          <w:rFonts w:eastAsia="Times New Roman"/>
          <w:szCs w:val="20"/>
          <w:lang w:val="en-AU"/>
        </w:rPr>
        <w:t xml:space="preserve"> model </w:t>
      </w:r>
      <w:del w:id="476" w:author="Munish K" w:date="2024-03-29T13:33:00Z">
        <w:r w:rsidR="00836830" w:rsidRPr="00294BDF" w:rsidDel="002E6E2D">
          <w:rPr>
            <w:rFonts w:eastAsia="Times New Roman"/>
            <w:szCs w:val="20"/>
            <w:lang w:val="en-AU"/>
          </w:rPr>
          <w:delText>is as a</w:delText>
        </w:r>
      </w:del>
      <w:ins w:id="477" w:author="Munish K" w:date="2024-03-29T13:33:00Z">
        <w:r w:rsidR="002E6E2D">
          <w:rPr>
            <w:rFonts w:eastAsia="Times New Roman"/>
            <w:szCs w:val="20"/>
            <w:lang w:val="en-AU"/>
          </w:rPr>
          <w:t xml:space="preserve">can </w:t>
        </w:r>
      </w:ins>
      <w:ins w:id="478" w:author="Munish K" w:date="2024-03-29T22:00:00Z">
        <w:r>
          <w:rPr>
            <w:rFonts w:eastAsia="Times New Roman"/>
            <w:szCs w:val="20"/>
            <w:lang w:val="en-AU"/>
          </w:rPr>
          <w:t>be an additional method utilised to</w:t>
        </w:r>
      </w:ins>
      <w:del w:id="479" w:author="Munish K" w:date="2024-03-29T21:58:00Z">
        <w:r w:rsidR="00836830" w:rsidRPr="00294BDF" w:rsidDel="00A9108C">
          <w:rPr>
            <w:rFonts w:eastAsia="Times New Roman"/>
            <w:szCs w:val="20"/>
            <w:lang w:val="en-AU"/>
          </w:rPr>
          <w:delText xml:space="preserve"> checkpoint</w:delText>
        </w:r>
      </w:del>
      <w:del w:id="480" w:author="Munish K" w:date="2024-03-29T22:00:00Z">
        <w:r w:rsidR="00836830" w:rsidRPr="00294BDF" w:rsidDel="00A9108C">
          <w:rPr>
            <w:rFonts w:eastAsia="Times New Roman"/>
            <w:szCs w:val="20"/>
            <w:lang w:val="en-AU"/>
          </w:rPr>
          <w:delText xml:space="preserve"> against </w:delText>
        </w:r>
      </w:del>
      <w:ins w:id="481" w:author="Munish K" w:date="2024-03-29T22:00:00Z">
        <w:r>
          <w:rPr>
            <w:rFonts w:eastAsia="Times New Roman"/>
            <w:szCs w:val="20"/>
            <w:lang w:val="en-AU"/>
          </w:rPr>
          <w:t xml:space="preserve"> detect </w:t>
        </w:r>
      </w:ins>
      <w:ins w:id="482" w:author="Munish K" w:date="2024-03-29T21:54:00Z">
        <w:r w:rsidR="00C045FC">
          <w:rPr>
            <w:rFonts w:eastAsia="Times New Roman"/>
            <w:szCs w:val="20"/>
            <w:lang w:val="en-AU"/>
          </w:rPr>
          <w:t xml:space="preserve">unexpected </w:t>
        </w:r>
      </w:ins>
      <w:r w:rsidR="00836830" w:rsidRPr="00294BDF">
        <w:rPr>
          <w:rFonts w:eastAsia="Times New Roman"/>
          <w:szCs w:val="20"/>
          <w:lang w:val="en-AU"/>
        </w:rPr>
        <w:t>carbon migration</w:t>
      </w:r>
      <w:del w:id="483" w:author="Munish K" w:date="2024-03-29T22:00:00Z">
        <w:r w:rsidR="00836830" w:rsidRPr="00294BDF" w:rsidDel="00A9108C">
          <w:rPr>
            <w:rFonts w:eastAsia="Times New Roman"/>
            <w:szCs w:val="20"/>
            <w:lang w:val="en-AU"/>
          </w:rPr>
          <w:delText>, either at the well location or from other losses during the injection process</w:delText>
        </w:r>
      </w:del>
      <w:ins w:id="484" w:author="Munish K" w:date="2024-03-29T13:33:00Z">
        <w:r w:rsidR="002E6E2D">
          <w:rPr>
            <w:rFonts w:eastAsia="Times New Roman"/>
            <w:szCs w:val="20"/>
            <w:lang w:val="en-AU"/>
          </w:rPr>
          <w:t>.</w:t>
        </w:r>
      </w:ins>
      <w:del w:id="485" w:author="Munish K" w:date="2024-03-29T13:33:00Z">
        <w:r w:rsidR="00836830" w:rsidRPr="00294BDF" w:rsidDel="002E6E2D">
          <w:rPr>
            <w:rFonts w:eastAsia="Times New Roman"/>
            <w:szCs w:val="20"/>
            <w:lang w:val="en-AU"/>
          </w:rPr>
          <w:delText>,</w:delText>
        </w:r>
      </w:del>
      <w:r w:rsidR="00836830" w:rsidRPr="00294BDF">
        <w:rPr>
          <w:rFonts w:eastAsia="Times New Roman"/>
          <w:szCs w:val="20"/>
          <w:lang w:val="en-AU"/>
        </w:rPr>
        <w:t xml:space="preserve"> </w:t>
      </w:r>
      <w:del w:id="486" w:author="Munish K" w:date="2024-03-29T13:33:00Z">
        <w:r w:rsidR="00836830" w:rsidRPr="00294BDF" w:rsidDel="002E6E2D">
          <w:rPr>
            <w:rFonts w:eastAsia="Times New Roman"/>
            <w:szCs w:val="20"/>
            <w:lang w:val="en-AU"/>
          </w:rPr>
          <w:delText>w</w:delText>
        </w:r>
        <w:r w:rsidR="00B32F32" w:rsidRPr="00294BDF" w:rsidDel="002E6E2D">
          <w:rPr>
            <w:rFonts w:eastAsia="Times New Roman"/>
            <w:szCs w:val="20"/>
            <w:lang w:val="en-AU"/>
          </w:rPr>
          <w:delText xml:space="preserve">e </w:delText>
        </w:r>
      </w:del>
      <w:ins w:id="487" w:author="Munish K" w:date="2024-03-29T13:33:00Z">
        <w:r w:rsidR="002E6E2D">
          <w:rPr>
            <w:rFonts w:eastAsia="Times New Roman"/>
            <w:szCs w:val="20"/>
            <w:lang w:val="en-AU"/>
          </w:rPr>
          <w:t>W</w:t>
        </w:r>
        <w:r w:rsidR="002E6E2D" w:rsidRPr="00294BDF">
          <w:rPr>
            <w:rFonts w:eastAsia="Times New Roman"/>
            <w:szCs w:val="20"/>
            <w:lang w:val="en-AU"/>
          </w:rPr>
          <w:t xml:space="preserve">e </w:t>
        </w:r>
        <w:r w:rsidR="002E6E2D">
          <w:rPr>
            <w:rFonts w:eastAsia="Times New Roman"/>
            <w:szCs w:val="20"/>
            <w:lang w:val="en-AU"/>
          </w:rPr>
          <w:t xml:space="preserve">also </w:t>
        </w:r>
      </w:ins>
      <w:r w:rsidR="00B32F32" w:rsidRPr="00294BDF">
        <w:rPr>
          <w:rFonts w:eastAsia="Times New Roman"/>
          <w:szCs w:val="20"/>
          <w:lang w:val="en-AU"/>
        </w:rPr>
        <w:t xml:space="preserve">view the model as </w:t>
      </w:r>
      <w:r w:rsidR="00836830" w:rsidRPr="00294BDF">
        <w:rPr>
          <w:rFonts w:eastAsia="Times New Roman"/>
          <w:szCs w:val="20"/>
          <w:lang w:val="en-AU"/>
        </w:rPr>
        <w:t xml:space="preserve">another means for </w:t>
      </w:r>
      <w:r w:rsidR="00B32F32" w:rsidRPr="00294BDF">
        <w:rPr>
          <w:rFonts w:eastAsia="Times New Roman"/>
          <w:szCs w:val="20"/>
          <w:lang w:val="en-AU"/>
        </w:rPr>
        <w:t xml:space="preserve">engineers </w:t>
      </w:r>
      <w:r w:rsidR="00165CB9" w:rsidRPr="00294BDF">
        <w:rPr>
          <w:rFonts w:eastAsia="Times New Roman"/>
          <w:szCs w:val="20"/>
          <w:lang w:val="en-AU"/>
        </w:rPr>
        <w:t>to</w:t>
      </w:r>
      <w:r w:rsidR="00B32F32" w:rsidRPr="00294BDF">
        <w:rPr>
          <w:rFonts w:eastAsia="Times New Roman"/>
          <w:szCs w:val="20"/>
          <w:lang w:val="en-AU"/>
        </w:rPr>
        <w:t xml:space="preserve"> </w:t>
      </w:r>
      <w:r w:rsidR="00836830" w:rsidRPr="00294BDF">
        <w:rPr>
          <w:rFonts w:eastAsia="Times New Roman"/>
          <w:szCs w:val="20"/>
          <w:lang w:val="en-AU"/>
        </w:rPr>
        <w:t>perform</w:t>
      </w:r>
      <w:r w:rsidR="00836830">
        <w:rPr>
          <w:lang w:val="en-AU"/>
        </w:rPr>
        <w:t xml:space="preserve"> scenario based</w:t>
      </w:r>
      <w:r w:rsidR="00B32F32">
        <w:rPr>
          <w:lang w:val="en-AU"/>
        </w:rPr>
        <w:t xml:space="preserve"> de</w:t>
      </w:r>
      <w:r w:rsidR="00165CB9">
        <w:rPr>
          <w:lang w:val="en-AU"/>
        </w:rPr>
        <w:t>-</w:t>
      </w:r>
      <w:r w:rsidR="00B32F32">
        <w:rPr>
          <w:lang w:val="en-AU"/>
        </w:rPr>
        <w:t>risk</w:t>
      </w:r>
      <w:r w:rsidR="00836830">
        <w:rPr>
          <w:lang w:val="en-AU"/>
        </w:rPr>
        <w:t xml:space="preserve">ing of </w:t>
      </w:r>
      <w:r w:rsidR="00B32F32">
        <w:rPr>
          <w:lang w:val="en-AU"/>
        </w:rPr>
        <w:t xml:space="preserve">exploration </w:t>
      </w:r>
      <w:r w:rsidR="00836830">
        <w:rPr>
          <w:lang w:val="en-AU"/>
        </w:rPr>
        <w:t xml:space="preserve">plays, </w:t>
      </w:r>
      <w:r w:rsidR="00B32F32">
        <w:rPr>
          <w:lang w:val="en-AU"/>
        </w:rPr>
        <w:t xml:space="preserve">via </w:t>
      </w:r>
      <w:r w:rsidR="00165CB9">
        <w:rPr>
          <w:lang w:val="en-AU"/>
        </w:rPr>
        <w:t xml:space="preserve">modelling </w:t>
      </w:r>
      <w:r w:rsidR="00836830">
        <w:rPr>
          <w:lang w:val="en-AU"/>
        </w:rPr>
        <w:t>variation in</w:t>
      </w:r>
      <w:r w:rsidR="00B32F32">
        <w:rPr>
          <w:lang w:val="en-AU"/>
        </w:rPr>
        <w:t xml:space="preserve"> </w:t>
      </w:r>
      <w:r w:rsidR="00836830">
        <w:rPr>
          <w:lang w:val="en-AU"/>
        </w:rPr>
        <w:t>well</w:t>
      </w:r>
      <w:r w:rsidR="00B32F32">
        <w:rPr>
          <w:lang w:val="en-AU"/>
        </w:rPr>
        <w:t xml:space="preserve"> and </w:t>
      </w:r>
      <w:r w:rsidR="00836830">
        <w:rPr>
          <w:lang w:val="en-AU"/>
        </w:rPr>
        <w:t xml:space="preserve">storage </w:t>
      </w:r>
      <w:r w:rsidR="00B32F32">
        <w:rPr>
          <w:lang w:val="en-AU"/>
        </w:rPr>
        <w:t xml:space="preserve">parameters </w:t>
      </w:r>
      <w:r w:rsidR="00B32F32" w:rsidRPr="00B32F32">
        <w:rPr>
          <w:lang w:val="en-AU"/>
        </w:rPr>
        <w:t xml:space="preserve">to validate </w:t>
      </w:r>
      <w:r w:rsidR="00165CB9">
        <w:rPr>
          <w:lang w:val="en-AU"/>
        </w:rPr>
        <w:t>CO</w:t>
      </w:r>
      <w:r w:rsidR="00165CB9" w:rsidRPr="00165CB9">
        <w:rPr>
          <w:vertAlign w:val="subscript"/>
          <w:lang w:val="en-AU"/>
        </w:rPr>
        <w:t>2</w:t>
      </w:r>
      <w:r w:rsidR="00165CB9">
        <w:rPr>
          <w:lang w:val="en-AU"/>
        </w:rPr>
        <w:t xml:space="preserve"> </w:t>
      </w:r>
      <w:r w:rsidR="00B32F32" w:rsidRPr="00B32F32">
        <w:rPr>
          <w:lang w:val="en-AU"/>
        </w:rPr>
        <w:t>containment</w:t>
      </w:r>
      <w:r w:rsidR="00836830">
        <w:rPr>
          <w:lang w:val="en-AU"/>
        </w:rPr>
        <w:t>. The model will also aid in the understanding of the injection process and potentially can be used to “right size” well operations and optimise costs.</w:t>
      </w:r>
      <w:ins w:id="488" w:author="Munish K" w:date="2024-03-29T13:32:00Z">
        <w:r w:rsidR="002E6E2D">
          <w:rPr>
            <w:lang w:val="en-AU"/>
          </w:rPr>
          <w:t xml:space="preserve"> </w:t>
        </w:r>
      </w:ins>
      <w:commentRangeEnd w:id="465"/>
      <w:ins w:id="489" w:author="Munish K" w:date="2024-03-29T23:14:00Z">
        <w:r w:rsidR="00464D3E">
          <w:rPr>
            <w:rStyle w:val="CommentReference"/>
          </w:rPr>
          <w:commentReference w:id="465"/>
        </w:r>
      </w:ins>
    </w:p>
    <w:p w14:paraId="6326962E" w14:textId="77777777" w:rsidR="00B50DD5" w:rsidRPr="00EC4649" w:rsidRDefault="00B50DD5" w:rsidP="009C7DD6">
      <w:pPr>
        <w:pStyle w:val="BodyText"/>
        <w:rPr>
          <w:lang w:val="en-SG"/>
        </w:rPr>
      </w:pPr>
    </w:p>
    <w:p w14:paraId="003C87E4" w14:textId="7A0A63AB" w:rsidR="00C404A2" w:rsidRDefault="00C404A2" w:rsidP="009C7DD6">
      <w:pPr>
        <w:pStyle w:val="Heading1"/>
        <w:spacing w:line="480" w:lineRule="auto"/>
        <w:rPr>
          <w:ins w:id="490" w:author="Munish K" w:date="2024-03-29T09:01:00Z"/>
        </w:rPr>
      </w:pPr>
      <w:r>
        <w:t>Scope and Methods</w:t>
      </w:r>
    </w:p>
    <w:p w14:paraId="52168269" w14:textId="77777777" w:rsidR="00574A04" w:rsidRDefault="00574A04" w:rsidP="00574A04">
      <w:pPr>
        <w:pStyle w:val="BodyText"/>
        <w:ind w:firstLine="284"/>
        <w:rPr>
          <w:ins w:id="491" w:author="Munish K" w:date="2024-03-29T09:01:00Z"/>
          <w:lang w:val="en-SG"/>
        </w:rPr>
      </w:pPr>
      <w:ins w:id="492" w:author="Munish K" w:date="2024-03-29T09:01:00Z">
        <w:r w:rsidRPr="00BF0452">
          <w:rPr>
            <w:lang w:val="en-SG"/>
          </w:rPr>
          <w:t xml:space="preserve">This </w:t>
        </w:r>
        <w:r>
          <w:rPr>
            <w:lang w:val="en-SG"/>
          </w:rPr>
          <w:t>paper</w:t>
        </w:r>
        <w:r w:rsidRPr="00BF0452">
          <w:rPr>
            <w:lang w:val="en-SG"/>
          </w:rPr>
          <w:t xml:space="preserve"> aims to use time series injection information and monitoring data on a carbon </w:t>
        </w:r>
        <w:r>
          <w:rPr>
            <w:lang w:val="en-SG"/>
          </w:rPr>
          <w:t>sequestration</w:t>
        </w:r>
        <w:r w:rsidRPr="00BF0452">
          <w:rPr>
            <w:lang w:val="en-SG"/>
          </w:rPr>
          <w:t xml:space="preserve"> well to predict carbon </w:t>
        </w:r>
        <w:r>
          <w:rPr>
            <w:lang w:val="en-SG"/>
          </w:rPr>
          <w:t>sequestration</w:t>
        </w:r>
        <w:r w:rsidRPr="00BF0452">
          <w:rPr>
            <w:lang w:val="en-SG"/>
          </w:rPr>
          <w:t xml:space="preserve"> well injection rates deltas</w:t>
        </w:r>
        <w:r>
          <w:rPr>
            <w:lang w:val="en-SG"/>
          </w:rPr>
          <w:t xml:space="preserve"> (</w:t>
        </w:r>
        <w:r w:rsidRPr="00BF0452">
          <w:rPr>
            <w:rFonts w:ascii="Symbol" w:hAnsi="Symbol"/>
            <w:lang w:val="en-SG"/>
          </w:rPr>
          <w:t>D</w:t>
        </w:r>
        <w:r>
          <w:rPr>
            <w:lang w:val="en-SG"/>
          </w:rPr>
          <w:t xml:space="preserve">) which is the </w:t>
        </w:r>
        <w:r w:rsidRPr="00BF0452">
          <w:rPr>
            <w:lang w:val="en-SG"/>
          </w:rPr>
          <w:t>difference in the injection rate</w:t>
        </w:r>
        <w:r>
          <w:rPr>
            <w:lang w:val="en-SG"/>
          </w:rPr>
          <w:t xml:space="preserve"> (IR)</w:t>
        </w:r>
        <w:r w:rsidRPr="00BF0452">
          <w:rPr>
            <w:lang w:val="en-SG"/>
          </w:rPr>
          <w:t xml:space="preserve"> at time t and time (t-1)</w:t>
        </w:r>
        <w:r>
          <w:rPr>
            <w:lang w:val="en-SG"/>
          </w:rPr>
          <w:t xml:space="preserve"> i.e.</w:t>
        </w:r>
      </w:ins>
    </w:p>
    <w:p w14:paraId="4495E8AC" w14:textId="77777777" w:rsidR="00574A04" w:rsidRDefault="00574A04" w:rsidP="00574A04">
      <w:pPr>
        <w:pStyle w:val="BodyText"/>
        <w:rPr>
          <w:ins w:id="493" w:author="Munish K" w:date="2024-03-29T09:01:00Z"/>
          <w:lang w:val="en-SG"/>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574A04" w14:paraId="4C7CDB9E" w14:textId="77777777" w:rsidTr="0071414C">
        <w:trPr>
          <w:ins w:id="494" w:author="Munish K" w:date="2024-03-29T09:01:00Z"/>
        </w:trPr>
        <w:tc>
          <w:tcPr>
            <w:tcW w:w="750" w:type="pct"/>
          </w:tcPr>
          <w:p w14:paraId="460BEDA5" w14:textId="77777777" w:rsidR="00574A04" w:rsidRDefault="00574A04" w:rsidP="0071414C">
            <w:pPr>
              <w:pStyle w:val="paragraph"/>
              <w:spacing w:before="0" w:line="480" w:lineRule="auto"/>
              <w:textAlignment w:val="baseline"/>
              <w:rPr>
                <w:ins w:id="495" w:author="Munish K" w:date="2024-03-29T09:01:00Z"/>
              </w:rPr>
            </w:pPr>
          </w:p>
        </w:tc>
        <w:tc>
          <w:tcPr>
            <w:tcW w:w="3500" w:type="pct"/>
          </w:tcPr>
          <w:p w14:paraId="52A8A0A4" w14:textId="77777777" w:rsidR="00574A04" w:rsidRDefault="00574A04" w:rsidP="0071414C">
            <w:pPr>
              <w:pStyle w:val="paragraph"/>
              <w:spacing w:before="0" w:line="480" w:lineRule="auto"/>
              <w:jc w:val="center"/>
              <w:textAlignment w:val="baseline"/>
              <w:rPr>
                <w:ins w:id="496" w:author="Munish K" w:date="2024-03-29T09:01:00Z"/>
              </w:rPr>
            </w:pPr>
            <m:oMathPara>
              <m:oMath>
                <m:r>
                  <w:ins w:id="497" w:author="Munish K" w:date="2024-03-29T09:01:00Z">
                    <w:rPr>
                      <w:rFonts w:ascii="Cambria Math" w:hAnsi="Cambria Math"/>
                      <w:lang w:val="en-US" w:eastAsia="en-US"/>
                    </w:rPr>
                    <m:t xml:space="preserve">∆ = </m:t>
                  </w:ins>
                </m:r>
                <m:sSub>
                  <m:sSubPr>
                    <m:ctrlPr>
                      <w:ins w:id="498" w:author="Munish K" w:date="2024-03-29T09:01:00Z">
                        <w:rPr>
                          <w:rFonts w:ascii="Cambria Math" w:hAnsi="Cambria Math"/>
                          <w:i/>
                          <w:lang w:val="en-US" w:eastAsia="en-US"/>
                        </w:rPr>
                      </w:ins>
                    </m:ctrlPr>
                  </m:sSubPr>
                  <m:e>
                    <m:r>
                      <w:ins w:id="499" w:author="Munish K" w:date="2024-03-29T09:01:00Z">
                        <w:rPr>
                          <w:rFonts w:ascii="Cambria Math" w:hAnsi="Cambria Math"/>
                          <w:lang w:val="en-US" w:eastAsia="en-US"/>
                        </w:rPr>
                        <m:t>IR</m:t>
                      </w:ins>
                    </m:r>
                  </m:e>
                  <m:sub>
                    <m:r>
                      <w:ins w:id="500" w:author="Munish K" w:date="2024-03-29T09:01:00Z">
                        <w:rPr>
                          <w:rFonts w:ascii="Cambria Math" w:hAnsi="Cambria Math"/>
                          <w:lang w:val="en-US" w:eastAsia="en-US"/>
                        </w:rPr>
                        <m:t>t</m:t>
                      </w:ins>
                    </m:r>
                  </m:sub>
                </m:sSub>
                <m:r>
                  <w:ins w:id="501" w:author="Munish K" w:date="2024-03-29T09:01:00Z">
                    <w:rPr>
                      <w:rFonts w:ascii="Cambria Math" w:hAnsi="Cambria Math"/>
                      <w:lang w:val="en-US" w:eastAsia="en-US"/>
                    </w:rPr>
                    <m:t xml:space="preserve">- </m:t>
                  </w:ins>
                </m:r>
                <m:sSub>
                  <m:sSubPr>
                    <m:ctrlPr>
                      <w:ins w:id="502" w:author="Munish K" w:date="2024-03-29T09:01:00Z">
                        <w:rPr>
                          <w:rFonts w:ascii="Cambria Math" w:hAnsi="Cambria Math"/>
                          <w:i/>
                          <w:lang w:val="en-US" w:eastAsia="en-US"/>
                        </w:rPr>
                      </w:ins>
                    </m:ctrlPr>
                  </m:sSubPr>
                  <m:e>
                    <m:r>
                      <w:ins w:id="503" w:author="Munish K" w:date="2024-03-29T09:01:00Z">
                        <w:rPr>
                          <w:rFonts w:ascii="Cambria Math" w:hAnsi="Cambria Math"/>
                          <w:lang w:val="en-US" w:eastAsia="en-US"/>
                        </w:rPr>
                        <m:t>IR</m:t>
                      </w:ins>
                    </m:r>
                  </m:e>
                  <m:sub>
                    <m:r>
                      <w:ins w:id="504" w:author="Munish K" w:date="2024-03-29T09:01:00Z">
                        <w:rPr>
                          <w:rFonts w:ascii="Cambria Math" w:hAnsi="Cambria Math"/>
                          <w:lang w:val="en-US" w:eastAsia="en-US"/>
                        </w:rPr>
                        <m:t>t-1</m:t>
                      </w:ins>
                    </m:r>
                  </m:sub>
                </m:sSub>
              </m:oMath>
            </m:oMathPara>
          </w:p>
        </w:tc>
        <w:tc>
          <w:tcPr>
            <w:tcW w:w="750" w:type="pct"/>
            <w:vAlign w:val="center"/>
          </w:tcPr>
          <w:p w14:paraId="2A279B48" w14:textId="64B17A80" w:rsidR="00574A04" w:rsidRDefault="00574A04" w:rsidP="0071414C">
            <w:pPr>
              <w:pStyle w:val="paragraph"/>
              <w:spacing w:before="0" w:line="480" w:lineRule="auto"/>
              <w:textAlignment w:val="baseline"/>
              <w:rPr>
                <w:ins w:id="505" w:author="Munish K" w:date="2024-03-29T09:01:00Z"/>
              </w:rPr>
            </w:pPr>
            <w:ins w:id="506" w:author="Munish K" w:date="2024-03-29T09:01:00Z">
              <w:r>
                <w:t xml:space="preserve">Equation </w:t>
              </w:r>
              <w:r>
                <w:fldChar w:fldCharType="begin"/>
              </w:r>
              <w:r>
                <w:instrText xml:space="preserve"> SEQ Equation \* ARABIC </w:instrText>
              </w:r>
              <w:r>
                <w:fldChar w:fldCharType="separate"/>
              </w:r>
            </w:ins>
            <w:ins w:id="507" w:author="Munish K" w:date="2024-03-29T11:28:00Z">
              <w:r w:rsidR="00742033">
                <w:rPr>
                  <w:noProof/>
                </w:rPr>
                <w:t>4</w:t>
              </w:r>
            </w:ins>
            <w:ins w:id="508" w:author="Munish K" w:date="2024-03-29T09:01:00Z">
              <w:r>
                <w:fldChar w:fldCharType="end"/>
              </w:r>
            </w:ins>
          </w:p>
        </w:tc>
      </w:tr>
    </w:tbl>
    <w:p w14:paraId="6D021AA8" w14:textId="77777777" w:rsidR="00574A04" w:rsidRDefault="00574A04" w:rsidP="00574A04">
      <w:pPr>
        <w:pStyle w:val="BodyText"/>
        <w:rPr>
          <w:ins w:id="509" w:author="Munish K" w:date="2024-03-29T09:01:00Z"/>
          <w:lang w:val="en-SG"/>
        </w:rPr>
      </w:pPr>
    </w:p>
    <w:p w14:paraId="2FF117BE" w14:textId="3C4E1FED" w:rsidR="00574A04" w:rsidRPr="00822720" w:rsidRDefault="00574A04" w:rsidP="00574A04">
      <w:pPr>
        <w:pStyle w:val="BodyText"/>
        <w:ind w:firstLine="284"/>
        <w:rPr>
          <w:ins w:id="510" w:author="Munish K" w:date="2024-03-29T08:59:00Z"/>
          <w:lang w:val="en-SG"/>
        </w:rPr>
      </w:pPr>
      <w:ins w:id="511" w:author="Munish K" w:date="2024-03-29T08:59:00Z">
        <w:r>
          <w:rPr>
            <w:lang w:val="en-SG"/>
          </w:rPr>
          <w:t>Our primary source of data is from the</w:t>
        </w:r>
        <w:r w:rsidRPr="00357443">
          <w:t xml:space="preserve"> Illinois Basin</w:t>
        </w:r>
      </w:ins>
      <w:ins w:id="512" w:author="Munish K" w:date="2024-03-29T21:49:00Z">
        <w:r w:rsidR="00C045FC">
          <w:t xml:space="preserve"> </w:t>
        </w:r>
      </w:ins>
      <w:ins w:id="513" w:author="Munish K" w:date="2024-03-29T08:59:00Z">
        <w:r w:rsidRPr="00357443">
          <w:t>-</w:t>
        </w:r>
      </w:ins>
      <w:ins w:id="514" w:author="Munish K" w:date="2024-03-29T21:49:00Z">
        <w:r w:rsidR="00C045FC">
          <w:t xml:space="preserve"> </w:t>
        </w:r>
      </w:ins>
      <w:ins w:id="515" w:author="Munish K" w:date="2024-03-29T08:59:00Z">
        <w:r w:rsidRPr="00357443">
          <w:t>Decatur Project</w:t>
        </w:r>
        <w:r>
          <w:t>, a CO</w:t>
        </w:r>
        <w:r w:rsidRPr="0071414C">
          <w:rPr>
            <w:vertAlign w:val="subscript"/>
          </w:rPr>
          <w:t>2</w:t>
        </w:r>
        <w:r>
          <w:t xml:space="preserve"> pilot project</w:t>
        </w:r>
        <w:r w:rsidRPr="00357443">
          <w:t xml:space="preserve"> </w:t>
        </w:r>
        <w:r>
          <w:t xml:space="preserve">meant </w:t>
        </w:r>
        <w:r w:rsidRPr="00357443">
          <w:t>to demonstrate the capacity, injectivity, and containment of carbon storage in the Mount Simon Sandstone, the main carbon storage resource in the Illinois Basin and the Midwest Region</w:t>
        </w:r>
        <w:r>
          <w:t xml:space="preserve">. </w:t>
        </w:r>
        <w:r>
          <w:rPr>
            <w:lang w:val="en-SG"/>
          </w:rPr>
          <w:t>The source of the injected CO</w:t>
        </w:r>
        <w:r w:rsidRPr="004C54E6">
          <w:rPr>
            <w:vertAlign w:val="subscript"/>
            <w:lang w:val="en-SG"/>
          </w:rPr>
          <w:t>2</w:t>
        </w:r>
        <w:r w:rsidRPr="00822720">
          <w:rPr>
            <w:lang w:val="en-SG"/>
          </w:rPr>
          <w:t xml:space="preserve"> </w:t>
        </w:r>
        <w:r>
          <w:rPr>
            <w:lang w:val="en-SG"/>
          </w:rPr>
          <w:t>is from</w:t>
        </w:r>
        <w:r w:rsidRPr="00822720">
          <w:rPr>
            <w:lang w:val="en-SG"/>
          </w:rPr>
          <w:t xml:space="preserve"> ethanol production at the Archer Daniels Midland </w:t>
        </w:r>
        <w:r>
          <w:rPr>
            <w:lang w:val="en-SG"/>
          </w:rPr>
          <w:t>c</w:t>
        </w:r>
        <w:r w:rsidRPr="00822720">
          <w:rPr>
            <w:lang w:val="en-SG"/>
          </w:rPr>
          <w:t>ompany’s plant</w:t>
        </w:r>
        <w:r>
          <w:rPr>
            <w:lang w:val="en-SG"/>
          </w:rPr>
          <w:t>.</w:t>
        </w:r>
        <w:r w:rsidRPr="00822720">
          <w:rPr>
            <w:lang w:val="en-SG"/>
          </w:rPr>
          <w:t xml:space="preserve"> </w:t>
        </w:r>
        <w:r>
          <w:rPr>
            <w:lang w:val="en-SG"/>
          </w:rPr>
          <w:t>The CO</w:t>
        </w:r>
        <w:r w:rsidRPr="004C54E6">
          <w:rPr>
            <w:vertAlign w:val="subscript"/>
            <w:lang w:val="en-SG"/>
          </w:rPr>
          <w:t>2</w:t>
        </w:r>
        <w:r>
          <w:rPr>
            <w:lang w:val="en-SG"/>
          </w:rPr>
          <w:t xml:space="preserve"> is</w:t>
        </w:r>
        <w:r w:rsidRPr="00822720">
          <w:rPr>
            <w:lang w:val="en-SG"/>
          </w:rPr>
          <w:t xml:space="preserve"> compressed, dehydrated and injected into the Mt. Simo</w:t>
        </w:r>
        <w:r>
          <w:rPr>
            <w:lang w:val="en-SG"/>
          </w:rPr>
          <w:t>n</w:t>
        </w:r>
        <w:r w:rsidRPr="00822720">
          <w:rPr>
            <w:lang w:val="en-SG"/>
          </w:rPr>
          <w:t xml:space="preserve"> Sandstone</w:t>
        </w:r>
        <w:r>
          <w:rPr>
            <w:lang w:val="en-SG"/>
          </w:rPr>
          <w:t xml:space="preserve">, which is primarily </w:t>
        </w:r>
        <w:r w:rsidRPr="00822720">
          <w:rPr>
            <w:lang w:val="en-SG"/>
          </w:rPr>
          <w:t>a saline aquifer</w:t>
        </w:r>
        <w:r>
          <w:rPr>
            <w:lang w:val="en-SG"/>
          </w:rPr>
          <w:t xml:space="preserve"> </w:t>
        </w:r>
        <w:r w:rsidRPr="00822720">
          <w:rPr>
            <w:lang w:val="en-SG"/>
          </w:rPr>
          <w:t>approximately ~7,000 ft dee</w:t>
        </w:r>
        <w:r>
          <w:rPr>
            <w:lang w:val="en-SG"/>
          </w:rPr>
          <w:t xml:space="preserve">p. </w:t>
        </w:r>
        <w:r w:rsidRPr="00357443">
          <w:t>Injection began in 2009</w:t>
        </w:r>
        <w:r>
          <w:t xml:space="preserve"> and continued for a 3-year period </w:t>
        </w:r>
        <w:r w:rsidRPr="00822720">
          <w:rPr>
            <w:lang w:val="en-SG"/>
          </w:rPr>
          <w:t>(Nov-2011 to Nov-2014)</w:t>
        </w:r>
        <w:r>
          <w:t xml:space="preserve">. </w:t>
        </w:r>
        <w:r w:rsidRPr="00822720">
          <w:rPr>
            <w:lang w:val="en-SG"/>
          </w:rPr>
          <w:t xml:space="preserve">Cumulatively, </w:t>
        </w:r>
        <w:r>
          <w:rPr>
            <w:lang w:val="en-SG"/>
          </w:rPr>
          <w:t>~</w:t>
        </w:r>
        <w:r w:rsidRPr="00822720">
          <w:rPr>
            <w:lang w:val="en-SG"/>
          </w:rPr>
          <w:t xml:space="preserve">999,215 </w:t>
        </w:r>
        <w:r w:rsidRPr="00822720">
          <w:rPr>
            <w:lang w:val="en-SG"/>
          </w:rPr>
          <w:lastRenderedPageBreak/>
          <w:t>tonnes of supercritical CO</w:t>
        </w:r>
        <w:r w:rsidRPr="00822720">
          <w:rPr>
            <w:vertAlign w:val="subscript"/>
            <w:lang w:val="en-SG"/>
          </w:rPr>
          <w:t>2</w:t>
        </w:r>
        <w:r w:rsidRPr="00822720">
          <w:rPr>
            <w:lang w:val="en-SG"/>
          </w:rPr>
          <w:t xml:space="preserve"> </w:t>
        </w:r>
        <w:r>
          <w:rPr>
            <w:lang w:val="en-SG"/>
          </w:rPr>
          <w:t>have been</w:t>
        </w:r>
        <w:r w:rsidRPr="00822720">
          <w:rPr>
            <w:lang w:val="en-SG"/>
          </w:rPr>
          <w:t xml:space="preserve"> injected and geologically stored</w:t>
        </w:r>
        <w:r>
          <w:rPr>
            <w:lang w:val="en-SG"/>
          </w:rPr>
          <w:t>. A pair of</w:t>
        </w:r>
        <w:r w:rsidRPr="00822720">
          <w:rPr>
            <w:lang w:val="en-SG"/>
          </w:rPr>
          <w:t xml:space="preserve"> injection and verification well</w:t>
        </w:r>
        <w:r>
          <w:rPr>
            <w:lang w:val="en-SG"/>
          </w:rPr>
          <w:t xml:space="preserve">s, </w:t>
        </w:r>
        <w:r w:rsidRPr="00822720">
          <w:rPr>
            <w:lang w:val="en-SG"/>
          </w:rPr>
          <w:t>~</w:t>
        </w:r>
      </w:ins>
      <w:ins w:id="516" w:author="Munish K" w:date="2024-03-29T22:08:00Z">
        <w:r w:rsidR="00A771FF">
          <w:rPr>
            <w:lang w:val="en-SG"/>
          </w:rPr>
          <w:t>1007</w:t>
        </w:r>
      </w:ins>
      <w:ins w:id="517" w:author="Munish K" w:date="2024-03-29T08:59:00Z">
        <w:r w:rsidRPr="00822720">
          <w:rPr>
            <w:lang w:val="en-SG"/>
          </w:rPr>
          <w:t>ft apart</w:t>
        </w:r>
        <w:r>
          <w:rPr>
            <w:lang w:val="en-SG"/>
          </w:rPr>
          <w:t>,</w:t>
        </w:r>
        <w:r w:rsidRPr="00822720">
          <w:rPr>
            <w:lang w:val="en-SG"/>
          </w:rPr>
          <w:t xml:space="preserve"> </w:t>
        </w:r>
        <w:r>
          <w:rPr>
            <w:lang w:val="en-SG"/>
          </w:rPr>
          <w:t>were</w:t>
        </w:r>
        <w:r w:rsidRPr="00822720">
          <w:rPr>
            <w:lang w:val="en-SG"/>
          </w:rPr>
          <w:t xml:space="preserve"> drilled into the </w:t>
        </w:r>
        <w:r>
          <w:rPr>
            <w:lang w:val="en-SG"/>
          </w:rPr>
          <w:t xml:space="preserve">formation. </w:t>
        </w:r>
        <w:r w:rsidRPr="00822720">
          <w:rPr>
            <w:lang w:val="en-SG"/>
          </w:rPr>
          <w:t>The wells were equipped with downhole sensors to monitor pressure and temperature at various depths of interest</w:t>
        </w:r>
        <w:r>
          <w:rPr>
            <w:lang w:val="en-SG"/>
          </w:rPr>
          <w:t xml:space="preserve">. </w:t>
        </w:r>
      </w:ins>
    </w:p>
    <w:p w14:paraId="0D42B8C1" w14:textId="2757F0B7" w:rsidR="00574A04" w:rsidRDefault="00574A04" w:rsidP="00574A04">
      <w:pPr>
        <w:rPr>
          <w:ins w:id="518" w:author="Munish K" w:date="2024-03-29T08:58:00Z"/>
          <w:lang w:val="en-SG"/>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0"/>
      </w:tblGrid>
      <w:tr w:rsidR="00574A04" w14:paraId="02A5A681" w14:textId="77777777" w:rsidTr="0071414C">
        <w:trPr>
          <w:ins w:id="519" w:author="Munish K" w:date="2024-03-29T08:58:00Z"/>
        </w:trPr>
        <w:tc>
          <w:tcPr>
            <w:tcW w:w="10450" w:type="dxa"/>
          </w:tcPr>
          <w:p w14:paraId="48B92AA4" w14:textId="77777777" w:rsidR="00574A04" w:rsidRDefault="00574A04" w:rsidP="0071414C">
            <w:pPr>
              <w:jc w:val="center"/>
              <w:rPr>
                <w:ins w:id="520" w:author="Munish K" w:date="2024-03-29T08:58:00Z"/>
              </w:rPr>
            </w:pPr>
            <w:ins w:id="521" w:author="Munish K" w:date="2024-03-29T08:58:00Z">
              <w:r w:rsidRPr="00CA767C">
                <w:rPr>
                  <w:noProof/>
                </w:rPr>
                <w:drawing>
                  <wp:inline distT="0" distB="0" distL="0" distR="0" wp14:anchorId="71870DE5" wp14:editId="652D0F90">
                    <wp:extent cx="2867025" cy="330616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2013" cy="3323449"/>
                            </a:xfrm>
                            <a:prstGeom prst="rect">
                              <a:avLst/>
                            </a:prstGeom>
                          </pic:spPr>
                        </pic:pic>
                      </a:graphicData>
                    </a:graphic>
                  </wp:inline>
                </w:drawing>
              </w:r>
            </w:ins>
          </w:p>
        </w:tc>
      </w:tr>
    </w:tbl>
    <w:p w14:paraId="27F15CEF" w14:textId="192B7BE4" w:rsidR="00574A04" w:rsidRPr="00A94264" w:rsidRDefault="00574A04" w:rsidP="00574A04">
      <w:pPr>
        <w:jc w:val="center"/>
        <w:rPr>
          <w:ins w:id="522" w:author="Munish K" w:date="2024-03-29T08:58:00Z"/>
        </w:rPr>
      </w:pPr>
      <w:ins w:id="523" w:author="Munish K" w:date="2024-03-29T08:58:00Z">
        <w:r w:rsidRPr="00750E92">
          <w:t xml:space="preserve">Figure </w:t>
        </w:r>
        <w:r w:rsidRPr="00750E92">
          <w:fldChar w:fldCharType="begin"/>
        </w:r>
        <w:r w:rsidRPr="00750E92">
          <w:instrText xml:space="preserve"> SEQ Figure \* ARABIC </w:instrText>
        </w:r>
        <w:r w:rsidRPr="00750E92">
          <w:fldChar w:fldCharType="separate"/>
        </w:r>
      </w:ins>
      <w:ins w:id="524" w:author="Munish K" w:date="2024-03-29T11:28:00Z">
        <w:r w:rsidR="00742033">
          <w:rPr>
            <w:noProof/>
          </w:rPr>
          <w:t>1</w:t>
        </w:r>
      </w:ins>
      <w:ins w:id="525" w:author="Munish K" w:date="2024-03-29T08:58:00Z">
        <w:r w:rsidRPr="00750E92">
          <w:fldChar w:fldCharType="end"/>
        </w:r>
        <w:r w:rsidRPr="00750E92">
          <w:t xml:space="preserve">: Location map of the Illinois Basin – Decatur Project (IBDP). Image taken from </w:t>
        </w:r>
      </w:ins>
      <w:customXmlInsRangeStart w:id="526" w:author="Munish K" w:date="2024-03-29T08:58:00Z"/>
      <w:sdt>
        <w:sdtPr>
          <w:id w:val="-1093851545"/>
          <w:citation/>
        </w:sdtPr>
        <w:sdtEndPr/>
        <w:sdtContent>
          <w:customXmlInsRangeEnd w:id="526"/>
          <w:ins w:id="527" w:author="Munish K" w:date="2024-03-29T08:58:00Z">
            <w:r w:rsidRPr="00750E92">
              <w:fldChar w:fldCharType="begin"/>
            </w:r>
          </w:ins>
          <w:ins w:id="528" w:author="Munish K" w:date="2024-03-29T22:18:00Z">
            <w:r w:rsidR="004871D2">
              <w:rPr>
                <w:lang w:val="en-US"/>
              </w:rPr>
              <w:instrText xml:space="preserve">CITATION Bau19 \l 1033 </w:instrText>
            </w:r>
          </w:ins>
          <w:ins w:id="529" w:author="Munish K" w:date="2024-03-29T08:58:00Z">
            <w:r w:rsidRPr="00750E92">
              <w:fldChar w:fldCharType="separate"/>
            </w:r>
          </w:ins>
          <w:r w:rsidR="004871D2" w:rsidRPr="004871D2">
            <w:rPr>
              <w:noProof/>
              <w:lang w:val="en-US"/>
            </w:rPr>
            <w:t>[3]</w:t>
          </w:r>
          <w:ins w:id="530" w:author="Munish K" w:date="2024-03-29T08:58:00Z">
            <w:r w:rsidRPr="00750E92">
              <w:fldChar w:fldCharType="end"/>
            </w:r>
          </w:ins>
          <w:customXmlInsRangeStart w:id="531" w:author="Munish K" w:date="2024-03-29T08:58:00Z"/>
        </w:sdtContent>
      </w:sdt>
      <w:customXmlInsRangeEnd w:id="531"/>
    </w:p>
    <w:p w14:paraId="73BA67A1" w14:textId="77777777" w:rsidR="00574A04" w:rsidRPr="00574A04" w:rsidRDefault="00574A04">
      <w:pPr>
        <w:rPr>
          <w:rPrChange w:id="532" w:author="Munish K" w:date="2024-03-29T08:58:00Z">
            <w:rPr/>
          </w:rPrChange>
        </w:rPr>
        <w:pPrChange w:id="533" w:author="Munish K" w:date="2024-03-29T08:58:00Z">
          <w:pPr>
            <w:pStyle w:val="Heading1"/>
            <w:spacing w:line="480" w:lineRule="auto"/>
          </w:pPr>
        </w:pPrChange>
      </w:pPr>
    </w:p>
    <w:p w14:paraId="5F50E798" w14:textId="77777777" w:rsidR="00683F15" w:rsidRPr="00683F15" w:rsidRDefault="00683F15" w:rsidP="009C7DD6">
      <w:pPr>
        <w:pStyle w:val="Heading2"/>
        <w:spacing w:line="480" w:lineRule="auto"/>
      </w:pPr>
      <w:r w:rsidRPr="00683F15">
        <w:t>Datasets</w:t>
      </w:r>
    </w:p>
    <w:p w14:paraId="408F49AC" w14:textId="4EF32A76" w:rsidR="00357443" w:rsidRDefault="00357443" w:rsidP="009C7DD6">
      <w:pPr>
        <w:ind w:firstLine="284"/>
      </w:pPr>
      <w:r w:rsidRPr="00357443">
        <w:t>During this three-year period, a substantial amount of data was collected</w:t>
      </w:r>
      <w:r w:rsidR="00F7019D">
        <w:t xml:space="preserve"> from both an injection and monitoring well, </w:t>
      </w:r>
      <w:ins w:id="534" w:author="Munish K" w:date="2024-03-29T22:09:00Z">
        <w:r w:rsidR="00A771FF">
          <w:t>1007</w:t>
        </w:r>
      </w:ins>
      <w:del w:id="535" w:author="Munish K" w:date="2024-03-29T22:09:00Z">
        <w:r w:rsidR="00F7019D" w:rsidDel="00A771FF">
          <w:delText>700</w:delText>
        </w:r>
      </w:del>
      <w:r w:rsidR="00F7019D">
        <w:t xml:space="preserve"> ft apart. The injection well was drilled to a total depth (TD) of ~</w:t>
      </w:r>
      <w:del w:id="536" w:author="Munish K" w:date="2024-03-29T22:08:00Z">
        <w:r w:rsidR="00F7019D" w:rsidDel="00A771FF">
          <w:delText xml:space="preserve">7051 </w:delText>
        </w:r>
      </w:del>
      <w:ins w:id="537" w:author="Munish K" w:date="2024-03-29T22:08:00Z">
        <w:r w:rsidR="00A771FF">
          <w:t>723</w:t>
        </w:r>
      </w:ins>
      <w:ins w:id="538" w:author="Munish K" w:date="2024-03-29T22:09:00Z">
        <w:r w:rsidR="00A771FF">
          <w:t>8</w:t>
        </w:r>
      </w:ins>
      <w:ins w:id="539" w:author="Munish K" w:date="2024-03-29T22:08:00Z">
        <w:r w:rsidR="00A771FF">
          <w:t xml:space="preserve"> </w:t>
        </w:r>
      </w:ins>
      <w:r w:rsidR="00F7019D">
        <w:t>ft, and was drilled with a 26” bit to 355 ft, and cased with a 20” casing to surface. A 17 ½” ho</w:t>
      </w:r>
      <w:r w:rsidR="00E704DE">
        <w:t>l</w:t>
      </w:r>
      <w:r w:rsidR="00F7019D">
        <w:t xml:space="preserve">e size </w:t>
      </w:r>
      <w:r w:rsidR="00320140">
        <w:t xml:space="preserve">then </w:t>
      </w:r>
      <w:r w:rsidR="00F7019D">
        <w:t>followed to a TD of 5339 ft, and an intermediate casing string 13 3/8” in diameter was set. The reservoir section was drilled in a 12 ½” hole size to ~ 7056 ft, and comp</w:t>
      </w:r>
      <w:r w:rsidR="00320140">
        <w:t>l</w:t>
      </w:r>
      <w:r w:rsidR="00F7019D">
        <w:t>eted with a 9 5/</w:t>
      </w:r>
      <w:r w:rsidR="00C3589D">
        <w:t>8” production</w:t>
      </w:r>
      <w:r w:rsidR="00F7019D">
        <w:t xml:space="preserve"> casing and 4 ½” tubing. The perforations were made at the base (i.e. above the </w:t>
      </w:r>
      <w:del w:id="540" w:author="Munish K" w:date="2024-03-29T22:09:00Z">
        <w:r w:rsidR="00F7019D" w:rsidDel="00A771FF">
          <w:delText>p</w:delText>
        </w:r>
      </w:del>
      <w:ins w:id="541" w:author="Munish K" w:date="2024-03-29T22:09:00Z">
        <w:r w:rsidR="00A771FF">
          <w:t>P</w:t>
        </w:r>
      </w:ins>
      <w:r w:rsidR="00F7019D">
        <w:t>re</w:t>
      </w:r>
      <w:del w:id="542" w:author="Munish K" w:date="2024-03-29T22:09:00Z">
        <w:r w:rsidR="00F7019D" w:rsidDel="00A771FF">
          <w:delText>-C</w:delText>
        </w:r>
      </w:del>
      <w:ins w:id="543" w:author="Munish K" w:date="2024-03-29T22:09:00Z">
        <w:r w:rsidR="00A771FF">
          <w:t>c</w:t>
        </w:r>
      </w:ins>
      <w:r w:rsidR="00F7019D">
        <w:t xml:space="preserve">ambrian) Mt. </w:t>
      </w:r>
      <w:del w:id="544" w:author="Munish K" w:date="2024-03-29T22:11:00Z">
        <w:r w:rsidR="00F7019D" w:rsidDel="00A771FF">
          <w:delText xml:space="preserve">St </w:delText>
        </w:r>
      </w:del>
      <w:r w:rsidR="00F7019D">
        <w:t xml:space="preserve">Simon Sandstone, which was a relatively thick reservoir of ~1620 ft. A total of 3 geophones were set at 4925 ft, 5743 ft and 6137 ft </w:t>
      </w:r>
      <w:r w:rsidR="00320140">
        <w:t>along with a</w:t>
      </w:r>
      <w:r w:rsidR="00F7019D">
        <w:t xml:space="preserve"> pressure / temperature gauge </w:t>
      </w:r>
      <w:r w:rsidR="00C3589D">
        <w:t>mandrel</w:t>
      </w:r>
      <w:r w:rsidR="00F7019D">
        <w:t xml:space="preserve"> at 6325 ft.</w:t>
      </w:r>
      <w:r w:rsidR="00E704DE">
        <w:t xml:space="preserve"> The monitor well was drilled to a total TD of 7272 ft; it had a surface casing (13 3/8” to 377 ft, followed by intermediate casing of 9 5/8” to 5322 ft and 5 ½” casing across the Mt. St Simon Sandstone, which contained a 3 component geophone array</w:t>
      </w:r>
      <w:r w:rsidR="00320140">
        <w:t>)</w:t>
      </w:r>
      <w:r w:rsidR="00F7019D">
        <w:t xml:space="preserve"> </w:t>
      </w:r>
      <w:sdt>
        <w:sdtPr>
          <w:id w:val="319241550"/>
          <w:citation/>
        </w:sdtPr>
        <w:sdtEndPr/>
        <w:sdtContent>
          <w:r w:rsidR="00F7019D">
            <w:fldChar w:fldCharType="begin"/>
          </w:r>
          <w:ins w:id="545" w:author="Munish K" w:date="2024-03-29T22:18:00Z">
            <w:r w:rsidR="004871D2">
              <w:rPr>
                <w:lang w:val="en-US"/>
              </w:rPr>
              <w:instrText xml:space="preserve">CITATION Bau19 \l 1033 </w:instrText>
            </w:r>
          </w:ins>
          <w:del w:id="546" w:author="Munish K" w:date="2024-03-28T23:12:00Z">
            <w:r w:rsidR="00F7019D" w:rsidDel="00113AC7">
              <w:rPr>
                <w:lang w:val="en-US"/>
              </w:rPr>
              <w:delInstrText xml:space="preserve"> CITATION Bau19 \l 1033 </w:delInstrText>
            </w:r>
          </w:del>
          <w:r w:rsidR="00F7019D">
            <w:fldChar w:fldCharType="separate"/>
          </w:r>
          <w:r w:rsidR="004871D2" w:rsidRPr="004871D2">
            <w:rPr>
              <w:noProof/>
              <w:lang w:val="en-US"/>
            </w:rPr>
            <w:t>[3]</w:t>
          </w:r>
          <w:r w:rsidR="00F7019D">
            <w:fldChar w:fldCharType="end"/>
          </w:r>
        </w:sdtContent>
      </w:sdt>
      <w:r w:rsidR="00F7019D">
        <w:t xml:space="preserve">. </w:t>
      </w:r>
    </w:p>
    <w:p w14:paraId="188138A0" w14:textId="30661410" w:rsidR="00A443AB" w:rsidRDefault="00A443AB" w:rsidP="009C7DD6"/>
    <w:p w14:paraId="03114031" w14:textId="5178AACE" w:rsidR="00683F15" w:rsidRDefault="00683F15" w:rsidP="009C7DD6">
      <w:pPr>
        <w:pStyle w:val="para1"/>
        <w:numPr>
          <w:ilvl w:val="0"/>
          <w:numId w:val="6"/>
        </w:numPr>
        <w:spacing w:line="480" w:lineRule="auto"/>
        <w:rPr>
          <w:i/>
          <w:u w:val="single"/>
          <w:lang w:val="en-AU"/>
        </w:rPr>
      </w:pPr>
      <w:bookmarkStart w:id="547" w:name="_Ref123741726"/>
      <w:r w:rsidRPr="00B71221">
        <w:rPr>
          <w:i/>
          <w:u w:val="single"/>
          <w:lang w:val="en-AU"/>
        </w:rPr>
        <w:t>Data Collection</w:t>
      </w:r>
      <w:r w:rsidRPr="00B71221">
        <w:rPr>
          <w:i/>
          <w:iCs/>
          <w:u w:val="single"/>
          <w:lang w:val="en-AU"/>
        </w:rPr>
        <w:t xml:space="preserve"> and </w:t>
      </w:r>
      <w:r w:rsidRPr="00B71221">
        <w:rPr>
          <w:i/>
          <w:u w:val="single"/>
          <w:lang w:val="en-AU"/>
        </w:rPr>
        <w:t>Preparation</w:t>
      </w:r>
    </w:p>
    <w:p w14:paraId="50C20885" w14:textId="51E819AD" w:rsidR="009340CD" w:rsidRPr="009340CD" w:rsidRDefault="009340CD" w:rsidP="009C7DD6">
      <w:pPr>
        <w:pStyle w:val="para1"/>
        <w:spacing w:line="480" w:lineRule="auto"/>
        <w:rPr>
          <w:lang w:val="en-AU"/>
        </w:rPr>
      </w:pPr>
      <w:r w:rsidRPr="009340CD">
        <w:rPr>
          <w:lang w:val="en-AU"/>
        </w:rPr>
        <w:t xml:space="preserve">A total of 34 parameters </w:t>
      </w:r>
      <w:r w:rsidR="00E704DE">
        <w:rPr>
          <w:lang w:val="en-AU"/>
        </w:rPr>
        <w:t xml:space="preserve">were </w:t>
      </w:r>
      <w:r w:rsidRPr="009340CD">
        <w:rPr>
          <w:lang w:val="en-AU"/>
        </w:rPr>
        <w:t xml:space="preserve">measured </w:t>
      </w:r>
      <w:r w:rsidR="00E704DE">
        <w:rPr>
          <w:lang w:val="en-AU"/>
        </w:rPr>
        <w:t>from</w:t>
      </w:r>
      <w:r w:rsidRPr="009340CD">
        <w:rPr>
          <w:lang w:val="en-AU"/>
        </w:rPr>
        <w:t xml:space="preserve"> the injection and verification well</w:t>
      </w:r>
      <w:r>
        <w:rPr>
          <w:lang w:val="en-AU"/>
        </w:rPr>
        <w:t xml:space="preserve">. </w:t>
      </w:r>
      <w:r w:rsidR="00E704DE">
        <w:rPr>
          <w:lang w:val="en-AU"/>
        </w:rPr>
        <w:t>The p</w:t>
      </w:r>
      <w:r w:rsidRPr="009340CD">
        <w:rPr>
          <w:lang w:val="en-AU"/>
        </w:rPr>
        <w:t xml:space="preserve">arameters </w:t>
      </w:r>
      <w:r w:rsidR="00E704DE">
        <w:rPr>
          <w:lang w:val="en-AU"/>
        </w:rPr>
        <w:t xml:space="preserve">measured </w:t>
      </w:r>
      <w:r w:rsidRPr="009340CD">
        <w:rPr>
          <w:lang w:val="en-AU"/>
        </w:rPr>
        <w:t>comprised of both surface and downhole measurements</w:t>
      </w:r>
      <w:r w:rsidR="00D63684">
        <w:rPr>
          <w:lang w:val="en-AU"/>
        </w:rPr>
        <w:t xml:space="preserve"> which were acquired </w:t>
      </w:r>
      <w:r w:rsidR="00612643">
        <w:rPr>
          <w:lang w:val="en-AU"/>
        </w:rPr>
        <w:t>at five second interval</w:t>
      </w:r>
      <w:r w:rsidR="00C3589D">
        <w:rPr>
          <w:lang w:val="en-AU"/>
        </w:rPr>
        <w:t xml:space="preserve">s </w:t>
      </w:r>
      <w:r w:rsidR="00E704DE">
        <w:rPr>
          <w:lang w:val="en-AU"/>
        </w:rPr>
        <w:t>over</w:t>
      </w:r>
      <w:r w:rsidRPr="009340CD">
        <w:rPr>
          <w:lang w:val="en-AU"/>
        </w:rPr>
        <w:t xml:space="preserve"> three </w:t>
      </w:r>
      <w:r w:rsidR="00E704DE">
        <w:rPr>
          <w:lang w:val="en-AU"/>
        </w:rPr>
        <w:t xml:space="preserve">full </w:t>
      </w:r>
      <w:r w:rsidRPr="009340CD">
        <w:rPr>
          <w:lang w:val="en-AU"/>
        </w:rPr>
        <w:t>years</w:t>
      </w:r>
      <w:r w:rsidR="00612643">
        <w:rPr>
          <w:lang w:val="en-AU"/>
        </w:rPr>
        <w:t xml:space="preserve">. </w:t>
      </w:r>
      <w:r w:rsidR="00C3589D">
        <w:rPr>
          <w:lang w:val="en-AU"/>
        </w:rPr>
        <w:t>The sheer volume of data required that the</w:t>
      </w:r>
      <w:r w:rsidR="0022397A">
        <w:rPr>
          <w:lang w:val="en-AU"/>
        </w:rPr>
        <w:t xml:space="preserve"> time scale </w:t>
      </w:r>
      <w:r w:rsidR="00C3589D">
        <w:rPr>
          <w:lang w:val="en-AU"/>
        </w:rPr>
        <w:t>be downscaled</w:t>
      </w:r>
      <w:r w:rsidRPr="009340CD">
        <w:rPr>
          <w:lang w:val="en-AU"/>
        </w:rPr>
        <w:t xml:space="preserve"> </w:t>
      </w:r>
      <w:r w:rsidR="00C3589D">
        <w:rPr>
          <w:lang w:val="en-AU"/>
        </w:rPr>
        <w:t xml:space="preserve">to </w:t>
      </w:r>
      <w:r w:rsidRPr="009340CD">
        <w:rPr>
          <w:lang w:val="en-AU"/>
        </w:rPr>
        <w:t>hourly intervals</w:t>
      </w:r>
      <w:r w:rsidR="00C3589D">
        <w:rPr>
          <w:lang w:val="en-AU"/>
        </w:rPr>
        <w:t>,</w:t>
      </w:r>
      <w:r w:rsidR="009101EE">
        <w:rPr>
          <w:lang w:val="en-AU"/>
        </w:rPr>
        <w:t xml:space="preserve"> taking </w:t>
      </w:r>
      <w:r w:rsidR="00C3589D">
        <w:rPr>
          <w:lang w:val="en-AU"/>
        </w:rPr>
        <w:t>the parameter</w:t>
      </w:r>
      <w:r w:rsidR="009101EE">
        <w:rPr>
          <w:lang w:val="en-AU"/>
        </w:rPr>
        <w:t xml:space="preserve"> average </w:t>
      </w:r>
      <w:r w:rsidR="00C3589D">
        <w:rPr>
          <w:lang w:val="en-AU"/>
        </w:rPr>
        <w:t>over</w:t>
      </w:r>
      <w:r w:rsidR="009101EE">
        <w:rPr>
          <w:lang w:val="en-AU"/>
        </w:rPr>
        <w:t xml:space="preserve"> the hour.</w:t>
      </w:r>
      <w:r>
        <w:rPr>
          <w:lang w:val="en-AU"/>
        </w:rPr>
        <w:t xml:space="preserve"> </w:t>
      </w:r>
      <w:r w:rsidRPr="009340CD">
        <w:rPr>
          <w:lang w:val="en-AU"/>
        </w:rPr>
        <w:t>27</w:t>
      </w:r>
      <w:r w:rsidR="005B581F">
        <w:rPr>
          <w:lang w:val="en-AU"/>
        </w:rPr>
        <w:t>,</w:t>
      </w:r>
      <w:r w:rsidR="009101EE">
        <w:rPr>
          <w:lang w:val="en-AU"/>
        </w:rPr>
        <w:t>665</w:t>
      </w:r>
      <w:r w:rsidRPr="009340CD">
        <w:rPr>
          <w:lang w:val="en-AU"/>
        </w:rPr>
        <w:t xml:space="preserve"> hours of data </w:t>
      </w:r>
      <w:r w:rsidR="00A76C29">
        <w:rPr>
          <w:lang w:val="en-AU"/>
        </w:rPr>
        <w:t xml:space="preserve">(training data) </w:t>
      </w:r>
      <w:r w:rsidRPr="009340CD">
        <w:rPr>
          <w:lang w:val="en-AU"/>
        </w:rPr>
        <w:t>w</w:t>
      </w:r>
      <w:r w:rsidR="00C3589D">
        <w:rPr>
          <w:lang w:val="en-AU"/>
        </w:rPr>
        <w:t>as</w:t>
      </w:r>
      <w:r w:rsidRPr="009340CD">
        <w:rPr>
          <w:lang w:val="en-AU"/>
        </w:rPr>
        <w:t xml:space="preserve"> used to </w:t>
      </w:r>
      <w:r w:rsidR="00E43718">
        <w:rPr>
          <w:lang w:val="en-AU"/>
        </w:rPr>
        <w:t>build</w:t>
      </w:r>
      <w:r w:rsidRPr="009340CD">
        <w:rPr>
          <w:lang w:val="en-AU"/>
        </w:rPr>
        <w:t xml:space="preserve"> a suitable model</w:t>
      </w:r>
      <w:r w:rsidR="00E43718">
        <w:rPr>
          <w:lang w:val="en-AU"/>
        </w:rPr>
        <w:t>. 67% of the “</w:t>
      </w:r>
      <w:r w:rsidR="00E43718" w:rsidRPr="00C3589D">
        <w:rPr>
          <w:lang w:val="en-AU"/>
        </w:rPr>
        <w:t>training</w:t>
      </w:r>
      <w:r w:rsidR="00E43718">
        <w:rPr>
          <w:lang w:val="en-AU"/>
        </w:rPr>
        <w:t>”</w:t>
      </w:r>
      <w:r w:rsidR="00E43718" w:rsidRPr="00C3589D">
        <w:rPr>
          <w:lang w:val="en-AU"/>
        </w:rPr>
        <w:t xml:space="preserve"> data set was used to train the model. The remaining 33% was used as a </w:t>
      </w:r>
      <w:r w:rsidR="00E43718">
        <w:rPr>
          <w:lang w:val="en-AU"/>
        </w:rPr>
        <w:t>“</w:t>
      </w:r>
      <w:r w:rsidR="00E43718" w:rsidRPr="00C3589D">
        <w:rPr>
          <w:lang w:val="en-AU"/>
        </w:rPr>
        <w:t>validation</w:t>
      </w:r>
      <w:r w:rsidR="00E43718">
        <w:rPr>
          <w:lang w:val="en-AU"/>
        </w:rPr>
        <w:t>”</w:t>
      </w:r>
      <w:r w:rsidR="00E43718" w:rsidRPr="00C3589D">
        <w:rPr>
          <w:lang w:val="en-AU"/>
        </w:rPr>
        <w:t xml:space="preserve"> dataset.</w:t>
      </w:r>
      <w:r w:rsidR="00E43718">
        <w:rPr>
          <w:lang w:val="en-AU"/>
        </w:rPr>
        <w:t xml:space="preserve"> The model built off this data </w:t>
      </w:r>
      <w:r w:rsidRPr="009340CD">
        <w:rPr>
          <w:lang w:val="en-AU"/>
        </w:rPr>
        <w:t>w</w:t>
      </w:r>
      <w:r w:rsidR="00C3589D">
        <w:rPr>
          <w:lang w:val="en-AU"/>
        </w:rPr>
        <w:t>as</w:t>
      </w:r>
      <w:r w:rsidRPr="009340CD">
        <w:rPr>
          <w:lang w:val="en-AU"/>
        </w:rPr>
        <w:t xml:space="preserve"> </w:t>
      </w:r>
      <w:r w:rsidR="00E43718">
        <w:rPr>
          <w:lang w:val="en-AU"/>
        </w:rPr>
        <w:t xml:space="preserve">finally </w:t>
      </w:r>
      <w:r w:rsidRPr="009340CD">
        <w:rPr>
          <w:lang w:val="en-AU"/>
        </w:rPr>
        <w:t>use</w:t>
      </w:r>
      <w:r w:rsidR="002429B0">
        <w:rPr>
          <w:lang w:val="en-AU"/>
        </w:rPr>
        <w:t>d</w:t>
      </w:r>
      <w:r w:rsidRPr="009340CD">
        <w:rPr>
          <w:lang w:val="en-AU"/>
        </w:rPr>
        <w:t xml:space="preserve"> to predict 201 hours of </w:t>
      </w:r>
      <w:r w:rsidR="00E704DE" w:rsidRPr="00BF0452">
        <w:rPr>
          <w:rFonts w:ascii="Symbol" w:hAnsi="Symbol"/>
          <w:lang w:val="en-SG"/>
        </w:rPr>
        <w:t>D</w:t>
      </w:r>
      <w:r w:rsidRPr="009340CD">
        <w:rPr>
          <w:lang w:val="en-AU"/>
        </w:rPr>
        <w:t xml:space="preserve"> in</w:t>
      </w:r>
      <w:r w:rsidR="00C3589D">
        <w:rPr>
          <w:lang w:val="en-AU"/>
        </w:rPr>
        <w:t>to</w:t>
      </w:r>
      <w:r w:rsidRPr="009340CD">
        <w:rPr>
          <w:lang w:val="en-AU"/>
        </w:rPr>
        <w:t xml:space="preserve"> the future</w:t>
      </w:r>
      <w:r w:rsidR="00E43718">
        <w:rPr>
          <w:lang w:val="en-AU"/>
        </w:rPr>
        <w:t xml:space="preserve"> (“hold out” data)</w:t>
      </w:r>
      <w:r w:rsidR="00E704DE">
        <w:rPr>
          <w:lang w:val="en-AU"/>
        </w:rPr>
        <w:t>.</w:t>
      </w:r>
      <w:r w:rsidR="00AA6C00">
        <w:rPr>
          <w:lang w:val="en-AU"/>
        </w:rPr>
        <w:t xml:space="preserve"> </w:t>
      </w:r>
      <w:r w:rsidR="005F4226" w:rsidRPr="00C3589D">
        <w:rPr>
          <w:lang w:val="en-AU"/>
        </w:rPr>
        <w:t xml:space="preserve">Given in </w:t>
      </w:r>
      <w:r w:rsidR="005F4226" w:rsidRPr="00C3589D">
        <w:rPr>
          <w:lang w:val="en-AU"/>
        </w:rPr>
        <w:fldChar w:fldCharType="begin"/>
      </w:r>
      <w:r w:rsidR="005F4226" w:rsidRPr="00C3589D">
        <w:rPr>
          <w:lang w:val="en-AU"/>
        </w:rPr>
        <w:instrText xml:space="preserve"> REF _Ref134214471 \h </w:instrText>
      </w:r>
      <w:r w:rsidR="00C3589D" w:rsidRPr="00C3589D">
        <w:rPr>
          <w:lang w:val="en-AU"/>
        </w:rPr>
        <w:instrText xml:space="preserve"> \* MERGEFORMAT </w:instrText>
      </w:r>
      <w:r w:rsidR="005F4226" w:rsidRPr="00C3589D">
        <w:rPr>
          <w:lang w:val="en-AU"/>
        </w:rPr>
      </w:r>
      <w:r w:rsidR="005F4226" w:rsidRPr="00C3589D">
        <w:rPr>
          <w:lang w:val="en-AU"/>
        </w:rPr>
        <w:fldChar w:fldCharType="separate"/>
      </w:r>
      <w:ins w:id="548" w:author="Munish K" w:date="2024-03-29T11:28:00Z">
        <w:r w:rsidR="00742033" w:rsidRPr="00742033">
          <w:rPr>
            <w:sz w:val="22"/>
            <w:szCs w:val="22"/>
            <w:rPrChange w:id="549" w:author="Munish K" w:date="2024-03-29T11:28:00Z">
              <w:rPr>
                <w:b/>
                <w:bCs/>
                <w:sz w:val="22"/>
                <w:szCs w:val="22"/>
              </w:rPr>
            </w:rPrChange>
          </w:rPr>
          <w:t xml:space="preserve">Table </w:t>
        </w:r>
        <w:r w:rsidR="00742033" w:rsidRPr="00742033">
          <w:rPr>
            <w:noProof/>
            <w:sz w:val="22"/>
            <w:szCs w:val="22"/>
            <w:rPrChange w:id="550" w:author="Munish K" w:date="2024-03-29T11:28:00Z">
              <w:rPr>
                <w:b/>
                <w:bCs/>
                <w:noProof/>
                <w:sz w:val="22"/>
                <w:szCs w:val="22"/>
              </w:rPr>
            </w:rPrChange>
          </w:rPr>
          <w:t>1</w:t>
        </w:r>
      </w:ins>
      <w:del w:id="551" w:author="Munish K" w:date="2024-03-28T23:08:00Z">
        <w:r w:rsidR="0028213D" w:rsidRPr="0028213D" w:rsidDel="00113AC7">
          <w:rPr>
            <w:sz w:val="22"/>
            <w:szCs w:val="22"/>
          </w:rPr>
          <w:delText xml:space="preserve">Table </w:delText>
        </w:r>
        <w:r w:rsidR="0028213D" w:rsidRPr="0028213D" w:rsidDel="00113AC7">
          <w:rPr>
            <w:noProof/>
            <w:sz w:val="22"/>
            <w:szCs w:val="22"/>
          </w:rPr>
          <w:delText>1</w:delText>
        </w:r>
      </w:del>
      <w:r w:rsidR="005F4226" w:rsidRPr="00C3589D">
        <w:rPr>
          <w:lang w:val="en-AU"/>
        </w:rPr>
        <w:fldChar w:fldCharType="end"/>
      </w:r>
      <w:r w:rsidR="005F4226" w:rsidRPr="00C3589D">
        <w:rPr>
          <w:lang w:val="en-AU"/>
        </w:rPr>
        <w:t xml:space="preserve"> is the descriptive statistics of the provided data. We note that there are a series of “null values”</w:t>
      </w:r>
      <w:ins w:id="552" w:author="Munish K" w:date="2024-03-29T22:12:00Z">
        <w:r w:rsidR="00A771FF">
          <w:rPr>
            <w:lang w:val="en-AU"/>
          </w:rPr>
          <w:t xml:space="preserve"> (including negative null values)</w:t>
        </w:r>
      </w:ins>
      <w:r w:rsidR="005F4226" w:rsidRPr="00C3589D">
        <w:rPr>
          <w:lang w:val="en-AU"/>
        </w:rPr>
        <w:t xml:space="preserve"> and non-</w:t>
      </w:r>
      <w:r w:rsidR="008B3699" w:rsidRPr="00C3589D">
        <w:rPr>
          <w:lang w:val="en-AU"/>
        </w:rPr>
        <w:t>numeric</w:t>
      </w:r>
      <w:r w:rsidR="005F4226" w:rsidRPr="00C3589D">
        <w:rPr>
          <w:lang w:val="en-AU"/>
        </w:rPr>
        <w:t xml:space="preserve"> numbers, </w:t>
      </w:r>
      <w:r w:rsidR="002429B0" w:rsidRPr="00C3589D">
        <w:rPr>
          <w:lang w:val="en-AU"/>
        </w:rPr>
        <w:t>missing rows</w:t>
      </w:r>
      <w:ins w:id="553" w:author="Munish K" w:date="2024-03-29T22:12:00Z">
        <w:r w:rsidR="00A771FF">
          <w:rPr>
            <w:lang w:val="en-AU"/>
          </w:rPr>
          <w:t>, time gaps</w:t>
        </w:r>
      </w:ins>
      <w:r w:rsidR="00707618" w:rsidRPr="00C3589D">
        <w:rPr>
          <w:lang w:val="en-AU"/>
        </w:rPr>
        <w:t xml:space="preserve"> </w:t>
      </w:r>
      <w:r w:rsidR="00C3589D" w:rsidRPr="00C3589D">
        <w:rPr>
          <w:lang w:val="en-AU"/>
        </w:rPr>
        <w:t>and</w:t>
      </w:r>
      <w:r w:rsidR="005F4226" w:rsidRPr="00C3589D">
        <w:rPr>
          <w:lang w:val="en-AU"/>
        </w:rPr>
        <w:t xml:space="preserve"> note that for some of the input data measurements, there are significant outliers</w:t>
      </w:r>
      <w:r w:rsidR="002429B0" w:rsidRPr="00C3589D">
        <w:rPr>
          <w:lang w:val="en-AU"/>
        </w:rPr>
        <w:t>.</w:t>
      </w:r>
      <w:r w:rsidR="002429B0">
        <w:rPr>
          <w:lang w:val="en-AU"/>
        </w:rPr>
        <w:t xml:space="preserve"> </w:t>
      </w:r>
    </w:p>
    <w:p w14:paraId="68C92FA0" w14:textId="77777777" w:rsidR="00E704DE" w:rsidRDefault="00E704DE" w:rsidP="009C7DD6">
      <w:pPr>
        <w:keepNext/>
        <w:jc w:val="center"/>
        <w:rPr>
          <w:b/>
          <w:bCs/>
          <w:sz w:val="22"/>
          <w:szCs w:val="22"/>
        </w:rPr>
      </w:pPr>
    </w:p>
    <w:p w14:paraId="117BA1D8" w14:textId="12875225" w:rsidR="00B56A89" w:rsidRDefault="00B56A89" w:rsidP="009C7DD6">
      <w:pPr>
        <w:keepNext/>
        <w:jc w:val="center"/>
        <w:rPr>
          <w:sz w:val="22"/>
          <w:szCs w:val="22"/>
        </w:rPr>
      </w:pPr>
      <w:bookmarkStart w:id="554" w:name="_Ref134214471"/>
      <w:r w:rsidRPr="006A6F3D">
        <w:rPr>
          <w:b/>
          <w:bCs/>
          <w:sz w:val="22"/>
          <w:szCs w:val="22"/>
        </w:rPr>
        <w:t xml:space="preserve">Table </w:t>
      </w:r>
      <w:r w:rsidRPr="006A6F3D">
        <w:rPr>
          <w:b/>
          <w:bCs/>
          <w:sz w:val="22"/>
          <w:szCs w:val="22"/>
        </w:rPr>
        <w:fldChar w:fldCharType="begin"/>
      </w:r>
      <w:r w:rsidRPr="006A6F3D">
        <w:rPr>
          <w:b/>
          <w:bCs/>
          <w:sz w:val="22"/>
          <w:szCs w:val="22"/>
        </w:rPr>
        <w:instrText xml:space="preserve"> SEQ Table \* ARABIC </w:instrText>
      </w:r>
      <w:r w:rsidRPr="006A6F3D">
        <w:rPr>
          <w:b/>
          <w:bCs/>
          <w:sz w:val="22"/>
          <w:szCs w:val="22"/>
        </w:rPr>
        <w:fldChar w:fldCharType="separate"/>
      </w:r>
      <w:r w:rsidR="00742033">
        <w:rPr>
          <w:b/>
          <w:bCs/>
          <w:noProof/>
          <w:sz w:val="22"/>
          <w:szCs w:val="22"/>
        </w:rPr>
        <w:t>1</w:t>
      </w:r>
      <w:r w:rsidRPr="006A6F3D">
        <w:rPr>
          <w:b/>
          <w:bCs/>
          <w:sz w:val="22"/>
          <w:szCs w:val="22"/>
        </w:rPr>
        <w:fldChar w:fldCharType="end"/>
      </w:r>
      <w:bookmarkEnd w:id="547"/>
      <w:bookmarkEnd w:id="554"/>
      <w:r w:rsidRPr="006A6F3D">
        <w:rPr>
          <w:b/>
          <w:bCs/>
          <w:sz w:val="22"/>
          <w:szCs w:val="22"/>
        </w:rPr>
        <w:t>:</w:t>
      </w:r>
      <w:r w:rsidRPr="006A6F3D">
        <w:rPr>
          <w:sz w:val="22"/>
          <w:szCs w:val="22"/>
        </w:rPr>
        <w:t xml:space="preserve"> </w:t>
      </w:r>
      <w:r w:rsidR="00E704DE">
        <w:rPr>
          <w:sz w:val="22"/>
          <w:szCs w:val="22"/>
        </w:rPr>
        <w:t xml:space="preserve">Data </w:t>
      </w:r>
      <w:commentRangeStart w:id="555"/>
      <w:r w:rsidR="00E704DE">
        <w:rPr>
          <w:sz w:val="22"/>
          <w:szCs w:val="22"/>
        </w:rPr>
        <w:t>Statistics</w:t>
      </w:r>
      <w:commentRangeEnd w:id="555"/>
      <w:r w:rsidR="00580B7D">
        <w:rPr>
          <w:rStyle w:val="CommentReference"/>
        </w:rPr>
        <w:commentReference w:id="555"/>
      </w:r>
    </w:p>
    <w:tbl>
      <w:tblPr>
        <w:tblW w:w="5000" w:type="pct"/>
        <w:tblLook w:val="04A0" w:firstRow="1" w:lastRow="0" w:firstColumn="1" w:lastColumn="0" w:noHBand="0" w:noVBand="1"/>
      </w:tblPr>
      <w:tblGrid>
        <w:gridCol w:w="2877"/>
        <w:gridCol w:w="866"/>
        <w:gridCol w:w="766"/>
        <w:gridCol w:w="1005"/>
        <w:gridCol w:w="1017"/>
        <w:gridCol w:w="1016"/>
        <w:gridCol w:w="827"/>
        <w:gridCol w:w="1016"/>
        <w:gridCol w:w="1050"/>
      </w:tblGrid>
      <w:tr w:rsidR="005F4226" w:rsidRPr="005F4226" w14:paraId="1CF30B29" w14:textId="77777777" w:rsidTr="005F4226">
        <w:trPr>
          <w:trHeight w:val="20"/>
        </w:trPr>
        <w:tc>
          <w:tcPr>
            <w:tcW w:w="1470"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7E6D6A4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Measurement</w:t>
            </w:r>
          </w:p>
        </w:tc>
        <w:tc>
          <w:tcPr>
            <w:tcW w:w="404" w:type="pct"/>
            <w:tcBorders>
              <w:top w:val="single" w:sz="8" w:space="0" w:color="auto"/>
              <w:left w:val="nil"/>
              <w:bottom w:val="single" w:sz="8" w:space="0" w:color="auto"/>
              <w:right w:val="single" w:sz="4" w:space="0" w:color="auto"/>
            </w:tcBorders>
            <w:shd w:val="clear" w:color="000000" w:fill="FFFFFF"/>
            <w:vAlign w:val="center"/>
            <w:hideMark/>
          </w:tcPr>
          <w:p w14:paraId="4693DAD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 xml:space="preserve">Non-Zero </w:t>
            </w:r>
            <w:r w:rsidRPr="005F4226">
              <w:rPr>
                <w:rFonts w:eastAsia="Times New Roman"/>
                <w:color w:val="000000"/>
                <w:sz w:val="20"/>
                <w:szCs w:val="20"/>
                <w:lang w:val="en-US"/>
              </w:rPr>
              <w:br/>
              <w:t>Value</w:t>
            </w:r>
          </w:p>
        </w:tc>
        <w:tc>
          <w:tcPr>
            <w:tcW w:w="358" w:type="pct"/>
            <w:tcBorders>
              <w:top w:val="single" w:sz="8" w:space="0" w:color="auto"/>
              <w:left w:val="nil"/>
              <w:bottom w:val="single" w:sz="8" w:space="0" w:color="auto"/>
              <w:right w:val="single" w:sz="4" w:space="0" w:color="auto"/>
            </w:tcBorders>
            <w:shd w:val="clear" w:color="000000" w:fill="FFFFFF"/>
            <w:vAlign w:val="center"/>
            <w:hideMark/>
          </w:tcPr>
          <w:p w14:paraId="3140813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Mean</w:t>
            </w:r>
            <w:r w:rsidRPr="005F4226">
              <w:rPr>
                <w:rFonts w:eastAsia="Times New Roman"/>
                <w:color w:val="000000"/>
                <w:sz w:val="20"/>
                <w:szCs w:val="20"/>
                <w:lang w:val="en-US"/>
              </w:rPr>
              <w:br/>
              <w:t>Value</w:t>
            </w:r>
          </w:p>
        </w:tc>
        <w:tc>
          <w:tcPr>
            <w:tcW w:w="469" w:type="pct"/>
            <w:tcBorders>
              <w:top w:val="single" w:sz="8" w:space="0" w:color="auto"/>
              <w:left w:val="nil"/>
              <w:bottom w:val="single" w:sz="8" w:space="0" w:color="auto"/>
              <w:right w:val="single" w:sz="4" w:space="0" w:color="auto"/>
            </w:tcBorders>
            <w:shd w:val="clear" w:color="000000" w:fill="FFFFFF"/>
            <w:vAlign w:val="center"/>
            <w:hideMark/>
          </w:tcPr>
          <w:p w14:paraId="12A9090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Standard Deviation</w:t>
            </w:r>
          </w:p>
        </w:tc>
        <w:tc>
          <w:tcPr>
            <w:tcW w:w="475" w:type="pct"/>
            <w:tcBorders>
              <w:top w:val="single" w:sz="8" w:space="0" w:color="auto"/>
              <w:left w:val="nil"/>
              <w:bottom w:val="single" w:sz="8" w:space="0" w:color="auto"/>
              <w:right w:val="single" w:sz="4" w:space="0" w:color="auto"/>
            </w:tcBorders>
            <w:shd w:val="clear" w:color="000000" w:fill="FFFFFF"/>
            <w:vAlign w:val="center"/>
            <w:hideMark/>
          </w:tcPr>
          <w:p w14:paraId="79CBE4F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Minimum</w:t>
            </w:r>
            <w:r w:rsidRPr="005F4226">
              <w:rPr>
                <w:rFonts w:eastAsia="Times New Roman"/>
                <w:color w:val="000000"/>
                <w:sz w:val="20"/>
                <w:szCs w:val="20"/>
                <w:lang w:val="en-US"/>
              </w:rPr>
              <w:br/>
              <w:t>Value</w:t>
            </w:r>
          </w:p>
        </w:tc>
        <w:tc>
          <w:tcPr>
            <w:tcW w:w="474" w:type="pct"/>
            <w:tcBorders>
              <w:top w:val="single" w:sz="8" w:space="0" w:color="auto"/>
              <w:left w:val="nil"/>
              <w:bottom w:val="single" w:sz="8" w:space="0" w:color="auto"/>
              <w:right w:val="single" w:sz="4" w:space="0" w:color="auto"/>
            </w:tcBorders>
            <w:shd w:val="clear" w:color="000000" w:fill="FFFFFF"/>
            <w:vAlign w:val="center"/>
            <w:hideMark/>
          </w:tcPr>
          <w:p w14:paraId="1E1B19D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 xml:space="preserve">25th </w:t>
            </w:r>
            <w:r w:rsidRPr="005F4226">
              <w:rPr>
                <w:rFonts w:eastAsia="Times New Roman"/>
                <w:color w:val="000000"/>
                <w:sz w:val="20"/>
                <w:szCs w:val="20"/>
                <w:lang w:val="en-US"/>
              </w:rPr>
              <w:br/>
              <w:t>Percentile</w:t>
            </w:r>
          </w:p>
        </w:tc>
        <w:tc>
          <w:tcPr>
            <w:tcW w:w="386" w:type="pct"/>
            <w:tcBorders>
              <w:top w:val="single" w:sz="8" w:space="0" w:color="auto"/>
              <w:left w:val="nil"/>
              <w:bottom w:val="single" w:sz="8" w:space="0" w:color="auto"/>
              <w:right w:val="single" w:sz="4" w:space="0" w:color="auto"/>
            </w:tcBorders>
            <w:shd w:val="clear" w:color="000000" w:fill="FFFFFF"/>
            <w:vAlign w:val="center"/>
            <w:hideMark/>
          </w:tcPr>
          <w:p w14:paraId="10BB25C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Median</w:t>
            </w:r>
            <w:r w:rsidRPr="005F4226">
              <w:rPr>
                <w:rFonts w:eastAsia="Times New Roman"/>
                <w:color w:val="000000"/>
                <w:sz w:val="20"/>
                <w:szCs w:val="20"/>
                <w:lang w:val="en-US"/>
              </w:rPr>
              <w:br/>
              <w:t>Value</w:t>
            </w:r>
          </w:p>
        </w:tc>
        <w:tc>
          <w:tcPr>
            <w:tcW w:w="474" w:type="pct"/>
            <w:tcBorders>
              <w:top w:val="single" w:sz="8" w:space="0" w:color="auto"/>
              <w:left w:val="nil"/>
              <w:bottom w:val="single" w:sz="8" w:space="0" w:color="auto"/>
              <w:right w:val="single" w:sz="4" w:space="0" w:color="auto"/>
            </w:tcBorders>
            <w:shd w:val="clear" w:color="000000" w:fill="FFFFFF"/>
            <w:vAlign w:val="center"/>
            <w:hideMark/>
          </w:tcPr>
          <w:p w14:paraId="76A3E5A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 xml:space="preserve">75th </w:t>
            </w:r>
            <w:r w:rsidRPr="005F4226">
              <w:rPr>
                <w:rFonts w:eastAsia="Times New Roman"/>
                <w:color w:val="000000"/>
                <w:sz w:val="20"/>
                <w:szCs w:val="20"/>
                <w:lang w:val="en-US"/>
              </w:rPr>
              <w:br/>
              <w:t>Percentile</w:t>
            </w:r>
          </w:p>
        </w:tc>
        <w:tc>
          <w:tcPr>
            <w:tcW w:w="490" w:type="pct"/>
            <w:tcBorders>
              <w:top w:val="single" w:sz="8" w:space="0" w:color="auto"/>
              <w:left w:val="nil"/>
              <w:bottom w:val="single" w:sz="8" w:space="0" w:color="auto"/>
              <w:right w:val="single" w:sz="8" w:space="0" w:color="auto"/>
            </w:tcBorders>
            <w:shd w:val="clear" w:color="000000" w:fill="FFFFFF"/>
            <w:vAlign w:val="center"/>
            <w:hideMark/>
          </w:tcPr>
          <w:p w14:paraId="08AE2CA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Maximum</w:t>
            </w:r>
            <w:r w:rsidRPr="005F4226">
              <w:rPr>
                <w:rFonts w:eastAsia="Times New Roman"/>
                <w:color w:val="000000"/>
                <w:sz w:val="20"/>
                <w:szCs w:val="20"/>
                <w:lang w:val="en-US"/>
              </w:rPr>
              <w:br/>
              <w:t>Value</w:t>
            </w:r>
          </w:p>
        </w:tc>
      </w:tr>
      <w:tr w:rsidR="005F4226" w:rsidRPr="005F4226" w14:paraId="2D51711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2FFE23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Avg_PLT_CO2VentRate_TPH</w:t>
            </w:r>
          </w:p>
        </w:tc>
        <w:tc>
          <w:tcPr>
            <w:tcW w:w="404" w:type="pct"/>
            <w:tcBorders>
              <w:top w:val="nil"/>
              <w:left w:val="nil"/>
              <w:bottom w:val="single" w:sz="4" w:space="0" w:color="auto"/>
              <w:right w:val="single" w:sz="4" w:space="0" w:color="auto"/>
            </w:tcBorders>
            <w:shd w:val="clear" w:color="000000" w:fill="FFFFFF"/>
            <w:noWrap/>
            <w:vAlign w:val="center"/>
            <w:hideMark/>
          </w:tcPr>
          <w:p w14:paraId="1D96F66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4378C39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w:t>
            </w:r>
          </w:p>
        </w:tc>
        <w:tc>
          <w:tcPr>
            <w:tcW w:w="469" w:type="pct"/>
            <w:tcBorders>
              <w:top w:val="nil"/>
              <w:left w:val="nil"/>
              <w:bottom w:val="single" w:sz="4" w:space="0" w:color="auto"/>
              <w:right w:val="single" w:sz="4" w:space="0" w:color="auto"/>
            </w:tcBorders>
            <w:shd w:val="clear" w:color="000000" w:fill="FFFFFF"/>
            <w:noWrap/>
            <w:vAlign w:val="center"/>
            <w:hideMark/>
          </w:tcPr>
          <w:p w14:paraId="0AF515D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133.2</w:t>
            </w:r>
          </w:p>
        </w:tc>
        <w:tc>
          <w:tcPr>
            <w:tcW w:w="475" w:type="pct"/>
            <w:tcBorders>
              <w:top w:val="nil"/>
              <w:left w:val="nil"/>
              <w:bottom w:val="single" w:sz="4" w:space="0" w:color="auto"/>
              <w:right w:val="single" w:sz="4" w:space="0" w:color="auto"/>
            </w:tcBorders>
            <w:shd w:val="clear" w:color="000000" w:fill="FFFFFF"/>
            <w:noWrap/>
            <w:vAlign w:val="center"/>
            <w:hideMark/>
          </w:tcPr>
          <w:p w14:paraId="775458C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9DE016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54E816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0.1</w:t>
            </w:r>
          </w:p>
        </w:tc>
        <w:tc>
          <w:tcPr>
            <w:tcW w:w="474" w:type="pct"/>
            <w:tcBorders>
              <w:top w:val="nil"/>
              <w:left w:val="nil"/>
              <w:bottom w:val="single" w:sz="4" w:space="0" w:color="auto"/>
              <w:right w:val="single" w:sz="4" w:space="0" w:color="auto"/>
            </w:tcBorders>
            <w:shd w:val="clear" w:color="000000" w:fill="FFFFFF"/>
            <w:noWrap/>
            <w:vAlign w:val="center"/>
            <w:hideMark/>
          </w:tcPr>
          <w:p w14:paraId="66C6FA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0.2</w:t>
            </w:r>
          </w:p>
        </w:tc>
        <w:tc>
          <w:tcPr>
            <w:tcW w:w="490" w:type="pct"/>
            <w:tcBorders>
              <w:top w:val="nil"/>
              <w:left w:val="nil"/>
              <w:bottom w:val="single" w:sz="4" w:space="0" w:color="auto"/>
              <w:right w:val="single" w:sz="8" w:space="0" w:color="auto"/>
            </w:tcBorders>
            <w:shd w:val="clear" w:color="000000" w:fill="FFFFFF"/>
            <w:noWrap/>
            <w:vAlign w:val="center"/>
            <w:hideMark/>
          </w:tcPr>
          <w:p w14:paraId="7A97D19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18333.2</w:t>
            </w:r>
          </w:p>
        </w:tc>
      </w:tr>
      <w:tr w:rsidR="005F4226" w:rsidRPr="005F4226" w14:paraId="19091114"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86C5F5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Avg_CCS1_WHCO2InjPs_psi</w:t>
            </w:r>
          </w:p>
        </w:tc>
        <w:tc>
          <w:tcPr>
            <w:tcW w:w="404" w:type="pct"/>
            <w:tcBorders>
              <w:top w:val="nil"/>
              <w:left w:val="nil"/>
              <w:bottom w:val="single" w:sz="4" w:space="0" w:color="auto"/>
              <w:right w:val="single" w:sz="4" w:space="0" w:color="auto"/>
            </w:tcBorders>
            <w:shd w:val="clear" w:color="000000" w:fill="FFFFFF"/>
            <w:noWrap/>
            <w:vAlign w:val="center"/>
            <w:hideMark/>
          </w:tcPr>
          <w:p w14:paraId="60925A3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27270.0</w:t>
            </w:r>
          </w:p>
        </w:tc>
        <w:tc>
          <w:tcPr>
            <w:tcW w:w="358" w:type="pct"/>
            <w:tcBorders>
              <w:top w:val="nil"/>
              <w:left w:val="nil"/>
              <w:bottom w:val="single" w:sz="4" w:space="0" w:color="auto"/>
              <w:right w:val="single" w:sz="4" w:space="0" w:color="auto"/>
            </w:tcBorders>
            <w:shd w:val="clear" w:color="000000" w:fill="FFFFFF"/>
            <w:noWrap/>
            <w:vAlign w:val="center"/>
            <w:hideMark/>
          </w:tcPr>
          <w:p w14:paraId="699C6A2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1239.9</w:t>
            </w:r>
          </w:p>
        </w:tc>
        <w:tc>
          <w:tcPr>
            <w:tcW w:w="469" w:type="pct"/>
            <w:tcBorders>
              <w:top w:val="nil"/>
              <w:left w:val="nil"/>
              <w:bottom w:val="single" w:sz="4" w:space="0" w:color="auto"/>
              <w:right w:val="single" w:sz="4" w:space="0" w:color="auto"/>
            </w:tcBorders>
            <w:shd w:val="clear" w:color="000000" w:fill="FFFFFF"/>
            <w:noWrap/>
            <w:vAlign w:val="center"/>
            <w:hideMark/>
          </w:tcPr>
          <w:p w14:paraId="30A1BA3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817.7</w:t>
            </w:r>
          </w:p>
        </w:tc>
        <w:tc>
          <w:tcPr>
            <w:tcW w:w="475" w:type="pct"/>
            <w:tcBorders>
              <w:top w:val="nil"/>
              <w:left w:val="nil"/>
              <w:bottom w:val="single" w:sz="4" w:space="0" w:color="auto"/>
              <w:right w:val="single" w:sz="4" w:space="0" w:color="auto"/>
            </w:tcBorders>
            <w:shd w:val="clear" w:color="000000" w:fill="FFFFFF"/>
            <w:noWrap/>
            <w:vAlign w:val="center"/>
            <w:hideMark/>
          </w:tcPr>
          <w:p w14:paraId="47713AC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DE8AE9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1235.5</w:t>
            </w:r>
          </w:p>
        </w:tc>
        <w:tc>
          <w:tcPr>
            <w:tcW w:w="386" w:type="pct"/>
            <w:tcBorders>
              <w:top w:val="nil"/>
              <w:left w:val="nil"/>
              <w:bottom w:val="single" w:sz="4" w:space="0" w:color="auto"/>
              <w:right w:val="single" w:sz="4" w:space="0" w:color="auto"/>
            </w:tcBorders>
            <w:shd w:val="clear" w:color="000000" w:fill="FFFFFF"/>
            <w:noWrap/>
            <w:vAlign w:val="center"/>
            <w:hideMark/>
          </w:tcPr>
          <w:p w14:paraId="427FEAC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1338.9</w:t>
            </w:r>
          </w:p>
        </w:tc>
        <w:tc>
          <w:tcPr>
            <w:tcW w:w="474" w:type="pct"/>
            <w:tcBorders>
              <w:top w:val="nil"/>
              <w:left w:val="nil"/>
              <w:bottom w:val="single" w:sz="4" w:space="0" w:color="auto"/>
              <w:right w:val="single" w:sz="4" w:space="0" w:color="auto"/>
            </w:tcBorders>
            <w:shd w:val="clear" w:color="000000" w:fill="FFFFFF"/>
            <w:noWrap/>
            <w:vAlign w:val="center"/>
            <w:hideMark/>
          </w:tcPr>
          <w:p w14:paraId="405F503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1361.0</w:t>
            </w:r>
          </w:p>
        </w:tc>
        <w:tc>
          <w:tcPr>
            <w:tcW w:w="490" w:type="pct"/>
            <w:tcBorders>
              <w:top w:val="nil"/>
              <w:left w:val="nil"/>
              <w:bottom w:val="single" w:sz="4" w:space="0" w:color="auto"/>
              <w:right w:val="single" w:sz="8" w:space="0" w:color="auto"/>
            </w:tcBorders>
            <w:shd w:val="clear" w:color="000000" w:fill="FFFFFF"/>
            <w:noWrap/>
            <w:vAlign w:val="center"/>
            <w:hideMark/>
          </w:tcPr>
          <w:p w14:paraId="2394A84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39032.4</w:t>
            </w:r>
          </w:p>
        </w:tc>
      </w:tr>
      <w:tr w:rsidR="005F4226" w:rsidRPr="005F4226" w14:paraId="5670E8B6"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BE0D8D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Avg_CCS1_WHCO2InjTp_F</w:t>
            </w:r>
          </w:p>
        </w:tc>
        <w:tc>
          <w:tcPr>
            <w:tcW w:w="404" w:type="pct"/>
            <w:tcBorders>
              <w:top w:val="nil"/>
              <w:left w:val="nil"/>
              <w:bottom w:val="single" w:sz="4" w:space="0" w:color="auto"/>
              <w:right w:val="single" w:sz="4" w:space="0" w:color="auto"/>
            </w:tcBorders>
            <w:shd w:val="clear" w:color="000000" w:fill="FFFFFF"/>
            <w:noWrap/>
            <w:vAlign w:val="center"/>
            <w:hideMark/>
          </w:tcPr>
          <w:p w14:paraId="4BEBD99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3207711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89.8</w:t>
            </w:r>
          </w:p>
        </w:tc>
        <w:tc>
          <w:tcPr>
            <w:tcW w:w="469" w:type="pct"/>
            <w:tcBorders>
              <w:top w:val="nil"/>
              <w:left w:val="nil"/>
              <w:bottom w:val="single" w:sz="4" w:space="0" w:color="auto"/>
              <w:right w:val="single" w:sz="4" w:space="0" w:color="auto"/>
            </w:tcBorders>
            <w:shd w:val="clear" w:color="000000" w:fill="FFFFFF"/>
            <w:noWrap/>
            <w:vAlign w:val="center"/>
            <w:hideMark/>
          </w:tcPr>
          <w:p w14:paraId="628B37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48.3</w:t>
            </w:r>
          </w:p>
        </w:tc>
        <w:tc>
          <w:tcPr>
            <w:tcW w:w="475" w:type="pct"/>
            <w:tcBorders>
              <w:top w:val="nil"/>
              <w:left w:val="nil"/>
              <w:bottom w:val="single" w:sz="4" w:space="0" w:color="auto"/>
              <w:right w:val="single" w:sz="4" w:space="0" w:color="auto"/>
            </w:tcBorders>
            <w:shd w:val="clear" w:color="000000" w:fill="FFFFFF"/>
            <w:noWrap/>
            <w:vAlign w:val="center"/>
            <w:hideMark/>
          </w:tcPr>
          <w:p w14:paraId="11E304D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D3E948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93.0</w:t>
            </w:r>
          </w:p>
        </w:tc>
        <w:tc>
          <w:tcPr>
            <w:tcW w:w="386" w:type="pct"/>
            <w:tcBorders>
              <w:top w:val="nil"/>
              <w:left w:val="nil"/>
              <w:bottom w:val="single" w:sz="4" w:space="0" w:color="auto"/>
              <w:right w:val="single" w:sz="4" w:space="0" w:color="auto"/>
            </w:tcBorders>
            <w:shd w:val="clear" w:color="000000" w:fill="FFFFFF"/>
            <w:noWrap/>
            <w:vAlign w:val="center"/>
            <w:hideMark/>
          </w:tcPr>
          <w:p w14:paraId="74D4339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96.3</w:t>
            </w:r>
          </w:p>
        </w:tc>
        <w:tc>
          <w:tcPr>
            <w:tcW w:w="474" w:type="pct"/>
            <w:tcBorders>
              <w:top w:val="nil"/>
              <w:left w:val="nil"/>
              <w:bottom w:val="single" w:sz="4" w:space="0" w:color="auto"/>
              <w:right w:val="single" w:sz="4" w:space="0" w:color="auto"/>
            </w:tcBorders>
            <w:shd w:val="clear" w:color="000000" w:fill="FFFFFF"/>
            <w:noWrap/>
            <w:vAlign w:val="center"/>
            <w:hideMark/>
          </w:tcPr>
          <w:p w14:paraId="0BCC051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96.9</w:t>
            </w:r>
          </w:p>
        </w:tc>
        <w:tc>
          <w:tcPr>
            <w:tcW w:w="490" w:type="pct"/>
            <w:tcBorders>
              <w:top w:val="nil"/>
              <w:left w:val="nil"/>
              <w:bottom w:val="single" w:sz="4" w:space="0" w:color="auto"/>
              <w:right w:val="single" w:sz="8" w:space="0" w:color="auto"/>
            </w:tcBorders>
            <w:shd w:val="clear" w:color="000000" w:fill="FFFFFF"/>
            <w:noWrap/>
            <w:vAlign w:val="center"/>
            <w:hideMark/>
          </w:tcPr>
          <w:p w14:paraId="2CEB358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2879.4</w:t>
            </w:r>
          </w:p>
        </w:tc>
      </w:tr>
      <w:tr w:rsidR="005F4226" w:rsidRPr="005F4226" w14:paraId="5D38501A"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49C6D3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Avg_CCS1_ANPs_psi</w:t>
            </w:r>
          </w:p>
        </w:tc>
        <w:tc>
          <w:tcPr>
            <w:tcW w:w="404" w:type="pct"/>
            <w:tcBorders>
              <w:top w:val="nil"/>
              <w:left w:val="nil"/>
              <w:bottom w:val="single" w:sz="4" w:space="0" w:color="auto"/>
              <w:right w:val="single" w:sz="4" w:space="0" w:color="auto"/>
            </w:tcBorders>
            <w:shd w:val="clear" w:color="000000" w:fill="FFFFFF"/>
            <w:noWrap/>
            <w:vAlign w:val="center"/>
            <w:hideMark/>
          </w:tcPr>
          <w:p w14:paraId="40162AA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27304.0</w:t>
            </w:r>
          </w:p>
        </w:tc>
        <w:tc>
          <w:tcPr>
            <w:tcW w:w="358" w:type="pct"/>
            <w:tcBorders>
              <w:top w:val="nil"/>
              <w:left w:val="nil"/>
              <w:bottom w:val="single" w:sz="4" w:space="0" w:color="auto"/>
              <w:right w:val="single" w:sz="4" w:space="0" w:color="auto"/>
            </w:tcBorders>
            <w:shd w:val="clear" w:color="000000" w:fill="FFFFFF"/>
            <w:noWrap/>
            <w:vAlign w:val="center"/>
            <w:hideMark/>
          </w:tcPr>
          <w:p w14:paraId="2D6E019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560.9</w:t>
            </w:r>
          </w:p>
        </w:tc>
        <w:tc>
          <w:tcPr>
            <w:tcW w:w="469" w:type="pct"/>
            <w:tcBorders>
              <w:top w:val="nil"/>
              <w:left w:val="nil"/>
              <w:bottom w:val="single" w:sz="4" w:space="0" w:color="auto"/>
              <w:right w:val="single" w:sz="4" w:space="0" w:color="auto"/>
            </w:tcBorders>
            <w:shd w:val="clear" w:color="000000" w:fill="FFFFFF"/>
            <w:noWrap/>
            <w:vAlign w:val="center"/>
            <w:hideMark/>
          </w:tcPr>
          <w:p w14:paraId="703F999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445.9</w:t>
            </w:r>
          </w:p>
        </w:tc>
        <w:tc>
          <w:tcPr>
            <w:tcW w:w="475" w:type="pct"/>
            <w:tcBorders>
              <w:top w:val="nil"/>
              <w:left w:val="nil"/>
              <w:bottom w:val="single" w:sz="4" w:space="0" w:color="auto"/>
              <w:right w:val="single" w:sz="4" w:space="0" w:color="auto"/>
            </w:tcBorders>
            <w:shd w:val="clear" w:color="000000" w:fill="FFFFFF"/>
            <w:noWrap/>
            <w:vAlign w:val="center"/>
            <w:hideMark/>
          </w:tcPr>
          <w:p w14:paraId="52F3A48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67FC6A5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523.5</w:t>
            </w:r>
          </w:p>
        </w:tc>
        <w:tc>
          <w:tcPr>
            <w:tcW w:w="386" w:type="pct"/>
            <w:tcBorders>
              <w:top w:val="nil"/>
              <w:left w:val="nil"/>
              <w:bottom w:val="single" w:sz="4" w:space="0" w:color="auto"/>
              <w:right w:val="single" w:sz="4" w:space="0" w:color="auto"/>
            </w:tcBorders>
            <w:shd w:val="clear" w:color="000000" w:fill="FFFFFF"/>
            <w:noWrap/>
            <w:vAlign w:val="center"/>
            <w:hideMark/>
          </w:tcPr>
          <w:p w14:paraId="5988A9D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564.9</w:t>
            </w:r>
          </w:p>
        </w:tc>
        <w:tc>
          <w:tcPr>
            <w:tcW w:w="474" w:type="pct"/>
            <w:tcBorders>
              <w:top w:val="nil"/>
              <w:left w:val="nil"/>
              <w:bottom w:val="single" w:sz="4" w:space="0" w:color="auto"/>
              <w:right w:val="single" w:sz="4" w:space="0" w:color="auto"/>
            </w:tcBorders>
            <w:shd w:val="clear" w:color="000000" w:fill="FFFFFF"/>
            <w:noWrap/>
            <w:vAlign w:val="center"/>
            <w:hideMark/>
          </w:tcPr>
          <w:p w14:paraId="6AE9020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604.8</w:t>
            </w:r>
          </w:p>
        </w:tc>
        <w:tc>
          <w:tcPr>
            <w:tcW w:w="490" w:type="pct"/>
            <w:tcBorders>
              <w:top w:val="nil"/>
              <w:left w:val="nil"/>
              <w:bottom w:val="single" w:sz="4" w:space="0" w:color="auto"/>
              <w:right w:val="single" w:sz="8" w:space="0" w:color="auto"/>
            </w:tcBorders>
            <w:shd w:val="clear" w:color="000000" w:fill="FFFFFF"/>
            <w:noWrap/>
            <w:vAlign w:val="center"/>
            <w:hideMark/>
          </w:tcPr>
          <w:p w14:paraId="07FF039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24105.6</w:t>
            </w:r>
          </w:p>
        </w:tc>
      </w:tr>
      <w:tr w:rsidR="005F4226" w:rsidRPr="005F4226" w14:paraId="455BC47C"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465D66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Avg_CCS1_DH6325Ps_psi</w:t>
            </w:r>
          </w:p>
        </w:tc>
        <w:tc>
          <w:tcPr>
            <w:tcW w:w="404" w:type="pct"/>
            <w:tcBorders>
              <w:top w:val="nil"/>
              <w:left w:val="nil"/>
              <w:bottom w:val="single" w:sz="4" w:space="0" w:color="auto"/>
              <w:right w:val="single" w:sz="4" w:space="0" w:color="auto"/>
            </w:tcBorders>
            <w:shd w:val="clear" w:color="000000" w:fill="FFFFFF"/>
            <w:noWrap/>
            <w:vAlign w:val="center"/>
            <w:hideMark/>
          </w:tcPr>
          <w:p w14:paraId="61DF08E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44657DC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3244.2</w:t>
            </w:r>
          </w:p>
        </w:tc>
        <w:tc>
          <w:tcPr>
            <w:tcW w:w="469" w:type="pct"/>
            <w:tcBorders>
              <w:top w:val="nil"/>
              <w:left w:val="nil"/>
              <w:bottom w:val="single" w:sz="4" w:space="0" w:color="auto"/>
              <w:right w:val="single" w:sz="4" w:space="0" w:color="auto"/>
            </w:tcBorders>
            <w:shd w:val="clear" w:color="000000" w:fill="FFFFFF"/>
            <w:noWrap/>
            <w:vAlign w:val="center"/>
            <w:hideMark/>
          </w:tcPr>
          <w:p w14:paraId="0498134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173.5</w:t>
            </w:r>
          </w:p>
        </w:tc>
        <w:tc>
          <w:tcPr>
            <w:tcW w:w="475" w:type="pct"/>
            <w:tcBorders>
              <w:top w:val="nil"/>
              <w:left w:val="nil"/>
              <w:bottom w:val="single" w:sz="4" w:space="0" w:color="auto"/>
              <w:right w:val="single" w:sz="4" w:space="0" w:color="auto"/>
            </w:tcBorders>
            <w:shd w:val="clear" w:color="000000" w:fill="FFFFFF"/>
            <w:noWrap/>
            <w:vAlign w:val="center"/>
            <w:hideMark/>
          </w:tcPr>
          <w:p w14:paraId="5928D45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0E674BB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3233.0</w:t>
            </w:r>
          </w:p>
        </w:tc>
        <w:tc>
          <w:tcPr>
            <w:tcW w:w="386" w:type="pct"/>
            <w:tcBorders>
              <w:top w:val="nil"/>
              <w:left w:val="nil"/>
              <w:bottom w:val="single" w:sz="4" w:space="0" w:color="auto"/>
              <w:right w:val="single" w:sz="4" w:space="0" w:color="auto"/>
            </w:tcBorders>
            <w:shd w:val="clear" w:color="000000" w:fill="FFFFFF"/>
            <w:noWrap/>
            <w:vAlign w:val="center"/>
            <w:hideMark/>
          </w:tcPr>
          <w:p w14:paraId="2BCFE50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3286.1</w:t>
            </w:r>
          </w:p>
        </w:tc>
        <w:tc>
          <w:tcPr>
            <w:tcW w:w="474" w:type="pct"/>
            <w:tcBorders>
              <w:top w:val="nil"/>
              <w:left w:val="nil"/>
              <w:bottom w:val="single" w:sz="4" w:space="0" w:color="auto"/>
              <w:right w:val="single" w:sz="4" w:space="0" w:color="auto"/>
            </w:tcBorders>
            <w:shd w:val="clear" w:color="000000" w:fill="FFFFFF"/>
            <w:noWrap/>
            <w:vAlign w:val="center"/>
            <w:hideMark/>
          </w:tcPr>
          <w:p w14:paraId="6192E11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3324.7</w:t>
            </w:r>
          </w:p>
        </w:tc>
        <w:tc>
          <w:tcPr>
            <w:tcW w:w="490" w:type="pct"/>
            <w:tcBorders>
              <w:top w:val="nil"/>
              <w:left w:val="nil"/>
              <w:bottom w:val="single" w:sz="4" w:space="0" w:color="auto"/>
              <w:right w:val="single" w:sz="8" w:space="0" w:color="auto"/>
            </w:tcBorders>
            <w:shd w:val="clear" w:color="000000" w:fill="FFFFFF"/>
            <w:noWrap/>
            <w:vAlign w:val="center"/>
            <w:hideMark/>
          </w:tcPr>
          <w:p w14:paraId="5AD2002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3515.9</w:t>
            </w:r>
          </w:p>
        </w:tc>
      </w:tr>
      <w:tr w:rsidR="005F4226" w:rsidRPr="005F4226" w14:paraId="4D0BBB2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C8DA25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Avg_CCS1_DH6325Tp_F</w:t>
            </w:r>
          </w:p>
        </w:tc>
        <w:tc>
          <w:tcPr>
            <w:tcW w:w="404" w:type="pct"/>
            <w:tcBorders>
              <w:top w:val="nil"/>
              <w:left w:val="nil"/>
              <w:bottom w:val="single" w:sz="4" w:space="0" w:color="auto"/>
              <w:right w:val="single" w:sz="4" w:space="0" w:color="auto"/>
            </w:tcBorders>
            <w:shd w:val="clear" w:color="000000" w:fill="FFFFFF"/>
            <w:noWrap/>
            <w:vAlign w:val="center"/>
            <w:hideMark/>
          </w:tcPr>
          <w:p w14:paraId="109A910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14BB22F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127.7</w:t>
            </w:r>
          </w:p>
        </w:tc>
        <w:tc>
          <w:tcPr>
            <w:tcW w:w="469" w:type="pct"/>
            <w:tcBorders>
              <w:top w:val="nil"/>
              <w:left w:val="nil"/>
              <w:bottom w:val="single" w:sz="4" w:space="0" w:color="auto"/>
              <w:right w:val="single" w:sz="4" w:space="0" w:color="auto"/>
            </w:tcBorders>
            <w:shd w:val="clear" w:color="000000" w:fill="FFFFFF"/>
            <w:noWrap/>
            <w:vAlign w:val="center"/>
            <w:hideMark/>
          </w:tcPr>
          <w:p w14:paraId="6A38707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7.2</w:t>
            </w:r>
          </w:p>
        </w:tc>
        <w:tc>
          <w:tcPr>
            <w:tcW w:w="475" w:type="pct"/>
            <w:tcBorders>
              <w:top w:val="nil"/>
              <w:left w:val="nil"/>
              <w:bottom w:val="single" w:sz="4" w:space="0" w:color="auto"/>
              <w:right w:val="single" w:sz="4" w:space="0" w:color="auto"/>
            </w:tcBorders>
            <w:shd w:val="clear" w:color="000000" w:fill="FFFFFF"/>
            <w:noWrap/>
            <w:vAlign w:val="center"/>
            <w:hideMark/>
          </w:tcPr>
          <w:p w14:paraId="1240255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1E4F10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127.2</w:t>
            </w:r>
          </w:p>
        </w:tc>
        <w:tc>
          <w:tcPr>
            <w:tcW w:w="386" w:type="pct"/>
            <w:tcBorders>
              <w:top w:val="nil"/>
              <w:left w:val="nil"/>
              <w:bottom w:val="single" w:sz="4" w:space="0" w:color="auto"/>
              <w:right w:val="single" w:sz="4" w:space="0" w:color="auto"/>
            </w:tcBorders>
            <w:shd w:val="clear" w:color="000000" w:fill="FFFFFF"/>
            <w:noWrap/>
            <w:vAlign w:val="center"/>
            <w:hideMark/>
          </w:tcPr>
          <w:p w14:paraId="06FEF6B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130.1</w:t>
            </w:r>
          </w:p>
        </w:tc>
        <w:tc>
          <w:tcPr>
            <w:tcW w:w="474" w:type="pct"/>
            <w:tcBorders>
              <w:top w:val="nil"/>
              <w:left w:val="nil"/>
              <w:bottom w:val="single" w:sz="4" w:space="0" w:color="auto"/>
              <w:right w:val="single" w:sz="4" w:space="0" w:color="auto"/>
            </w:tcBorders>
            <w:shd w:val="clear" w:color="000000" w:fill="FFFFFF"/>
            <w:noWrap/>
            <w:vAlign w:val="center"/>
            <w:hideMark/>
          </w:tcPr>
          <w:p w14:paraId="7E4B1F7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131.1</w:t>
            </w:r>
          </w:p>
        </w:tc>
        <w:tc>
          <w:tcPr>
            <w:tcW w:w="490" w:type="pct"/>
            <w:tcBorders>
              <w:top w:val="nil"/>
              <w:left w:val="nil"/>
              <w:bottom w:val="single" w:sz="4" w:space="0" w:color="auto"/>
              <w:right w:val="single" w:sz="8" w:space="0" w:color="auto"/>
            </w:tcBorders>
            <w:shd w:val="clear" w:color="000000" w:fill="FFFFFF"/>
            <w:noWrap/>
            <w:vAlign w:val="center"/>
            <w:hideMark/>
          </w:tcPr>
          <w:p w14:paraId="230334C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135.7</w:t>
            </w:r>
          </w:p>
        </w:tc>
      </w:tr>
      <w:tr w:rsidR="005F4226" w:rsidRPr="005F4226" w14:paraId="4C6D4020"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618E99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Avg_VW1_WBTbgPs_psi</w:t>
            </w:r>
          </w:p>
        </w:tc>
        <w:tc>
          <w:tcPr>
            <w:tcW w:w="404" w:type="pct"/>
            <w:tcBorders>
              <w:top w:val="nil"/>
              <w:left w:val="nil"/>
              <w:bottom w:val="single" w:sz="4" w:space="0" w:color="auto"/>
              <w:right w:val="single" w:sz="4" w:space="0" w:color="auto"/>
            </w:tcBorders>
            <w:shd w:val="clear" w:color="000000" w:fill="FFFFFF"/>
            <w:noWrap/>
            <w:vAlign w:val="center"/>
            <w:hideMark/>
          </w:tcPr>
          <w:p w14:paraId="14C5444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26127.0</w:t>
            </w:r>
          </w:p>
        </w:tc>
        <w:tc>
          <w:tcPr>
            <w:tcW w:w="358" w:type="pct"/>
            <w:tcBorders>
              <w:top w:val="nil"/>
              <w:left w:val="nil"/>
              <w:bottom w:val="single" w:sz="4" w:space="0" w:color="auto"/>
              <w:right w:val="single" w:sz="4" w:space="0" w:color="auto"/>
            </w:tcBorders>
            <w:shd w:val="clear" w:color="000000" w:fill="FFFFFF"/>
            <w:noWrap/>
            <w:vAlign w:val="center"/>
            <w:hideMark/>
          </w:tcPr>
          <w:p w14:paraId="6EDA3C0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1801.8</w:t>
            </w:r>
          </w:p>
        </w:tc>
        <w:tc>
          <w:tcPr>
            <w:tcW w:w="469" w:type="pct"/>
            <w:tcBorders>
              <w:top w:val="nil"/>
              <w:left w:val="nil"/>
              <w:bottom w:val="single" w:sz="4" w:space="0" w:color="auto"/>
              <w:right w:val="single" w:sz="4" w:space="0" w:color="auto"/>
            </w:tcBorders>
            <w:shd w:val="clear" w:color="000000" w:fill="FFFFFF"/>
            <w:noWrap/>
            <w:vAlign w:val="center"/>
            <w:hideMark/>
          </w:tcPr>
          <w:p w14:paraId="453CB9C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999.4</w:t>
            </w:r>
          </w:p>
        </w:tc>
        <w:tc>
          <w:tcPr>
            <w:tcW w:w="475" w:type="pct"/>
            <w:tcBorders>
              <w:top w:val="nil"/>
              <w:left w:val="nil"/>
              <w:bottom w:val="single" w:sz="4" w:space="0" w:color="auto"/>
              <w:right w:val="single" w:sz="4" w:space="0" w:color="auto"/>
            </w:tcBorders>
            <w:shd w:val="clear" w:color="000000" w:fill="FFFFFF"/>
            <w:noWrap/>
            <w:vAlign w:val="center"/>
            <w:hideMark/>
          </w:tcPr>
          <w:p w14:paraId="45AF987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C78647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2173.5</w:t>
            </w:r>
          </w:p>
        </w:tc>
        <w:tc>
          <w:tcPr>
            <w:tcW w:w="386" w:type="pct"/>
            <w:tcBorders>
              <w:top w:val="nil"/>
              <w:left w:val="nil"/>
              <w:bottom w:val="single" w:sz="4" w:space="0" w:color="auto"/>
              <w:right w:val="single" w:sz="4" w:space="0" w:color="auto"/>
            </w:tcBorders>
            <w:shd w:val="clear" w:color="000000" w:fill="FFFFFF"/>
            <w:noWrap/>
            <w:vAlign w:val="center"/>
            <w:hideMark/>
          </w:tcPr>
          <w:p w14:paraId="31B330A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2322.4</w:t>
            </w:r>
          </w:p>
        </w:tc>
        <w:tc>
          <w:tcPr>
            <w:tcW w:w="474" w:type="pct"/>
            <w:tcBorders>
              <w:top w:val="nil"/>
              <w:left w:val="nil"/>
              <w:bottom w:val="single" w:sz="4" w:space="0" w:color="auto"/>
              <w:right w:val="single" w:sz="4" w:space="0" w:color="auto"/>
            </w:tcBorders>
            <w:shd w:val="clear" w:color="000000" w:fill="FFFFFF"/>
            <w:noWrap/>
            <w:vAlign w:val="center"/>
            <w:hideMark/>
          </w:tcPr>
          <w:p w14:paraId="425D4C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2379.8</w:t>
            </w:r>
          </w:p>
        </w:tc>
        <w:tc>
          <w:tcPr>
            <w:tcW w:w="490" w:type="pct"/>
            <w:tcBorders>
              <w:top w:val="nil"/>
              <w:left w:val="nil"/>
              <w:bottom w:val="single" w:sz="4" w:space="0" w:color="auto"/>
              <w:right w:val="single" w:sz="8" w:space="0" w:color="auto"/>
            </w:tcBorders>
            <w:shd w:val="clear" w:color="000000" w:fill="FFFFFF"/>
            <w:noWrap/>
            <w:vAlign w:val="center"/>
            <w:hideMark/>
          </w:tcPr>
          <w:p w14:paraId="10529D6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4954.7</w:t>
            </w:r>
          </w:p>
        </w:tc>
      </w:tr>
      <w:tr w:rsidR="005F4226" w:rsidRPr="005F4226" w14:paraId="5A40510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1641DEF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Avg_VW1_WBTbgTp_F</w:t>
            </w:r>
          </w:p>
        </w:tc>
        <w:tc>
          <w:tcPr>
            <w:tcW w:w="404" w:type="pct"/>
            <w:tcBorders>
              <w:top w:val="nil"/>
              <w:left w:val="nil"/>
              <w:bottom w:val="single" w:sz="4" w:space="0" w:color="auto"/>
              <w:right w:val="single" w:sz="4" w:space="0" w:color="auto"/>
            </w:tcBorders>
            <w:shd w:val="clear" w:color="000000" w:fill="FFFFFF"/>
            <w:noWrap/>
            <w:vAlign w:val="center"/>
            <w:hideMark/>
          </w:tcPr>
          <w:p w14:paraId="7812C32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26061.0</w:t>
            </w:r>
          </w:p>
        </w:tc>
        <w:tc>
          <w:tcPr>
            <w:tcW w:w="358" w:type="pct"/>
            <w:tcBorders>
              <w:top w:val="nil"/>
              <w:left w:val="nil"/>
              <w:bottom w:val="single" w:sz="4" w:space="0" w:color="auto"/>
              <w:right w:val="single" w:sz="4" w:space="0" w:color="auto"/>
            </w:tcBorders>
            <w:shd w:val="clear" w:color="000000" w:fill="FFFFFF"/>
            <w:noWrap/>
            <w:vAlign w:val="center"/>
            <w:hideMark/>
          </w:tcPr>
          <w:p w14:paraId="02D595D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80.8</w:t>
            </w:r>
          </w:p>
        </w:tc>
        <w:tc>
          <w:tcPr>
            <w:tcW w:w="469" w:type="pct"/>
            <w:tcBorders>
              <w:top w:val="nil"/>
              <w:left w:val="nil"/>
              <w:bottom w:val="single" w:sz="4" w:space="0" w:color="auto"/>
              <w:right w:val="single" w:sz="4" w:space="0" w:color="auto"/>
            </w:tcBorders>
            <w:shd w:val="clear" w:color="000000" w:fill="FFFFFF"/>
            <w:noWrap/>
            <w:vAlign w:val="center"/>
            <w:hideMark/>
          </w:tcPr>
          <w:p w14:paraId="56E16D6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44.3</w:t>
            </w:r>
          </w:p>
        </w:tc>
        <w:tc>
          <w:tcPr>
            <w:tcW w:w="475" w:type="pct"/>
            <w:tcBorders>
              <w:top w:val="nil"/>
              <w:left w:val="nil"/>
              <w:bottom w:val="single" w:sz="4" w:space="0" w:color="auto"/>
              <w:right w:val="single" w:sz="4" w:space="0" w:color="auto"/>
            </w:tcBorders>
            <w:shd w:val="clear" w:color="000000" w:fill="FFFFFF"/>
            <w:noWrap/>
            <w:vAlign w:val="center"/>
            <w:hideMark/>
          </w:tcPr>
          <w:p w14:paraId="2130147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C8EF61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103.4</w:t>
            </w:r>
          </w:p>
        </w:tc>
        <w:tc>
          <w:tcPr>
            <w:tcW w:w="386" w:type="pct"/>
            <w:tcBorders>
              <w:top w:val="nil"/>
              <w:left w:val="nil"/>
              <w:bottom w:val="single" w:sz="4" w:space="0" w:color="auto"/>
              <w:right w:val="single" w:sz="4" w:space="0" w:color="auto"/>
            </w:tcBorders>
            <w:shd w:val="clear" w:color="000000" w:fill="FFFFFF"/>
            <w:noWrap/>
            <w:vAlign w:val="center"/>
            <w:hideMark/>
          </w:tcPr>
          <w:p w14:paraId="2383EC2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104.2</w:t>
            </w:r>
          </w:p>
        </w:tc>
        <w:tc>
          <w:tcPr>
            <w:tcW w:w="474" w:type="pct"/>
            <w:tcBorders>
              <w:top w:val="nil"/>
              <w:left w:val="nil"/>
              <w:bottom w:val="single" w:sz="4" w:space="0" w:color="auto"/>
              <w:right w:val="single" w:sz="4" w:space="0" w:color="auto"/>
            </w:tcBorders>
            <w:shd w:val="clear" w:color="000000" w:fill="FFFFFF"/>
            <w:noWrap/>
            <w:vAlign w:val="center"/>
            <w:hideMark/>
          </w:tcPr>
          <w:p w14:paraId="1706A00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105.0</w:t>
            </w:r>
          </w:p>
        </w:tc>
        <w:tc>
          <w:tcPr>
            <w:tcW w:w="490" w:type="pct"/>
            <w:tcBorders>
              <w:top w:val="nil"/>
              <w:left w:val="nil"/>
              <w:bottom w:val="single" w:sz="4" w:space="0" w:color="auto"/>
              <w:right w:val="single" w:sz="8" w:space="0" w:color="auto"/>
            </w:tcBorders>
            <w:shd w:val="clear" w:color="000000" w:fill="FFFFFF"/>
            <w:noWrap/>
            <w:vAlign w:val="center"/>
            <w:hideMark/>
          </w:tcPr>
          <w:p w14:paraId="743617E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120.1</w:t>
            </w:r>
          </w:p>
        </w:tc>
      </w:tr>
      <w:tr w:rsidR="005F4226" w:rsidRPr="005F4226" w14:paraId="72F39969"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070B43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Avg_VW1_ANPs_psi</w:t>
            </w:r>
          </w:p>
        </w:tc>
        <w:tc>
          <w:tcPr>
            <w:tcW w:w="404" w:type="pct"/>
            <w:tcBorders>
              <w:top w:val="nil"/>
              <w:left w:val="nil"/>
              <w:bottom w:val="single" w:sz="4" w:space="0" w:color="auto"/>
              <w:right w:val="single" w:sz="4" w:space="0" w:color="auto"/>
            </w:tcBorders>
            <w:shd w:val="clear" w:color="000000" w:fill="FFFFFF"/>
            <w:noWrap/>
            <w:vAlign w:val="center"/>
            <w:hideMark/>
          </w:tcPr>
          <w:p w14:paraId="2EBF3AF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23487.0</w:t>
            </w:r>
          </w:p>
        </w:tc>
        <w:tc>
          <w:tcPr>
            <w:tcW w:w="358" w:type="pct"/>
            <w:tcBorders>
              <w:top w:val="nil"/>
              <w:left w:val="nil"/>
              <w:bottom w:val="single" w:sz="4" w:space="0" w:color="auto"/>
              <w:right w:val="single" w:sz="4" w:space="0" w:color="auto"/>
            </w:tcBorders>
            <w:shd w:val="clear" w:color="000000" w:fill="FFFFFF"/>
            <w:noWrap/>
            <w:vAlign w:val="center"/>
            <w:hideMark/>
          </w:tcPr>
          <w:p w14:paraId="7945CF3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525.0</w:t>
            </w:r>
          </w:p>
        </w:tc>
        <w:tc>
          <w:tcPr>
            <w:tcW w:w="469" w:type="pct"/>
            <w:tcBorders>
              <w:top w:val="nil"/>
              <w:left w:val="nil"/>
              <w:bottom w:val="single" w:sz="4" w:space="0" w:color="auto"/>
              <w:right w:val="single" w:sz="4" w:space="0" w:color="auto"/>
            </w:tcBorders>
            <w:shd w:val="clear" w:color="000000" w:fill="FFFFFF"/>
            <w:noWrap/>
            <w:vAlign w:val="center"/>
            <w:hideMark/>
          </w:tcPr>
          <w:p w14:paraId="062ABD9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3988.7</w:t>
            </w:r>
          </w:p>
        </w:tc>
        <w:tc>
          <w:tcPr>
            <w:tcW w:w="475" w:type="pct"/>
            <w:tcBorders>
              <w:top w:val="nil"/>
              <w:left w:val="nil"/>
              <w:bottom w:val="single" w:sz="4" w:space="0" w:color="auto"/>
              <w:right w:val="single" w:sz="4" w:space="0" w:color="auto"/>
            </w:tcBorders>
            <w:shd w:val="clear" w:color="000000" w:fill="FFFFFF"/>
            <w:noWrap/>
            <w:vAlign w:val="center"/>
            <w:hideMark/>
          </w:tcPr>
          <w:p w14:paraId="30B7BFE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1449619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0.5</w:t>
            </w:r>
          </w:p>
        </w:tc>
        <w:tc>
          <w:tcPr>
            <w:tcW w:w="386" w:type="pct"/>
            <w:tcBorders>
              <w:top w:val="nil"/>
              <w:left w:val="nil"/>
              <w:bottom w:val="single" w:sz="4" w:space="0" w:color="auto"/>
              <w:right w:val="single" w:sz="4" w:space="0" w:color="auto"/>
            </w:tcBorders>
            <w:shd w:val="clear" w:color="000000" w:fill="FFFFFF"/>
            <w:noWrap/>
            <w:vAlign w:val="center"/>
            <w:hideMark/>
          </w:tcPr>
          <w:p w14:paraId="5E32074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4.7</w:t>
            </w:r>
          </w:p>
        </w:tc>
        <w:tc>
          <w:tcPr>
            <w:tcW w:w="474" w:type="pct"/>
            <w:tcBorders>
              <w:top w:val="nil"/>
              <w:left w:val="nil"/>
              <w:bottom w:val="single" w:sz="4" w:space="0" w:color="auto"/>
              <w:right w:val="single" w:sz="4" w:space="0" w:color="auto"/>
            </w:tcBorders>
            <w:shd w:val="clear" w:color="000000" w:fill="FFFFFF"/>
            <w:noWrap/>
            <w:vAlign w:val="center"/>
            <w:hideMark/>
          </w:tcPr>
          <w:p w14:paraId="404DAF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16.9</w:t>
            </w:r>
          </w:p>
        </w:tc>
        <w:tc>
          <w:tcPr>
            <w:tcW w:w="490" w:type="pct"/>
            <w:tcBorders>
              <w:top w:val="nil"/>
              <w:left w:val="nil"/>
              <w:bottom w:val="single" w:sz="4" w:space="0" w:color="auto"/>
              <w:right w:val="single" w:sz="8" w:space="0" w:color="auto"/>
            </w:tcBorders>
            <w:shd w:val="clear" w:color="000000" w:fill="FFFFFF"/>
            <w:noWrap/>
            <w:vAlign w:val="center"/>
            <w:hideMark/>
          </w:tcPr>
          <w:p w14:paraId="7F65798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31993.5</w:t>
            </w:r>
          </w:p>
        </w:tc>
      </w:tr>
      <w:tr w:rsidR="005F4226" w:rsidRPr="005F4226" w14:paraId="48D31C87"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651570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Avg_VW1_Z11D4917Ps_psi</w:t>
            </w:r>
          </w:p>
        </w:tc>
        <w:tc>
          <w:tcPr>
            <w:tcW w:w="404" w:type="pct"/>
            <w:tcBorders>
              <w:top w:val="nil"/>
              <w:left w:val="nil"/>
              <w:bottom w:val="single" w:sz="4" w:space="0" w:color="auto"/>
              <w:right w:val="single" w:sz="4" w:space="0" w:color="auto"/>
            </w:tcBorders>
            <w:shd w:val="clear" w:color="000000" w:fill="FFFFFF"/>
            <w:noWrap/>
            <w:vAlign w:val="center"/>
            <w:hideMark/>
          </w:tcPr>
          <w:p w14:paraId="79850B3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26688.0</w:t>
            </w:r>
          </w:p>
        </w:tc>
        <w:tc>
          <w:tcPr>
            <w:tcW w:w="358" w:type="pct"/>
            <w:tcBorders>
              <w:top w:val="nil"/>
              <w:left w:val="nil"/>
              <w:bottom w:val="single" w:sz="4" w:space="0" w:color="auto"/>
              <w:right w:val="single" w:sz="4" w:space="0" w:color="auto"/>
            </w:tcBorders>
            <w:shd w:val="clear" w:color="000000" w:fill="FFFFFF"/>
            <w:noWrap/>
            <w:vAlign w:val="center"/>
            <w:hideMark/>
          </w:tcPr>
          <w:p w14:paraId="000D705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1597.5</w:t>
            </w:r>
          </w:p>
        </w:tc>
        <w:tc>
          <w:tcPr>
            <w:tcW w:w="469" w:type="pct"/>
            <w:tcBorders>
              <w:top w:val="nil"/>
              <w:left w:val="nil"/>
              <w:bottom w:val="single" w:sz="4" w:space="0" w:color="auto"/>
              <w:right w:val="single" w:sz="4" w:space="0" w:color="auto"/>
            </w:tcBorders>
            <w:shd w:val="clear" w:color="000000" w:fill="FFFFFF"/>
            <w:noWrap/>
            <w:vAlign w:val="center"/>
            <w:hideMark/>
          </w:tcPr>
          <w:p w14:paraId="1E9A93C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873.3</w:t>
            </w:r>
          </w:p>
        </w:tc>
        <w:tc>
          <w:tcPr>
            <w:tcW w:w="475" w:type="pct"/>
            <w:tcBorders>
              <w:top w:val="nil"/>
              <w:left w:val="nil"/>
              <w:bottom w:val="single" w:sz="4" w:space="0" w:color="auto"/>
              <w:right w:val="single" w:sz="4" w:space="0" w:color="auto"/>
            </w:tcBorders>
            <w:shd w:val="clear" w:color="000000" w:fill="FFFFFF"/>
            <w:noWrap/>
            <w:vAlign w:val="center"/>
            <w:hideMark/>
          </w:tcPr>
          <w:p w14:paraId="2B24875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3369361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2070.3</w:t>
            </w:r>
          </w:p>
        </w:tc>
        <w:tc>
          <w:tcPr>
            <w:tcW w:w="386" w:type="pct"/>
            <w:tcBorders>
              <w:top w:val="nil"/>
              <w:left w:val="nil"/>
              <w:bottom w:val="single" w:sz="4" w:space="0" w:color="auto"/>
              <w:right w:val="single" w:sz="4" w:space="0" w:color="auto"/>
            </w:tcBorders>
            <w:shd w:val="clear" w:color="000000" w:fill="FFFFFF"/>
            <w:noWrap/>
            <w:vAlign w:val="center"/>
            <w:hideMark/>
          </w:tcPr>
          <w:p w14:paraId="664C617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2073.4</w:t>
            </w:r>
          </w:p>
        </w:tc>
        <w:tc>
          <w:tcPr>
            <w:tcW w:w="474" w:type="pct"/>
            <w:tcBorders>
              <w:top w:val="nil"/>
              <w:left w:val="nil"/>
              <w:bottom w:val="single" w:sz="4" w:space="0" w:color="auto"/>
              <w:right w:val="single" w:sz="4" w:space="0" w:color="auto"/>
            </w:tcBorders>
            <w:shd w:val="clear" w:color="000000" w:fill="FFFFFF"/>
            <w:noWrap/>
            <w:vAlign w:val="center"/>
            <w:hideMark/>
          </w:tcPr>
          <w:p w14:paraId="1B435DD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2074.1</w:t>
            </w:r>
          </w:p>
        </w:tc>
        <w:tc>
          <w:tcPr>
            <w:tcW w:w="490" w:type="pct"/>
            <w:tcBorders>
              <w:top w:val="nil"/>
              <w:left w:val="nil"/>
              <w:bottom w:val="single" w:sz="4" w:space="0" w:color="auto"/>
              <w:right w:val="single" w:sz="8" w:space="0" w:color="auto"/>
            </w:tcBorders>
            <w:shd w:val="clear" w:color="000000" w:fill="FFFFFF"/>
            <w:noWrap/>
            <w:vAlign w:val="center"/>
            <w:hideMark/>
          </w:tcPr>
          <w:p w14:paraId="027475A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2378.0</w:t>
            </w:r>
          </w:p>
        </w:tc>
      </w:tr>
      <w:tr w:rsidR="005F4226" w:rsidRPr="005F4226" w14:paraId="1B005C2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5FA471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Avg_VW1_Z11D4917Tp_F</w:t>
            </w:r>
          </w:p>
        </w:tc>
        <w:tc>
          <w:tcPr>
            <w:tcW w:w="404" w:type="pct"/>
            <w:tcBorders>
              <w:top w:val="nil"/>
              <w:left w:val="nil"/>
              <w:bottom w:val="single" w:sz="4" w:space="0" w:color="auto"/>
              <w:right w:val="single" w:sz="4" w:space="0" w:color="auto"/>
            </w:tcBorders>
            <w:shd w:val="clear" w:color="000000" w:fill="FFFFFF"/>
            <w:noWrap/>
            <w:vAlign w:val="center"/>
            <w:hideMark/>
          </w:tcPr>
          <w:p w14:paraId="4D869C0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401D258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81.7</w:t>
            </w:r>
          </w:p>
        </w:tc>
        <w:tc>
          <w:tcPr>
            <w:tcW w:w="469" w:type="pct"/>
            <w:tcBorders>
              <w:top w:val="nil"/>
              <w:left w:val="nil"/>
              <w:bottom w:val="single" w:sz="4" w:space="0" w:color="auto"/>
              <w:right w:val="single" w:sz="4" w:space="0" w:color="auto"/>
            </w:tcBorders>
            <w:shd w:val="clear" w:color="000000" w:fill="FFFFFF"/>
            <w:noWrap/>
            <w:vAlign w:val="center"/>
            <w:hideMark/>
          </w:tcPr>
          <w:p w14:paraId="39360D4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44.2</w:t>
            </w:r>
          </w:p>
        </w:tc>
        <w:tc>
          <w:tcPr>
            <w:tcW w:w="475" w:type="pct"/>
            <w:tcBorders>
              <w:top w:val="nil"/>
              <w:left w:val="nil"/>
              <w:bottom w:val="single" w:sz="4" w:space="0" w:color="auto"/>
              <w:right w:val="single" w:sz="4" w:space="0" w:color="auto"/>
            </w:tcBorders>
            <w:shd w:val="clear" w:color="000000" w:fill="FFFFFF"/>
            <w:noWrap/>
            <w:vAlign w:val="center"/>
            <w:hideMark/>
          </w:tcPr>
          <w:p w14:paraId="69A8371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555F5B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103.7</w:t>
            </w:r>
          </w:p>
        </w:tc>
        <w:tc>
          <w:tcPr>
            <w:tcW w:w="386" w:type="pct"/>
            <w:tcBorders>
              <w:top w:val="nil"/>
              <w:left w:val="nil"/>
              <w:bottom w:val="single" w:sz="4" w:space="0" w:color="auto"/>
              <w:right w:val="single" w:sz="4" w:space="0" w:color="auto"/>
            </w:tcBorders>
            <w:shd w:val="clear" w:color="000000" w:fill="FFFFFF"/>
            <w:noWrap/>
            <w:vAlign w:val="center"/>
            <w:hideMark/>
          </w:tcPr>
          <w:p w14:paraId="7DC1876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105.2</w:t>
            </w:r>
          </w:p>
        </w:tc>
        <w:tc>
          <w:tcPr>
            <w:tcW w:w="474" w:type="pct"/>
            <w:tcBorders>
              <w:top w:val="nil"/>
              <w:left w:val="nil"/>
              <w:bottom w:val="single" w:sz="4" w:space="0" w:color="auto"/>
              <w:right w:val="single" w:sz="4" w:space="0" w:color="auto"/>
            </w:tcBorders>
            <w:shd w:val="clear" w:color="000000" w:fill="FFFFFF"/>
            <w:noWrap/>
            <w:vAlign w:val="center"/>
            <w:hideMark/>
          </w:tcPr>
          <w:p w14:paraId="0474BE0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106.5</w:t>
            </w:r>
          </w:p>
        </w:tc>
        <w:tc>
          <w:tcPr>
            <w:tcW w:w="490" w:type="pct"/>
            <w:tcBorders>
              <w:top w:val="nil"/>
              <w:left w:val="nil"/>
              <w:bottom w:val="single" w:sz="4" w:space="0" w:color="auto"/>
              <w:right w:val="single" w:sz="8" w:space="0" w:color="auto"/>
            </w:tcBorders>
            <w:shd w:val="clear" w:color="000000" w:fill="FFFFFF"/>
            <w:noWrap/>
            <w:vAlign w:val="center"/>
            <w:hideMark/>
          </w:tcPr>
          <w:p w14:paraId="0DAC031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108.6</w:t>
            </w:r>
          </w:p>
        </w:tc>
      </w:tr>
      <w:tr w:rsidR="005F4226" w:rsidRPr="005F4226" w14:paraId="50D487E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7DD391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Avg_VW1_Z10D5001Ps_psi</w:t>
            </w:r>
          </w:p>
        </w:tc>
        <w:tc>
          <w:tcPr>
            <w:tcW w:w="404" w:type="pct"/>
            <w:tcBorders>
              <w:top w:val="nil"/>
              <w:left w:val="nil"/>
              <w:bottom w:val="single" w:sz="4" w:space="0" w:color="auto"/>
              <w:right w:val="single" w:sz="4" w:space="0" w:color="auto"/>
            </w:tcBorders>
            <w:shd w:val="clear" w:color="000000" w:fill="FFFFFF"/>
            <w:noWrap/>
            <w:vAlign w:val="center"/>
            <w:hideMark/>
          </w:tcPr>
          <w:p w14:paraId="7CE3DBC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26688.0</w:t>
            </w:r>
          </w:p>
        </w:tc>
        <w:tc>
          <w:tcPr>
            <w:tcW w:w="358" w:type="pct"/>
            <w:tcBorders>
              <w:top w:val="nil"/>
              <w:left w:val="nil"/>
              <w:bottom w:val="single" w:sz="4" w:space="0" w:color="auto"/>
              <w:right w:val="single" w:sz="4" w:space="0" w:color="auto"/>
            </w:tcBorders>
            <w:shd w:val="clear" w:color="000000" w:fill="FFFFFF"/>
            <w:noWrap/>
            <w:vAlign w:val="center"/>
            <w:hideMark/>
          </w:tcPr>
          <w:p w14:paraId="4C744D5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1627.9</w:t>
            </w:r>
          </w:p>
        </w:tc>
        <w:tc>
          <w:tcPr>
            <w:tcW w:w="469" w:type="pct"/>
            <w:tcBorders>
              <w:top w:val="nil"/>
              <w:left w:val="nil"/>
              <w:bottom w:val="single" w:sz="4" w:space="0" w:color="auto"/>
              <w:right w:val="single" w:sz="4" w:space="0" w:color="auto"/>
            </w:tcBorders>
            <w:shd w:val="clear" w:color="000000" w:fill="FFFFFF"/>
            <w:noWrap/>
            <w:vAlign w:val="center"/>
            <w:hideMark/>
          </w:tcPr>
          <w:p w14:paraId="24C8FFC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889.9</w:t>
            </w:r>
          </w:p>
        </w:tc>
        <w:tc>
          <w:tcPr>
            <w:tcW w:w="475" w:type="pct"/>
            <w:tcBorders>
              <w:top w:val="nil"/>
              <w:left w:val="nil"/>
              <w:bottom w:val="single" w:sz="4" w:space="0" w:color="auto"/>
              <w:right w:val="single" w:sz="4" w:space="0" w:color="auto"/>
            </w:tcBorders>
            <w:shd w:val="clear" w:color="000000" w:fill="FFFFFF"/>
            <w:noWrap/>
            <w:vAlign w:val="center"/>
            <w:hideMark/>
          </w:tcPr>
          <w:p w14:paraId="4E08DC4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4F7034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2106.9</w:t>
            </w:r>
          </w:p>
        </w:tc>
        <w:tc>
          <w:tcPr>
            <w:tcW w:w="386" w:type="pct"/>
            <w:tcBorders>
              <w:top w:val="nil"/>
              <w:left w:val="nil"/>
              <w:bottom w:val="single" w:sz="4" w:space="0" w:color="auto"/>
              <w:right w:val="single" w:sz="4" w:space="0" w:color="auto"/>
            </w:tcBorders>
            <w:shd w:val="clear" w:color="000000" w:fill="FFFFFF"/>
            <w:noWrap/>
            <w:vAlign w:val="center"/>
            <w:hideMark/>
          </w:tcPr>
          <w:p w14:paraId="5345AE2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2112.4</w:t>
            </w:r>
          </w:p>
        </w:tc>
        <w:tc>
          <w:tcPr>
            <w:tcW w:w="474" w:type="pct"/>
            <w:tcBorders>
              <w:top w:val="nil"/>
              <w:left w:val="nil"/>
              <w:bottom w:val="single" w:sz="4" w:space="0" w:color="auto"/>
              <w:right w:val="single" w:sz="4" w:space="0" w:color="auto"/>
            </w:tcBorders>
            <w:shd w:val="clear" w:color="000000" w:fill="FFFFFF"/>
            <w:noWrap/>
            <w:vAlign w:val="center"/>
            <w:hideMark/>
          </w:tcPr>
          <w:p w14:paraId="3338106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2116.6</w:t>
            </w:r>
          </w:p>
        </w:tc>
        <w:tc>
          <w:tcPr>
            <w:tcW w:w="490" w:type="pct"/>
            <w:tcBorders>
              <w:top w:val="nil"/>
              <w:left w:val="nil"/>
              <w:bottom w:val="single" w:sz="4" w:space="0" w:color="auto"/>
              <w:right w:val="single" w:sz="8" w:space="0" w:color="auto"/>
            </w:tcBorders>
            <w:shd w:val="clear" w:color="000000" w:fill="FFFFFF"/>
            <w:noWrap/>
            <w:vAlign w:val="center"/>
            <w:hideMark/>
          </w:tcPr>
          <w:p w14:paraId="08DAE6C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2420.6</w:t>
            </w:r>
          </w:p>
        </w:tc>
      </w:tr>
      <w:tr w:rsidR="005F4226" w:rsidRPr="005F4226" w14:paraId="3B404D2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46EB5C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Avg_VW1_Z10D5001Tp_F</w:t>
            </w:r>
          </w:p>
        </w:tc>
        <w:tc>
          <w:tcPr>
            <w:tcW w:w="404" w:type="pct"/>
            <w:tcBorders>
              <w:top w:val="nil"/>
              <w:left w:val="nil"/>
              <w:bottom w:val="single" w:sz="4" w:space="0" w:color="auto"/>
              <w:right w:val="single" w:sz="4" w:space="0" w:color="auto"/>
            </w:tcBorders>
            <w:shd w:val="clear" w:color="000000" w:fill="FFFFFF"/>
            <w:noWrap/>
            <w:vAlign w:val="center"/>
            <w:hideMark/>
          </w:tcPr>
          <w:p w14:paraId="2640A61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193020B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81.2</w:t>
            </w:r>
          </w:p>
        </w:tc>
        <w:tc>
          <w:tcPr>
            <w:tcW w:w="469" w:type="pct"/>
            <w:tcBorders>
              <w:top w:val="nil"/>
              <w:left w:val="nil"/>
              <w:bottom w:val="single" w:sz="4" w:space="0" w:color="auto"/>
              <w:right w:val="single" w:sz="4" w:space="0" w:color="auto"/>
            </w:tcBorders>
            <w:shd w:val="clear" w:color="000000" w:fill="FFFFFF"/>
            <w:noWrap/>
            <w:vAlign w:val="center"/>
            <w:hideMark/>
          </w:tcPr>
          <w:p w14:paraId="6664B37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44.0</w:t>
            </w:r>
          </w:p>
        </w:tc>
        <w:tc>
          <w:tcPr>
            <w:tcW w:w="475" w:type="pct"/>
            <w:tcBorders>
              <w:top w:val="nil"/>
              <w:left w:val="nil"/>
              <w:bottom w:val="single" w:sz="4" w:space="0" w:color="auto"/>
              <w:right w:val="single" w:sz="4" w:space="0" w:color="auto"/>
            </w:tcBorders>
            <w:shd w:val="clear" w:color="000000" w:fill="FFFFFF"/>
            <w:noWrap/>
            <w:vAlign w:val="center"/>
            <w:hideMark/>
          </w:tcPr>
          <w:p w14:paraId="4046075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99575E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101.8</w:t>
            </w:r>
          </w:p>
        </w:tc>
        <w:tc>
          <w:tcPr>
            <w:tcW w:w="386" w:type="pct"/>
            <w:tcBorders>
              <w:top w:val="nil"/>
              <w:left w:val="nil"/>
              <w:bottom w:val="single" w:sz="4" w:space="0" w:color="auto"/>
              <w:right w:val="single" w:sz="4" w:space="0" w:color="auto"/>
            </w:tcBorders>
            <w:shd w:val="clear" w:color="000000" w:fill="FFFFFF"/>
            <w:noWrap/>
            <w:vAlign w:val="center"/>
            <w:hideMark/>
          </w:tcPr>
          <w:p w14:paraId="55D8966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104.7</w:t>
            </w:r>
          </w:p>
        </w:tc>
        <w:tc>
          <w:tcPr>
            <w:tcW w:w="474" w:type="pct"/>
            <w:tcBorders>
              <w:top w:val="nil"/>
              <w:left w:val="nil"/>
              <w:bottom w:val="single" w:sz="4" w:space="0" w:color="auto"/>
              <w:right w:val="single" w:sz="4" w:space="0" w:color="auto"/>
            </w:tcBorders>
            <w:shd w:val="clear" w:color="000000" w:fill="FFFFFF"/>
            <w:noWrap/>
            <w:vAlign w:val="center"/>
            <w:hideMark/>
          </w:tcPr>
          <w:p w14:paraId="710DC5F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105.0</w:t>
            </w:r>
          </w:p>
        </w:tc>
        <w:tc>
          <w:tcPr>
            <w:tcW w:w="490" w:type="pct"/>
            <w:tcBorders>
              <w:top w:val="nil"/>
              <w:left w:val="nil"/>
              <w:bottom w:val="single" w:sz="4" w:space="0" w:color="auto"/>
              <w:right w:val="single" w:sz="8" w:space="0" w:color="auto"/>
            </w:tcBorders>
            <w:shd w:val="clear" w:color="000000" w:fill="FFFFFF"/>
            <w:noWrap/>
            <w:vAlign w:val="center"/>
            <w:hideMark/>
          </w:tcPr>
          <w:p w14:paraId="386FFCC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110.9</w:t>
            </w:r>
          </w:p>
        </w:tc>
      </w:tr>
      <w:tr w:rsidR="005F4226" w:rsidRPr="005F4226" w14:paraId="2C90A9D9"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CDCD79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lastRenderedPageBreak/>
              <w:t>Avg_VW1_Z09D5653Ps_psi</w:t>
            </w:r>
          </w:p>
        </w:tc>
        <w:tc>
          <w:tcPr>
            <w:tcW w:w="404" w:type="pct"/>
            <w:tcBorders>
              <w:top w:val="nil"/>
              <w:left w:val="nil"/>
              <w:bottom w:val="single" w:sz="4" w:space="0" w:color="auto"/>
              <w:right w:val="single" w:sz="4" w:space="0" w:color="auto"/>
            </w:tcBorders>
            <w:shd w:val="clear" w:color="000000" w:fill="FFFFFF"/>
            <w:noWrap/>
            <w:vAlign w:val="center"/>
            <w:hideMark/>
          </w:tcPr>
          <w:p w14:paraId="2F47907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26688.0</w:t>
            </w:r>
          </w:p>
        </w:tc>
        <w:tc>
          <w:tcPr>
            <w:tcW w:w="358" w:type="pct"/>
            <w:tcBorders>
              <w:top w:val="nil"/>
              <w:left w:val="nil"/>
              <w:bottom w:val="single" w:sz="4" w:space="0" w:color="auto"/>
              <w:right w:val="single" w:sz="4" w:space="0" w:color="auto"/>
            </w:tcBorders>
            <w:shd w:val="clear" w:color="000000" w:fill="FFFFFF"/>
            <w:noWrap/>
            <w:vAlign w:val="center"/>
            <w:hideMark/>
          </w:tcPr>
          <w:p w14:paraId="677D686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1961.1</w:t>
            </w:r>
          </w:p>
        </w:tc>
        <w:tc>
          <w:tcPr>
            <w:tcW w:w="469" w:type="pct"/>
            <w:tcBorders>
              <w:top w:val="nil"/>
              <w:left w:val="nil"/>
              <w:bottom w:val="single" w:sz="4" w:space="0" w:color="auto"/>
              <w:right w:val="single" w:sz="4" w:space="0" w:color="auto"/>
            </w:tcBorders>
            <w:shd w:val="clear" w:color="000000" w:fill="FFFFFF"/>
            <w:noWrap/>
            <w:vAlign w:val="center"/>
            <w:hideMark/>
          </w:tcPr>
          <w:p w14:paraId="511A8B4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1071.9</w:t>
            </w:r>
          </w:p>
        </w:tc>
        <w:tc>
          <w:tcPr>
            <w:tcW w:w="475" w:type="pct"/>
            <w:tcBorders>
              <w:top w:val="nil"/>
              <w:left w:val="nil"/>
              <w:bottom w:val="single" w:sz="4" w:space="0" w:color="auto"/>
              <w:right w:val="single" w:sz="4" w:space="0" w:color="auto"/>
            </w:tcBorders>
            <w:shd w:val="clear" w:color="000000" w:fill="FFFFFF"/>
            <w:noWrap/>
            <w:vAlign w:val="center"/>
            <w:hideMark/>
          </w:tcPr>
          <w:p w14:paraId="025E49E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6453F2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2534.0</w:t>
            </w:r>
          </w:p>
        </w:tc>
        <w:tc>
          <w:tcPr>
            <w:tcW w:w="386" w:type="pct"/>
            <w:tcBorders>
              <w:top w:val="nil"/>
              <w:left w:val="nil"/>
              <w:bottom w:val="single" w:sz="4" w:space="0" w:color="auto"/>
              <w:right w:val="single" w:sz="4" w:space="0" w:color="auto"/>
            </w:tcBorders>
            <w:shd w:val="clear" w:color="000000" w:fill="FFFFFF"/>
            <w:noWrap/>
            <w:vAlign w:val="center"/>
            <w:hideMark/>
          </w:tcPr>
          <w:p w14:paraId="5995F75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2547.5</w:t>
            </w:r>
          </w:p>
        </w:tc>
        <w:tc>
          <w:tcPr>
            <w:tcW w:w="474" w:type="pct"/>
            <w:tcBorders>
              <w:top w:val="nil"/>
              <w:left w:val="nil"/>
              <w:bottom w:val="single" w:sz="4" w:space="0" w:color="auto"/>
              <w:right w:val="single" w:sz="4" w:space="0" w:color="auto"/>
            </w:tcBorders>
            <w:shd w:val="clear" w:color="000000" w:fill="FFFFFF"/>
            <w:noWrap/>
            <w:vAlign w:val="center"/>
            <w:hideMark/>
          </w:tcPr>
          <w:p w14:paraId="693ED2E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2551.1</w:t>
            </w:r>
          </w:p>
        </w:tc>
        <w:tc>
          <w:tcPr>
            <w:tcW w:w="490" w:type="pct"/>
            <w:tcBorders>
              <w:top w:val="nil"/>
              <w:left w:val="nil"/>
              <w:bottom w:val="single" w:sz="4" w:space="0" w:color="auto"/>
              <w:right w:val="single" w:sz="8" w:space="0" w:color="auto"/>
            </w:tcBorders>
            <w:shd w:val="clear" w:color="000000" w:fill="FFFFFF"/>
            <w:noWrap/>
            <w:vAlign w:val="center"/>
            <w:hideMark/>
          </w:tcPr>
          <w:p w14:paraId="2A2D728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2785.4</w:t>
            </w:r>
          </w:p>
        </w:tc>
      </w:tr>
      <w:tr w:rsidR="005F4226" w:rsidRPr="005F4226" w14:paraId="13F8EDD2"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4D0B1C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Avg_VW1_Z09D5653Tp_F</w:t>
            </w:r>
          </w:p>
        </w:tc>
        <w:tc>
          <w:tcPr>
            <w:tcW w:w="404" w:type="pct"/>
            <w:tcBorders>
              <w:top w:val="nil"/>
              <w:left w:val="nil"/>
              <w:bottom w:val="single" w:sz="4" w:space="0" w:color="auto"/>
              <w:right w:val="single" w:sz="4" w:space="0" w:color="auto"/>
            </w:tcBorders>
            <w:shd w:val="clear" w:color="000000" w:fill="FFFFFF"/>
            <w:noWrap/>
            <w:vAlign w:val="center"/>
            <w:hideMark/>
          </w:tcPr>
          <w:p w14:paraId="15406E1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63CB4F0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87.4</w:t>
            </w:r>
          </w:p>
        </w:tc>
        <w:tc>
          <w:tcPr>
            <w:tcW w:w="469" w:type="pct"/>
            <w:tcBorders>
              <w:top w:val="nil"/>
              <w:left w:val="nil"/>
              <w:bottom w:val="single" w:sz="4" w:space="0" w:color="auto"/>
              <w:right w:val="single" w:sz="4" w:space="0" w:color="auto"/>
            </w:tcBorders>
            <w:shd w:val="clear" w:color="000000" w:fill="FFFFFF"/>
            <w:noWrap/>
            <w:vAlign w:val="center"/>
            <w:hideMark/>
          </w:tcPr>
          <w:p w14:paraId="09A48D8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47.3</w:t>
            </w:r>
          </w:p>
        </w:tc>
        <w:tc>
          <w:tcPr>
            <w:tcW w:w="475" w:type="pct"/>
            <w:tcBorders>
              <w:top w:val="nil"/>
              <w:left w:val="nil"/>
              <w:bottom w:val="single" w:sz="4" w:space="0" w:color="auto"/>
              <w:right w:val="single" w:sz="4" w:space="0" w:color="auto"/>
            </w:tcBorders>
            <w:shd w:val="clear" w:color="000000" w:fill="FFFFFF"/>
            <w:noWrap/>
            <w:vAlign w:val="center"/>
            <w:hideMark/>
          </w:tcPr>
          <w:p w14:paraId="08D530E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5C2F49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111.5</w:t>
            </w:r>
          </w:p>
        </w:tc>
        <w:tc>
          <w:tcPr>
            <w:tcW w:w="386" w:type="pct"/>
            <w:tcBorders>
              <w:top w:val="nil"/>
              <w:left w:val="nil"/>
              <w:bottom w:val="single" w:sz="4" w:space="0" w:color="auto"/>
              <w:right w:val="single" w:sz="4" w:space="0" w:color="auto"/>
            </w:tcBorders>
            <w:shd w:val="clear" w:color="000000" w:fill="FFFFFF"/>
            <w:noWrap/>
            <w:vAlign w:val="center"/>
            <w:hideMark/>
          </w:tcPr>
          <w:p w14:paraId="532E7F2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112.8</w:t>
            </w:r>
          </w:p>
        </w:tc>
        <w:tc>
          <w:tcPr>
            <w:tcW w:w="474" w:type="pct"/>
            <w:tcBorders>
              <w:top w:val="nil"/>
              <w:left w:val="nil"/>
              <w:bottom w:val="single" w:sz="4" w:space="0" w:color="auto"/>
              <w:right w:val="single" w:sz="4" w:space="0" w:color="auto"/>
            </w:tcBorders>
            <w:shd w:val="clear" w:color="000000" w:fill="FFFFFF"/>
            <w:noWrap/>
            <w:vAlign w:val="center"/>
            <w:hideMark/>
          </w:tcPr>
          <w:p w14:paraId="39CFDE0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113.5</w:t>
            </w:r>
          </w:p>
        </w:tc>
        <w:tc>
          <w:tcPr>
            <w:tcW w:w="490" w:type="pct"/>
            <w:tcBorders>
              <w:top w:val="nil"/>
              <w:left w:val="nil"/>
              <w:bottom w:val="single" w:sz="4" w:space="0" w:color="auto"/>
              <w:right w:val="single" w:sz="8" w:space="0" w:color="auto"/>
            </w:tcBorders>
            <w:shd w:val="clear" w:color="000000" w:fill="FFFFFF"/>
            <w:noWrap/>
            <w:vAlign w:val="center"/>
            <w:hideMark/>
          </w:tcPr>
          <w:p w14:paraId="768629A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114.9</w:t>
            </w:r>
          </w:p>
        </w:tc>
      </w:tr>
      <w:tr w:rsidR="005F4226" w:rsidRPr="005F4226" w14:paraId="6A1B8CE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FC8586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Avg_VW1_Z08D5840Ps_psi</w:t>
            </w:r>
          </w:p>
        </w:tc>
        <w:tc>
          <w:tcPr>
            <w:tcW w:w="404" w:type="pct"/>
            <w:tcBorders>
              <w:top w:val="nil"/>
              <w:left w:val="nil"/>
              <w:bottom w:val="single" w:sz="4" w:space="0" w:color="auto"/>
              <w:right w:val="single" w:sz="4" w:space="0" w:color="auto"/>
            </w:tcBorders>
            <w:shd w:val="clear" w:color="000000" w:fill="FFFFFF"/>
            <w:noWrap/>
            <w:vAlign w:val="center"/>
            <w:hideMark/>
          </w:tcPr>
          <w:p w14:paraId="53F402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26189.0</w:t>
            </w:r>
          </w:p>
        </w:tc>
        <w:tc>
          <w:tcPr>
            <w:tcW w:w="358" w:type="pct"/>
            <w:tcBorders>
              <w:top w:val="nil"/>
              <w:left w:val="nil"/>
              <w:bottom w:val="single" w:sz="4" w:space="0" w:color="auto"/>
              <w:right w:val="single" w:sz="4" w:space="0" w:color="auto"/>
            </w:tcBorders>
            <w:shd w:val="clear" w:color="000000" w:fill="FFFFFF"/>
            <w:noWrap/>
            <w:vAlign w:val="center"/>
            <w:hideMark/>
          </w:tcPr>
          <w:p w14:paraId="53239E1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1604.8</w:t>
            </w:r>
          </w:p>
        </w:tc>
        <w:tc>
          <w:tcPr>
            <w:tcW w:w="469" w:type="pct"/>
            <w:tcBorders>
              <w:top w:val="nil"/>
              <w:left w:val="nil"/>
              <w:bottom w:val="single" w:sz="4" w:space="0" w:color="auto"/>
              <w:right w:val="single" w:sz="4" w:space="0" w:color="auto"/>
            </w:tcBorders>
            <w:shd w:val="clear" w:color="000000" w:fill="FFFFFF"/>
            <w:noWrap/>
            <w:vAlign w:val="center"/>
            <w:hideMark/>
          </w:tcPr>
          <w:p w14:paraId="1875C88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1289.3</w:t>
            </w:r>
          </w:p>
        </w:tc>
        <w:tc>
          <w:tcPr>
            <w:tcW w:w="475" w:type="pct"/>
            <w:tcBorders>
              <w:top w:val="nil"/>
              <w:left w:val="nil"/>
              <w:bottom w:val="single" w:sz="4" w:space="0" w:color="auto"/>
              <w:right w:val="single" w:sz="4" w:space="0" w:color="auto"/>
            </w:tcBorders>
            <w:shd w:val="clear" w:color="000000" w:fill="FFFFFF"/>
            <w:noWrap/>
            <w:vAlign w:val="center"/>
            <w:hideMark/>
          </w:tcPr>
          <w:p w14:paraId="799BB96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662407F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0F51A7D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2627.3</w:t>
            </w:r>
          </w:p>
        </w:tc>
        <w:tc>
          <w:tcPr>
            <w:tcW w:w="474" w:type="pct"/>
            <w:tcBorders>
              <w:top w:val="nil"/>
              <w:left w:val="nil"/>
              <w:bottom w:val="single" w:sz="4" w:space="0" w:color="auto"/>
              <w:right w:val="single" w:sz="4" w:space="0" w:color="auto"/>
            </w:tcBorders>
            <w:shd w:val="clear" w:color="000000" w:fill="FFFFFF"/>
            <w:noWrap/>
            <w:vAlign w:val="center"/>
            <w:hideMark/>
          </w:tcPr>
          <w:p w14:paraId="4AA1475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2637.4</w:t>
            </w:r>
          </w:p>
        </w:tc>
        <w:tc>
          <w:tcPr>
            <w:tcW w:w="490" w:type="pct"/>
            <w:tcBorders>
              <w:top w:val="nil"/>
              <w:left w:val="nil"/>
              <w:bottom w:val="single" w:sz="4" w:space="0" w:color="auto"/>
              <w:right w:val="single" w:sz="8" w:space="0" w:color="auto"/>
            </w:tcBorders>
            <w:shd w:val="clear" w:color="000000" w:fill="FFFFFF"/>
            <w:noWrap/>
            <w:vAlign w:val="center"/>
            <w:hideMark/>
          </w:tcPr>
          <w:p w14:paraId="283A92B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4446.2</w:t>
            </w:r>
          </w:p>
        </w:tc>
      </w:tr>
      <w:tr w:rsidR="005F4226" w:rsidRPr="005F4226" w14:paraId="7F09586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DFAA2D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Avg_VW1_Z08D5840Tp_F</w:t>
            </w:r>
          </w:p>
        </w:tc>
        <w:tc>
          <w:tcPr>
            <w:tcW w:w="404" w:type="pct"/>
            <w:tcBorders>
              <w:top w:val="nil"/>
              <w:left w:val="nil"/>
              <w:bottom w:val="single" w:sz="4" w:space="0" w:color="auto"/>
              <w:right w:val="single" w:sz="4" w:space="0" w:color="auto"/>
            </w:tcBorders>
            <w:shd w:val="clear" w:color="000000" w:fill="FFFFFF"/>
            <w:noWrap/>
            <w:vAlign w:val="center"/>
            <w:hideMark/>
          </w:tcPr>
          <w:p w14:paraId="5345C8C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25878.0</w:t>
            </w:r>
          </w:p>
        </w:tc>
        <w:tc>
          <w:tcPr>
            <w:tcW w:w="358" w:type="pct"/>
            <w:tcBorders>
              <w:top w:val="nil"/>
              <w:left w:val="nil"/>
              <w:bottom w:val="single" w:sz="4" w:space="0" w:color="auto"/>
              <w:right w:val="single" w:sz="4" w:space="0" w:color="auto"/>
            </w:tcBorders>
            <w:shd w:val="clear" w:color="000000" w:fill="FFFFFF"/>
            <w:noWrap/>
            <w:vAlign w:val="center"/>
            <w:hideMark/>
          </w:tcPr>
          <w:p w14:paraId="3735513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69.0</w:t>
            </w:r>
          </w:p>
        </w:tc>
        <w:tc>
          <w:tcPr>
            <w:tcW w:w="469" w:type="pct"/>
            <w:tcBorders>
              <w:top w:val="nil"/>
              <w:left w:val="nil"/>
              <w:bottom w:val="single" w:sz="4" w:space="0" w:color="auto"/>
              <w:right w:val="single" w:sz="4" w:space="0" w:color="auto"/>
            </w:tcBorders>
            <w:shd w:val="clear" w:color="000000" w:fill="FFFFFF"/>
            <w:noWrap/>
            <w:vAlign w:val="center"/>
            <w:hideMark/>
          </w:tcPr>
          <w:p w14:paraId="137A792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56.4</w:t>
            </w:r>
          </w:p>
        </w:tc>
        <w:tc>
          <w:tcPr>
            <w:tcW w:w="475" w:type="pct"/>
            <w:tcBorders>
              <w:top w:val="nil"/>
              <w:left w:val="nil"/>
              <w:bottom w:val="single" w:sz="4" w:space="0" w:color="auto"/>
              <w:right w:val="single" w:sz="4" w:space="0" w:color="auto"/>
            </w:tcBorders>
            <w:shd w:val="clear" w:color="000000" w:fill="FFFFFF"/>
            <w:noWrap/>
            <w:vAlign w:val="center"/>
            <w:hideMark/>
          </w:tcPr>
          <w:p w14:paraId="5C86F83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0EDBD3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7B8088E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114.0</w:t>
            </w:r>
          </w:p>
        </w:tc>
        <w:tc>
          <w:tcPr>
            <w:tcW w:w="474" w:type="pct"/>
            <w:tcBorders>
              <w:top w:val="nil"/>
              <w:left w:val="nil"/>
              <w:bottom w:val="single" w:sz="4" w:space="0" w:color="auto"/>
              <w:right w:val="single" w:sz="4" w:space="0" w:color="auto"/>
            </w:tcBorders>
            <w:shd w:val="clear" w:color="000000" w:fill="FFFFFF"/>
            <w:noWrap/>
            <w:vAlign w:val="center"/>
            <w:hideMark/>
          </w:tcPr>
          <w:p w14:paraId="0D11AA7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115.0</w:t>
            </w:r>
          </w:p>
        </w:tc>
        <w:tc>
          <w:tcPr>
            <w:tcW w:w="490" w:type="pct"/>
            <w:tcBorders>
              <w:top w:val="nil"/>
              <w:left w:val="nil"/>
              <w:bottom w:val="single" w:sz="4" w:space="0" w:color="auto"/>
              <w:right w:val="single" w:sz="8" w:space="0" w:color="auto"/>
            </w:tcBorders>
            <w:shd w:val="clear" w:color="000000" w:fill="FFFFFF"/>
            <w:noWrap/>
            <w:vAlign w:val="center"/>
            <w:hideMark/>
          </w:tcPr>
          <w:p w14:paraId="79C4695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353.2</w:t>
            </w:r>
          </w:p>
        </w:tc>
      </w:tr>
      <w:tr w:rsidR="005F4226" w:rsidRPr="005F4226" w14:paraId="2D61C2EB"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4929F0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Avg_VW1_Z07D6416Ps_psi</w:t>
            </w:r>
          </w:p>
        </w:tc>
        <w:tc>
          <w:tcPr>
            <w:tcW w:w="404" w:type="pct"/>
            <w:tcBorders>
              <w:top w:val="nil"/>
              <w:left w:val="nil"/>
              <w:bottom w:val="single" w:sz="4" w:space="0" w:color="auto"/>
              <w:right w:val="single" w:sz="4" w:space="0" w:color="auto"/>
            </w:tcBorders>
            <w:shd w:val="clear" w:color="000000" w:fill="FFFFFF"/>
            <w:noWrap/>
            <w:vAlign w:val="center"/>
            <w:hideMark/>
          </w:tcPr>
          <w:p w14:paraId="27EB770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25985.0</w:t>
            </w:r>
          </w:p>
        </w:tc>
        <w:tc>
          <w:tcPr>
            <w:tcW w:w="358" w:type="pct"/>
            <w:tcBorders>
              <w:top w:val="nil"/>
              <w:left w:val="nil"/>
              <w:bottom w:val="single" w:sz="4" w:space="0" w:color="auto"/>
              <w:right w:val="single" w:sz="4" w:space="0" w:color="auto"/>
            </w:tcBorders>
            <w:shd w:val="clear" w:color="000000" w:fill="FFFFFF"/>
            <w:noWrap/>
            <w:vAlign w:val="center"/>
            <w:hideMark/>
          </w:tcPr>
          <w:p w14:paraId="0F423D2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2199.2</w:t>
            </w:r>
          </w:p>
        </w:tc>
        <w:tc>
          <w:tcPr>
            <w:tcW w:w="469" w:type="pct"/>
            <w:tcBorders>
              <w:top w:val="nil"/>
              <w:left w:val="nil"/>
              <w:bottom w:val="single" w:sz="4" w:space="0" w:color="auto"/>
              <w:right w:val="single" w:sz="4" w:space="0" w:color="auto"/>
            </w:tcBorders>
            <w:shd w:val="clear" w:color="000000" w:fill="FFFFFF"/>
            <w:noWrap/>
            <w:vAlign w:val="center"/>
            <w:hideMark/>
          </w:tcPr>
          <w:p w14:paraId="7B31EE4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1273.0</w:t>
            </w:r>
          </w:p>
        </w:tc>
        <w:tc>
          <w:tcPr>
            <w:tcW w:w="475" w:type="pct"/>
            <w:tcBorders>
              <w:top w:val="nil"/>
              <w:left w:val="nil"/>
              <w:bottom w:val="single" w:sz="4" w:space="0" w:color="auto"/>
              <w:right w:val="single" w:sz="4" w:space="0" w:color="auto"/>
            </w:tcBorders>
            <w:shd w:val="clear" w:color="000000" w:fill="FFFFFF"/>
            <w:noWrap/>
            <w:vAlign w:val="center"/>
            <w:hideMark/>
          </w:tcPr>
          <w:p w14:paraId="458F924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2FEAADB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59181B9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2911.6</w:t>
            </w:r>
          </w:p>
        </w:tc>
        <w:tc>
          <w:tcPr>
            <w:tcW w:w="474" w:type="pct"/>
            <w:tcBorders>
              <w:top w:val="nil"/>
              <w:left w:val="nil"/>
              <w:bottom w:val="single" w:sz="4" w:space="0" w:color="auto"/>
              <w:right w:val="single" w:sz="4" w:space="0" w:color="auto"/>
            </w:tcBorders>
            <w:shd w:val="clear" w:color="000000" w:fill="FFFFFF"/>
            <w:noWrap/>
            <w:vAlign w:val="center"/>
            <w:hideMark/>
          </w:tcPr>
          <w:p w14:paraId="0CE7CB0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2925.3</w:t>
            </w:r>
          </w:p>
        </w:tc>
        <w:tc>
          <w:tcPr>
            <w:tcW w:w="490" w:type="pct"/>
            <w:tcBorders>
              <w:top w:val="nil"/>
              <w:left w:val="nil"/>
              <w:bottom w:val="single" w:sz="4" w:space="0" w:color="auto"/>
              <w:right w:val="single" w:sz="8" w:space="0" w:color="auto"/>
            </w:tcBorders>
            <w:shd w:val="clear" w:color="000000" w:fill="FFFFFF"/>
            <w:noWrap/>
            <w:vAlign w:val="center"/>
            <w:hideMark/>
          </w:tcPr>
          <w:p w14:paraId="3364641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3195.0</w:t>
            </w:r>
          </w:p>
        </w:tc>
      </w:tr>
      <w:tr w:rsidR="005F4226" w:rsidRPr="005F4226" w14:paraId="2F41755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1A7F7A0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Avg_VW1_Z07D6416Tp_F</w:t>
            </w:r>
          </w:p>
        </w:tc>
        <w:tc>
          <w:tcPr>
            <w:tcW w:w="404" w:type="pct"/>
            <w:tcBorders>
              <w:top w:val="nil"/>
              <w:left w:val="nil"/>
              <w:bottom w:val="single" w:sz="4" w:space="0" w:color="auto"/>
              <w:right w:val="single" w:sz="4" w:space="0" w:color="auto"/>
            </w:tcBorders>
            <w:shd w:val="clear" w:color="000000" w:fill="FFFFFF"/>
            <w:noWrap/>
            <w:vAlign w:val="center"/>
            <w:hideMark/>
          </w:tcPr>
          <w:p w14:paraId="277A25E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25985.0</w:t>
            </w:r>
          </w:p>
        </w:tc>
        <w:tc>
          <w:tcPr>
            <w:tcW w:w="358" w:type="pct"/>
            <w:tcBorders>
              <w:top w:val="nil"/>
              <w:left w:val="nil"/>
              <w:bottom w:val="single" w:sz="4" w:space="0" w:color="auto"/>
              <w:right w:val="single" w:sz="4" w:space="0" w:color="auto"/>
            </w:tcBorders>
            <w:shd w:val="clear" w:color="000000" w:fill="FFFFFF"/>
            <w:noWrap/>
            <w:vAlign w:val="center"/>
            <w:hideMark/>
          </w:tcPr>
          <w:p w14:paraId="140CFF5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88.8</w:t>
            </w:r>
          </w:p>
        </w:tc>
        <w:tc>
          <w:tcPr>
            <w:tcW w:w="469" w:type="pct"/>
            <w:tcBorders>
              <w:top w:val="nil"/>
              <w:left w:val="nil"/>
              <w:bottom w:val="single" w:sz="4" w:space="0" w:color="auto"/>
              <w:right w:val="single" w:sz="4" w:space="0" w:color="auto"/>
            </w:tcBorders>
            <w:shd w:val="clear" w:color="000000" w:fill="FFFFFF"/>
            <w:noWrap/>
            <w:vAlign w:val="center"/>
            <w:hideMark/>
          </w:tcPr>
          <w:p w14:paraId="51AB653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50.8</w:t>
            </w:r>
          </w:p>
        </w:tc>
        <w:tc>
          <w:tcPr>
            <w:tcW w:w="475" w:type="pct"/>
            <w:tcBorders>
              <w:top w:val="nil"/>
              <w:left w:val="nil"/>
              <w:bottom w:val="single" w:sz="4" w:space="0" w:color="auto"/>
              <w:right w:val="single" w:sz="4" w:space="0" w:color="auto"/>
            </w:tcBorders>
            <w:shd w:val="clear" w:color="000000" w:fill="FFFFFF"/>
            <w:noWrap/>
            <w:vAlign w:val="center"/>
            <w:hideMark/>
          </w:tcPr>
          <w:p w14:paraId="3757084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20E5A46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116.5</w:t>
            </w:r>
          </w:p>
        </w:tc>
        <w:tc>
          <w:tcPr>
            <w:tcW w:w="386" w:type="pct"/>
            <w:tcBorders>
              <w:top w:val="nil"/>
              <w:left w:val="nil"/>
              <w:bottom w:val="single" w:sz="4" w:space="0" w:color="auto"/>
              <w:right w:val="single" w:sz="4" w:space="0" w:color="auto"/>
            </w:tcBorders>
            <w:shd w:val="clear" w:color="000000" w:fill="FFFFFF"/>
            <w:noWrap/>
            <w:vAlign w:val="center"/>
            <w:hideMark/>
          </w:tcPr>
          <w:p w14:paraId="24E19D2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116.9</w:t>
            </w:r>
          </w:p>
        </w:tc>
        <w:tc>
          <w:tcPr>
            <w:tcW w:w="474" w:type="pct"/>
            <w:tcBorders>
              <w:top w:val="nil"/>
              <w:left w:val="nil"/>
              <w:bottom w:val="single" w:sz="4" w:space="0" w:color="auto"/>
              <w:right w:val="single" w:sz="4" w:space="0" w:color="auto"/>
            </w:tcBorders>
            <w:shd w:val="clear" w:color="000000" w:fill="FFFFFF"/>
            <w:noWrap/>
            <w:vAlign w:val="center"/>
            <w:hideMark/>
          </w:tcPr>
          <w:p w14:paraId="7E56937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118.6</w:t>
            </w:r>
          </w:p>
        </w:tc>
        <w:tc>
          <w:tcPr>
            <w:tcW w:w="490" w:type="pct"/>
            <w:tcBorders>
              <w:top w:val="nil"/>
              <w:left w:val="nil"/>
              <w:bottom w:val="single" w:sz="4" w:space="0" w:color="auto"/>
              <w:right w:val="single" w:sz="8" w:space="0" w:color="auto"/>
            </w:tcBorders>
            <w:shd w:val="clear" w:color="000000" w:fill="FFFFFF"/>
            <w:noWrap/>
            <w:vAlign w:val="center"/>
            <w:hideMark/>
          </w:tcPr>
          <w:p w14:paraId="5A6351A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145.1</w:t>
            </w:r>
          </w:p>
        </w:tc>
      </w:tr>
      <w:tr w:rsidR="005F4226" w:rsidRPr="005F4226" w14:paraId="7E5D4692"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D3EC75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Avg_VW1_Z06D6632Ps_psi</w:t>
            </w:r>
          </w:p>
        </w:tc>
        <w:tc>
          <w:tcPr>
            <w:tcW w:w="404" w:type="pct"/>
            <w:tcBorders>
              <w:top w:val="nil"/>
              <w:left w:val="nil"/>
              <w:bottom w:val="single" w:sz="4" w:space="0" w:color="auto"/>
              <w:right w:val="single" w:sz="4" w:space="0" w:color="auto"/>
            </w:tcBorders>
            <w:shd w:val="clear" w:color="000000" w:fill="FFFFFF"/>
            <w:noWrap/>
            <w:vAlign w:val="center"/>
            <w:hideMark/>
          </w:tcPr>
          <w:p w14:paraId="6C716A4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25500.0</w:t>
            </w:r>
          </w:p>
        </w:tc>
        <w:tc>
          <w:tcPr>
            <w:tcW w:w="358" w:type="pct"/>
            <w:tcBorders>
              <w:top w:val="nil"/>
              <w:left w:val="nil"/>
              <w:bottom w:val="single" w:sz="4" w:space="0" w:color="auto"/>
              <w:right w:val="single" w:sz="4" w:space="0" w:color="auto"/>
            </w:tcBorders>
            <w:shd w:val="clear" w:color="000000" w:fill="FFFFFF"/>
            <w:noWrap/>
            <w:vAlign w:val="center"/>
            <w:hideMark/>
          </w:tcPr>
          <w:p w14:paraId="56072FB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2315.6</w:t>
            </w:r>
          </w:p>
        </w:tc>
        <w:tc>
          <w:tcPr>
            <w:tcW w:w="469" w:type="pct"/>
            <w:tcBorders>
              <w:top w:val="nil"/>
              <w:left w:val="nil"/>
              <w:bottom w:val="single" w:sz="4" w:space="0" w:color="auto"/>
              <w:right w:val="single" w:sz="4" w:space="0" w:color="auto"/>
            </w:tcBorders>
            <w:shd w:val="clear" w:color="000000" w:fill="FFFFFF"/>
            <w:noWrap/>
            <w:vAlign w:val="center"/>
            <w:hideMark/>
          </w:tcPr>
          <w:p w14:paraId="6CBF289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1308.6</w:t>
            </w:r>
          </w:p>
        </w:tc>
        <w:tc>
          <w:tcPr>
            <w:tcW w:w="475" w:type="pct"/>
            <w:tcBorders>
              <w:top w:val="nil"/>
              <w:left w:val="nil"/>
              <w:bottom w:val="single" w:sz="4" w:space="0" w:color="auto"/>
              <w:right w:val="single" w:sz="4" w:space="0" w:color="auto"/>
            </w:tcBorders>
            <w:shd w:val="clear" w:color="000000" w:fill="FFFFFF"/>
            <w:noWrap/>
            <w:vAlign w:val="center"/>
            <w:hideMark/>
          </w:tcPr>
          <w:p w14:paraId="7C844AB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A3455D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3012.2</w:t>
            </w:r>
          </w:p>
        </w:tc>
        <w:tc>
          <w:tcPr>
            <w:tcW w:w="386" w:type="pct"/>
            <w:tcBorders>
              <w:top w:val="nil"/>
              <w:left w:val="nil"/>
              <w:bottom w:val="single" w:sz="4" w:space="0" w:color="auto"/>
              <w:right w:val="single" w:sz="4" w:space="0" w:color="auto"/>
            </w:tcBorders>
            <w:shd w:val="clear" w:color="000000" w:fill="FFFFFF"/>
            <w:noWrap/>
            <w:vAlign w:val="center"/>
            <w:hideMark/>
          </w:tcPr>
          <w:p w14:paraId="44CD9B2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3026.1</w:t>
            </w:r>
          </w:p>
        </w:tc>
        <w:tc>
          <w:tcPr>
            <w:tcW w:w="474" w:type="pct"/>
            <w:tcBorders>
              <w:top w:val="nil"/>
              <w:left w:val="nil"/>
              <w:bottom w:val="single" w:sz="4" w:space="0" w:color="auto"/>
              <w:right w:val="single" w:sz="4" w:space="0" w:color="auto"/>
            </w:tcBorders>
            <w:shd w:val="clear" w:color="000000" w:fill="FFFFFF"/>
            <w:noWrap/>
            <w:vAlign w:val="center"/>
            <w:hideMark/>
          </w:tcPr>
          <w:p w14:paraId="1EC5173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3031.3</w:t>
            </w:r>
          </w:p>
        </w:tc>
        <w:tc>
          <w:tcPr>
            <w:tcW w:w="490" w:type="pct"/>
            <w:tcBorders>
              <w:top w:val="nil"/>
              <w:left w:val="nil"/>
              <w:bottom w:val="single" w:sz="4" w:space="0" w:color="auto"/>
              <w:right w:val="single" w:sz="8" w:space="0" w:color="auto"/>
            </w:tcBorders>
            <w:shd w:val="clear" w:color="000000" w:fill="FFFFFF"/>
            <w:noWrap/>
            <w:vAlign w:val="center"/>
            <w:hideMark/>
          </w:tcPr>
          <w:p w14:paraId="0A190EE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3380.4</w:t>
            </w:r>
          </w:p>
        </w:tc>
      </w:tr>
      <w:tr w:rsidR="005F4226" w:rsidRPr="005F4226" w14:paraId="58AB1A15"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B69580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Avg_VW1_Z06D6632Tp_F</w:t>
            </w:r>
          </w:p>
        </w:tc>
        <w:tc>
          <w:tcPr>
            <w:tcW w:w="404" w:type="pct"/>
            <w:tcBorders>
              <w:top w:val="nil"/>
              <w:left w:val="nil"/>
              <w:bottom w:val="single" w:sz="4" w:space="0" w:color="auto"/>
              <w:right w:val="single" w:sz="4" w:space="0" w:color="auto"/>
            </w:tcBorders>
            <w:shd w:val="clear" w:color="000000" w:fill="FFFFFF"/>
            <w:noWrap/>
            <w:vAlign w:val="center"/>
            <w:hideMark/>
          </w:tcPr>
          <w:p w14:paraId="7362201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25500.0</w:t>
            </w:r>
          </w:p>
        </w:tc>
        <w:tc>
          <w:tcPr>
            <w:tcW w:w="358" w:type="pct"/>
            <w:tcBorders>
              <w:top w:val="nil"/>
              <w:left w:val="nil"/>
              <w:bottom w:val="single" w:sz="4" w:space="0" w:color="auto"/>
              <w:right w:val="single" w:sz="4" w:space="0" w:color="auto"/>
            </w:tcBorders>
            <w:shd w:val="clear" w:color="000000" w:fill="FFFFFF"/>
            <w:noWrap/>
            <w:vAlign w:val="center"/>
            <w:hideMark/>
          </w:tcPr>
          <w:p w14:paraId="1674EFC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90.9</w:t>
            </w:r>
          </w:p>
        </w:tc>
        <w:tc>
          <w:tcPr>
            <w:tcW w:w="469" w:type="pct"/>
            <w:tcBorders>
              <w:top w:val="nil"/>
              <w:left w:val="nil"/>
              <w:bottom w:val="single" w:sz="4" w:space="0" w:color="auto"/>
              <w:right w:val="single" w:sz="4" w:space="0" w:color="auto"/>
            </w:tcBorders>
            <w:shd w:val="clear" w:color="000000" w:fill="FFFFFF"/>
            <w:noWrap/>
            <w:vAlign w:val="center"/>
            <w:hideMark/>
          </w:tcPr>
          <w:p w14:paraId="1F1EDFB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50.8</w:t>
            </w:r>
          </w:p>
        </w:tc>
        <w:tc>
          <w:tcPr>
            <w:tcW w:w="475" w:type="pct"/>
            <w:tcBorders>
              <w:top w:val="nil"/>
              <w:left w:val="nil"/>
              <w:bottom w:val="single" w:sz="4" w:space="0" w:color="auto"/>
              <w:right w:val="single" w:sz="4" w:space="0" w:color="auto"/>
            </w:tcBorders>
            <w:shd w:val="clear" w:color="000000" w:fill="FFFFFF"/>
            <w:noWrap/>
            <w:vAlign w:val="center"/>
            <w:hideMark/>
          </w:tcPr>
          <w:p w14:paraId="7E78203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6179413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116.6</w:t>
            </w:r>
          </w:p>
        </w:tc>
        <w:tc>
          <w:tcPr>
            <w:tcW w:w="386" w:type="pct"/>
            <w:tcBorders>
              <w:top w:val="nil"/>
              <w:left w:val="nil"/>
              <w:bottom w:val="single" w:sz="4" w:space="0" w:color="auto"/>
              <w:right w:val="single" w:sz="4" w:space="0" w:color="auto"/>
            </w:tcBorders>
            <w:shd w:val="clear" w:color="000000" w:fill="FFFFFF"/>
            <w:noWrap/>
            <w:vAlign w:val="center"/>
            <w:hideMark/>
          </w:tcPr>
          <w:p w14:paraId="03C897D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118.6</w:t>
            </w:r>
          </w:p>
        </w:tc>
        <w:tc>
          <w:tcPr>
            <w:tcW w:w="474" w:type="pct"/>
            <w:tcBorders>
              <w:top w:val="nil"/>
              <w:left w:val="nil"/>
              <w:bottom w:val="single" w:sz="4" w:space="0" w:color="auto"/>
              <w:right w:val="single" w:sz="4" w:space="0" w:color="auto"/>
            </w:tcBorders>
            <w:shd w:val="clear" w:color="000000" w:fill="FFFFFF"/>
            <w:noWrap/>
            <w:vAlign w:val="center"/>
            <w:hideMark/>
          </w:tcPr>
          <w:p w14:paraId="4176661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119.4</w:t>
            </w:r>
          </w:p>
        </w:tc>
        <w:tc>
          <w:tcPr>
            <w:tcW w:w="490" w:type="pct"/>
            <w:tcBorders>
              <w:top w:val="nil"/>
              <w:left w:val="nil"/>
              <w:bottom w:val="single" w:sz="4" w:space="0" w:color="auto"/>
              <w:right w:val="single" w:sz="8" w:space="0" w:color="auto"/>
            </w:tcBorders>
            <w:shd w:val="clear" w:color="000000" w:fill="FFFFFF"/>
            <w:noWrap/>
            <w:vAlign w:val="center"/>
            <w:hideMark/>
          </w:tcPr>
          <w:p w14:paraId="7637E07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124.3</w:t>
            </w:r>
          </w:p>
        </w:tc>
      </w:tr>
      <w:tr w:rsidR="005F4226" w:rsidRPr="005F4226" w14:paraId="736F4081"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714845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Avg_VW1_Z05D6720Ps_psi</w:t>
            </w:r>
          </w:p>
        </w:tc>
        <w:tc>
          <w:tcPr>
            <w:tcW w:w="404" w:type="pct"/>
            <w:tcBorders>
              <w:top w:val="nil"/>
              <w:left w:val="nil"/>
              <w:bottom w:val="single" w:sz="4" w:space="0" w:color="auto"/>
              <w:right w:val="single" w:sz="4" w:space="0" w:color="auto"/>
            </w:tcBorders>
            <w:shd w:val="clear" w:color="000000" w:fill="FFFFFF"/>
            <w:noWrap/>
            <w:vAlign w:val="center"/>
            <w:hideMark/>
          </w:tcPr>
          <w:p w14:paraId="292639A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23955.0</w:t>
            </w:r>
          </w:p>
        </w:tc>
        <w:tc>
          <w:tcPr>
            <w:tcW w:w="358" w:type="pct"/>
            <w:tcBorders>
              <w:top w:val="nil"/>
              <w:left w:val="nil"/>
              <w:bottom w:val="single" w:sz="4" w:space="0" w:color="auto"/>
              <w:right w:val="single" w:sz="4" w:space="0" w:color="auto"/>
            </w:tcBorders>
            <w:shd w:val="clear" w:color="000000" w:fill="FFFFFF"/>
            <w:noWrap/>
            <w:vAlign w:val="center"/>
            <w:hideMark/>
          </w:tcPr>
          <w:p w14:paraId="3A7F788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2106.0</w:t>
            </w:r>
          </w:p>
        </w:tc>
        <w:tc>
          <w:tcPr>
            <w:tcW w:w="469" w:type="pct"/>
            <w:tcBorders>
              <w:top w:val="nil"/>
              <w:left w:val="nil"/>
              <w:bottom w:val="single" w:sz="4" w:space="0" w:color="auto"/>
              <w:right w:val="single" w:sz="4" w:space="0" w:color="auto"/>
            </w:tcBorders>
            <w:shd w:val="clear" w:color="000000" w:fill="FFFFFF"/>
            <w:noWrap/>
            <w:vAlign w:val="center"/>
            <w:hideMark/>
          </w:tcPr>
          <w:p w14:paraId="4740260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1447.2</w:t>
            </w:r>
          </w:p>
        </w:tc>
        <w:tc>
          <w:tcPr>
            <w:tcW w:w="475" w:type="pct"/>
            <w:tcBorders>
              <w:top w:val="nil"/>
              <w:left w:val="nil"/>
              <w:bottom w:val="single" w:sz="4" w:space="0" w:color="auto"/>
              <w:right w:val="single" w:sz="4" w:space="0" w:color="auto"/>
            </w:tcBorders>
            <w:shd w:val="clear" w:color="000000" w:fill="FFFFFF"/>
            <w:noWrap/>
            <w:vAlign w:val="center"/>
            <w:hideMark/>
          </w:tcPr>
          <w:p w14:paraId="03003A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3AD6FD8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64C8C3E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3069.6</w:t>
            </w:r>
          </w:p>
        </w:tc>
        <w:tc>
          <w:tcPr>
            <w:tcW w:w="474" w:type="pct"/>
            <w:tcBorders>
              <w:top w:val="nil"/>
              <w:left w:val="nil"/>
              <w:bottom w:val="single" w:sz="4" w:space="0" w:color="auto"/>
              <w:right w:val="single" w:sz="4" w:space="0" w:color="auto"/>
            </w:tcBorders>
            <w:shd w:val="clear" w:color="000000" w:fill="FFFFFF"/>
            <w:noWrap/>
            <w:vAlign w:val="center"/>
            <w:hideMark/>
          </w:tcPr>
          <w:p w14:paraId="050FD3E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3073.6</w:t>
            </w:r>
          </w:p>
        </w:tc>
        <w:tc>
          <w:tcPr>
            <w:tcW w:w="490" w:type="pct"/>
            <w:tcBorders>
              <w:top w:val="nil"/>
              <w:left w:val="nil"/>
              <w:bottom w:val="single" w:sz="4" w:space="0" w:color="auto"/>
              <w:right w:val="single" w:sz="8" w:space="0" w:color="auto"/>
            </w:tcBorders>
            <w:shd w:val="clear" w:color="000000" w:fill="FFFFFF"/>
            <w:noWrap/>
            <w:vAlign w:val="center"/>
            <w:hideMark/>
          </w:tcPr>
          <w:p w14:paraId="4B400E3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3365.9</w:t>
            </w:r>
          </w:p>
        </w:tc>
      </w:tr>
      <w:tr w:rsidR="005F4226" w:rsidRPr="005F4226" w14:paraId="73D62222"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E0A88D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Avg_VW1_Z05D6720Tp_F</w:t>
            </w:r>
          </w:p>
        </w:tc>
        <w:tc>
          <w:tcPr>
            <w:tcW w:w="404" w:type="pct"/>
            <w:tcBorders>
              <w:top w:val="nil"/>
              <w:left w:val="nil"/>
              <w:bottom w:val="single" w:sz="4" w:space="0" w:color="auto"/>
              <w:right w:val="single" w:sz="4" w:space="0" w:color="auto"/>
            </w:tcBorders>
            <w:shd w:val="clear" w:color="000000" w:fill="FFFFFF"/>
            <w:noWrap/>
            <w:vAlign w:val="center"/>
            <w:hideMark/>
          </w:tcPr>
          <w:p w14:paraId="4530F3E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23955.0</w:t>
            </w:r>
          </w:p>
        </w:tc>
        <w:tc>
          <w:tcPr>
            <w:tcW w:w="358" w:type="pct"/>
            <w:tcBorders>
              <w:top w:val="nil"/>
              <w:left w:val="nil"/>
              <w:bottom w:val="single" w:sz="4" w:space="0" w:color="auto"/>
              <w:right w:val="single" w:sz="4" w:space="0" w:color="auto"/>
            </w:tcBorders>
            <w:shd w:val="clear" w:color="000000" w:fill="FFFFFF"/>
            <w:noWrap/>
            <w:vAlign w:val="center"/>
            <w:hideMark/>
          </w:tcPr>
          <w:p w14:paraId="020AB80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82.3</w:t>
            </w:r>
          </w:p>
        </w:tc>
        <w:tc>
          <w:tcPr>
            <w:tcW w:w="469" w:type="pct"/>
            <w:tcBorders>
              <w:top w:val="nil"/>
              <w:left w:val="nil"/>
              <w:bottom w:val="single" w:sz="4" w:space="0" w:color="auto"/>
              <w:right w:val="single" w:sz="4" w:space="0" w:color="auto"/>
            </w:tcBorders>
            <w:shd w:val="clear" w:color="000000" w:fill="FFFFFF"/>
            <w:noWrap/>
            <w:vAlign w:val="center"/>
            <w:hideMark/>
          </w:tcPr>
          <w:p w14:paraId="70435BE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55.0</w:t>
            </w:r>
          </w:p>
        </w:tc>
        <w:tc>
          <w:tcPr>
            <w:tcW w:w="475" w:type="pct"/>
            <w:tcBorders>
              <w:top w:val="nil"/>
              <w:left w:val="nil"/>
              <w:bottom w:val="single" w:sz="4" w:space="0" w:color="auto"/>
              <w:right w:val="single" w:sz="4" w:space="0" w:color="auto"/>
            </w:tcBorders>
            <w:shd w:val="clear" w:color="000000" w:fill="FFFFFF"/>
            <w:noWrap/>
            <w:vAlign w:val="center"/>
            <w:hideMark/>
          </w:tcPr>
          <w:p w14:paraId="6328B76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2C11EF1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470D65E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118.5</w:t>
            </w:r>
          </w:p>
        </w:tc>
        <w:tc>
          <w:tcPr>
            <w:tcW w:w="474" w:type="pct"/>
            <w:tcBorders>
              <w:top w:val="nil"/>
              <w:left w:val="nil"/>
              <w:bottom w:val="single" w:sz="4" w:space="0" w:color="auto"/>
              <w:right w:val="single" w:sz="4" w:space="0" w:color="auto"/>
            </w:tcBorders>
            <w:shd w:val="clear" w:color="000000" w:fill="FFFFFF"/>
            <w:noWrap/>
            <w:vAlign w:val="center"/>
            <w:hideMark/>
          </w:tcPr>
          <w:p w14:paraId="680AF2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119.4</w:t>
            </w:r>
          </w:p>
        </w:tc>
        <w:tc>
          <w:tcPr>
            <w:tcW w:w="490" w:type="pct"/>
            <w:tcBorders>
              <w:top w:val="nil"/>
              <w:left w:val="nil"/>
              <w:bottom w:val="single" w:sz="4" w:space="0" w:color="auto"/>
              <w:right w:val="single" w:sz="8" w:space="0" w:color="auto"/>
            </w:tcBorders>
            <w:shd w:val="clear" w:color="000000" w:fill="FFFFFF"/>
            <w:noWrap/>
            <w:vAlign w:val="center"/>
            <w:hideMark/>
          </w:tcPr>
          <w:p w14:paraId="070C098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122.1</w:t>
            </w:r>
          </w:p>
        </w:tc>
      </w:tr>
      <w:tr w:rsidR="005F4226" w:rsidRPr="005F4226" w14:paraId="519E7A7B"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8E864F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Avg_VW1_Z04D6837Ps_psi</w:t>
            </w:r>
          </w:p>
        </w:tc>
        <w:tc>
          <w:tcPr>
            <w:tcW w:w="404" w:type="pct"/>
            <w:tcBorders>
              <w:top w:val="nil"/>
              <w:left w:val="nil"/>
              <w:bottom w:val="single" w:sz="4" w:space="0" w:color="auto"/>
              <w:right w:val="single" w:sz="4" w:space="0" w:color="auto"/>
            </w:tcBorders>
            <w:shd w:val="clear" w:color="000000" w:fill="FFFFFF"/>
            <w:noWrap/>
            <w:vAlign w:val="center"/>
            <w:hideMark/>
          </w:tcPr>
          <w:p w14:paraId="06773AD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26600.0</w:t>
            </w:r>
          </w:p>
        </w:tc>
        <w:tc>
          <w:tcPr>
            <w:tcW w:w="358" w:type="pct"/>
            <w:tcBorders>
              <w:top w:val="nil"/>
              <w:left w:val="nil"/>
              <w:bottom w:val="single" w:sz="4" w:space="0" w:color="auto"/>
              <w:right w:val="single" w:sz="4" w:space="0" w:color="auto"/>
            </w:tcBorders>
            <w:shd w:val="clear" w:color="000000" w:fill="FFFFFF"/>
            <w:noWrap/>
            <w:vAlign w:val="center"/>
            <w:hideMark/>
          </w:tcPr>
          <w:p w14:paraId="271835F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2347.5</w:t>
            </w:r>
          </w:p>
        </w:tc>
        <w:tc>
          <w:tcPr>
            <w:tcW w:w="469" w:type="pct"/>
            <w:tcBorders>
              <w:top w:val="nil"/>
              <w:left w:val="nil"/>
              <w:bottom w:val="single" w:sz="4" w:space="0" w:color="auto"/>
              <w:right w:val="single" w:sz="4" w:space="0" w:color="auto"/>
            </w:tcBorders>
            <w:shd w:val="clear" w:color="000000" w:fill="FFFFFF"/>
            <w:noWrap/>
            <w:vAlign w:val="center"/>
            <w:hideMark/>
          </w:tcPr>
          <w:p w14:paraId="66DB675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1369.0</w:t>
            </w:r>
          </w:p>
        </w:tc>
        <w:tc>
          <w:tcPr>
            <w:tcW w:w="475" w:type="pct"/>
            <w:tcBorders>
              <w:top w:val="nil"/>
              <w:left w:val="nil"/>
              <w:bottom w:val="single" w:sz="4" w:space="0" w:color="auto"/>
              <w:right w:val="single" w:sz="4" w:space="0" w:color="auto"/>
            </w:tcBorders>
            <w:shd w:val="clear" w:color="000000" w:fill="FFFFFF"/>
            <w:noWrap/>
            <w:vAlign w:val="center"/>
            <w:hideMark/>
          </w:tcPr>
          <w:p w14:paraId="0A17BB2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B72FB5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1521195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3148.0</w:t>
            </w:r>
          </w:p>
        </w:tc>
        <w:tc>
          <w:tcPr>
            <w:tcW w:w="474" w:type="pct"/>
            <w:tcBorders>
              <w:top w:val="nil"/>
              <w:left w:val="nil"/>
              <w:bottom w:val="single" w:sz="4" w:space="0" w:color="auto"/>
              <w:right w:val="single" w:sz="4" w:space="0" w:color="auto"/>
            </w:tcBorders>
            <w:shd w:val="clear" w:color="000000" w:fill="FFFFFF"/>
            <w:noWrap/>
            <w:vAlign w:val="center"/>
            <w:hideMark/>
          </w:tcPr>
          <w:p w14:paraId="31D5E53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3153.5</w:t>
            </w:r>
          </w:p>
        </w:tc>
        <w:tc>
          <w:tcPr>
            <w:tcW w:w="490" w:type="pct"/>
            <w:tcBorders>
              <w:top w:val="nil"/>
              <w:left w:val="nil"/>
              <w:bottom w:val="single" w:sz="4" w:space="0" w:color="auto"/>
              <w:right w:val="single" w:sz="8" w:space="0" w:color="auto"/>
            </w:tcBorders>
            <w:shd w:val="clear" w:color="000000" w:fill="FFFFFF"/>
            <w:noWrap/>
            <w:vAlign w:val="center"/>
            <w:hideMark/>
          </w:tcPr>
          <w:p w14:paraId="75C6405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3331.9</w:t>
            </w:r>
          </w:p>
        </w:tc>
      </w:tr>
      <w:tr w:rsidR="005F4226" w:rsidRPr="005F4226" w14:paraId="21F105B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7CDA1B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Avg_VW1_Z04D6837Tp_F</w:t>
            </w:r>
          </w:p>
        </w:tc>
        <w:tc>
          <w:tcPr>
            <w:tcW w:w="404" w:type="pct"/>
            <w:tcBorders>
              <w:top w:val="nil"/>
              <w:left w:val="nil"/>
              <w:bottom w:val="single" w:sz="4" w:space="0" w:color="auto"/>
              <w:right w:val="single" w:sz="4" w:space="0" w:color="auto"/>
            </w:tcBorders>
            <w:shd w:val="clear" w:color="000000" w:fill="FFFFFF"/>
            <w:noWrap/>
            <w:vAlign w:val="center"/>
            <w:hideMark/>
          </w:tcPr>
          <w:p w14:paraId="36C1CBF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26600.0</w:t>
            </w:r>
          </w:p>
        </w:tc>
        <w:tc>
          <w:tcPr>
            <w:tcW w:w="358" w:type="pct"/>
            <w:tcBorders>
              <w:top w:val="nil"/>
              <w:left w:val="nil"/>
              <w:bottom w:val="single" w:sz="4" w:space="0" w:color="auto"/>
              <w:right w:val="single" w:sz="4" w:space="0" w:color="auto"/>
            </w:tcBorders>
            <w:shd w:val="clear" w:color="000000" w:fill="FFFFFF"/>
            <w:noWrap/>
            <w:vAlign w:val="center"/>
            <w:hideMark/>
          </w:tcPr>
          <w:p w14:paraId="43B9839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91.0</w:t>
            </w:r>
          </w:p>
        </w:tc>
        <w:tc>
          <w:tcPr>
            <w:tcW w:w="469" w:type="pct"/>
            <w:tcBorders>
              <w:top w:val="nil"/>
              <w:left w:val="nil"/>
              <w:bottom w:val="single" w:sz="4" w:space="0" w:color="auto"/>
              <w:right w:val="single" w:sz="4" w:space="0" w:color="auto"/>
            </w:tcBorders>
            <w:shd w:val="clear" w:color="000000" w:fill="FFFFFF"/>
            <w:noWrap/>
            <w:vAlign w:val="center"/>
            <w:hideMark/>
          </w:tcPr>
          <w:p w14:paraId="3EFA03A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51.6</w:t>
            </w:r>
          </w:p>
        </w:tc>
        <w:tc>
          <w:tcPr>
            <w:tcW w:w="475" w:type="pct"/>
            <w:tcBorders>
              <w:top w:val="nil"/>
              <w:left w:val="nil"/>
              <w:bottom w:val="single" w:sz="4" w:space="0" w:color="auto"/>
              <w:right w:val="single" w:sz="4" w:space="0" w:color="auto"/>
            </w:tcBorders>
            <w:shd w:val="clear" w:color="000000" w:fill="FFFFFF"/>
            <w:noWrap/>
            <w:vAlign w:val="center"/>
            <w:hideMark/>
          </w:tcPr>
          <w:p w14:paraId="186C238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079B821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118.8</w:t>
            </w:r>
          </w:p>
        </w:tc>
        <w:tc>
          <w:tcPr>
            <w:tcW w:w="386" w:type="pct"/>
            <w:tcBorders>
              <w:top w:val="nil"/>
              <w:left w:val="nil"/>
              <w:bottom w:val="single" w:sz="4" w:space="0" w:color="auto"/>
              <w:right w:val="single" w:sz="4" w:space="0" w:color="auto"/>
            </w:tcBorders>
            <w:shd w:val="clear" w:color="000000" w:fill="FFFFFF"/>
            <w:noWrap/>
            <w:vAlign w:val="center"/>
            <w:hideMark/>
          </w:tcPr>
          <w:p w14:paraId="73DA0E2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119.5</w:t>
            </w:r>
          </w:p>
        </w:tc>
        <w:tc>
          <w:tcPr>
            <w:tcW w:w="474" w:type="pct"/>
            <w:tcBorders>
              <w:top w:val="nil"/>
              <w:left w:val="nil"/>
              <w:bottom w:val="single" w:sz="4" w:space="0" w:color="auto"/>
              <w:right w:val="single" w:sz="4" w:space="0" w:color="auto"/>
            </w:tcBorders>
            <w:shd w:val="clear" w:color="000000" w:fill="FFFFFF"/>
            <w:noWrap/>
            <w:vAlign w:val="center"/>
            <w:hideMark/>
          </w:tcPr>
          <w:p w14:paraId="0F5E0D0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119.9</w:t>
            </w:r>
          </w:p>
        </w:tc>
        <w:tc>
          <w:tcPr>
            <w:tcW w:w="490" w:type="pct"/>
            <w:tcBorders>
              <w:top w:val="nil"/>
              <w:left w:val="nil"/>
              <w:bottom w:val="single" w:sz="4" w:space="0" w:color="auto"/>
              <w:right w:val="single" w:sz="8" w:space="0" w:color="auto"/>
            </w:tcBorders>
            <w:shd w:val="clear" w:color="000000" w:fill="FFFFFF"/>
            <w:noWrap/>
            <w:vAlign w:val="center"/>
            <w:hideMark/>
          </w:tcPr>
          <w:p w14:paraId="26262F4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125.8</w:t>
            </w:r>
          </w:p>
        </w:tc>
      </w:tr>
      <w:tr w:rsidR="005F4226" w:rsidRPr="005F4226" w14:paraId="24A9E051"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6763E6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Avg_VW1_Z03D6945Ps_psi</w:t>
            </w:r>
          </w:p>
        </w:tc>
        <w:tc>
          <w:tcPr>
            <w:tcW w:w="404" w:type="pct"/>
            <w:tcBorders>
              <w:top w:val="nil"/>
              <w:left w:val="nil"/>
              <w:bottom w:val="single" w:sz="4" w:space="0" w:color="auto"/>
              <w:right w:val="single" w:sz="4" w:space="0" w:color="auto"/>
            </w:tcBorders>
            <w:shd w:val="clear" w:color="000000" w:fill="FFFFFF"/>
            <w:noWrap/>
            <w:vAlign w:val="center"/>
            <w:hideMark/>
          </w:tcPr>
          <w:p w14:paraId="7144392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24361.0</w:t>
            </w:r>
          </w:p>
        </w:tc>
        <w:tc>
          <w:tcPr>
            <w:tcW w:w="358" w:type="pct"/>
            <w:tcBorders>
              <w:top w:val="nil"/>
              <w:left w:val="nil"/>
              <w:bottom w:val="single" w:sz="4" w:space="0" w:color="auto"/>
              <w:right w:val="single" w:sz="4" w:space="0" w:color="auto"/>
            </w:tcBorders>
            <w:shd w:val="clear" w:color="000000" w:fill="FFFFFF"/>
            <w:noWrap/>
            <w:vAlign w:val="center"/>
            <w:hideMark/>
          </w:tcPr>
          <w:p w14:paraId="61524BB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2350.9</w:t>
            </w:r>
          </w:p>
        </w:tc>
        <w:tc>
          <w:tcPr>
            <w:tcW w:w="469" w:type="pct"/>
            <w:tcBorders>
              <w:top w:val="nil"/>
              <w:left w:val="nil"/>
              <w:bottom w:val="single" w:sz="4" w:space="0" w:color="auto"/>
              <w:right w:val="single" w:sz="4" w:space="0" w:color="auto"/>
            </w:tcBorders>
            <w:shd w:val="clear" w:color="000000" w:fill="FFFFFF"/>
            <w:noWrap/>
            <w:vAlign w:val="center"/>
            <w:hideMark/>
          </w:tcPr>
          <w:p w14:paraId="2D2E7EC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1495.7</w:t>
            </w:r>
          </w:p>
        </w:tc>
        <w:tc>
          <w:tcPr>
            <w:tcW w:w="475" w:type="pct"/>
            <w:tcBorders>
              <w:top w:val="nil"/>
              <w:left w:val="nil"/>
              <w:bottom w:val="single" w:sz="4" w:space="0" w:color="auto"/>
              <w:right w:val="single" w:sz="4" w:space="0" w:color="auto"/>
            </w:tcBorders>
            <w:shd w:val="clear" w:color="000000" w:fill="FFFFFF"/>
            <w:noWrap/>
            <w:vAlign w:val="center"/>
            <w:hideMark/>
          </w:tcPr>
          <w:p w14:paraId="6BC2319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13F6636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6E4F1FC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3299.9</w:t>
            </w:r>
          </w:p>
        </w:tc>
        <w:tc>
          <w:tcPr>
            <w:tcW w:w="474" w:type="pct"/>
            <w:tcBorders>
              <w:top w:val="nil"/>
              <w:left w:val="nil"/>
              <w:bottom w:val="single" w:sz="4" w:space="0" w:color="auto"/>
              <w:right w:val="single" w:sz="4" w:space="0" w:color="auto"/>
            </w:tcBorders>
            <w:shd w:val="clear" w:color="000000" w:fill="FFFFFF"/>
            <w:noWrap/>
            <w:vAlign w:val="center"/>
            <w:hideMark/>
          </w:tcPr>
          <w:p w14:paraId="6C83278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3320.6</w:t>
            </w:r>
          </w:p>
        </w:tc>
        <w:tc>
          <w:tcPr>
            <w:tcW w:w="490" w:type="pct"/>
            <w:tcBorders>
              <w:top w:val="nil"/>
              <w:left w:val="nil"/>
              <w:bottom w:val="single" w:sz="4" w:space="0" w:color="auto"/>
              <w:right w:val="single" w:sz="8" w:space="0" w:color="auto"/>
            </w:tcBorders>
            <w:shd w:val="clear" w:color="000000" w:fill="FFFFFF"/>
            <w:noWrap/>
            <w:vAlign w:val="center"/>
            <w:hideMark/>
          </w:tcPr>
          <w:p w14:paraId="7E913BA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3457.9</w:t>
            </w:r>
          </w:p>
        </w:tc>
      </w:tr>
      <w:tr w:rsidR="005F4226" w:rsidRPr="005F4226" w14:paraId="146EE4AD"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40F3FE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Avg_VW1_Z03D6945Tp_F</w:t>
            </w:r>
          </w:p>
        </w:tc>
        <w:tc>
          <w:tcPr>
            <w:tcW w:w="404" w:type="pct"/>
            <w:tcBorders>
              <w:top w:val="nil"/>
              <w:left w:val="nil"/>
              <w:bottom w:val="single" w:sz="4" w:space="0" w:color="auto"/>
              <w:right w:val="single" w:sz="4" w:space="0" w:color="auto"/>
            </w:tcBorders>
            <w:shd w:val="clear" w:color="000000" w:fill="FFFFFF"/>
            <w:noWrap/>
            <w:vAlign w:val="center"/>
            <w:hideMark/>
          </w:tcPr>
          <w:p w14:paraId="7812FE1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25932.0</w:t>
            </w:r>
          </w:p>
        </w:tc>
        <w:tc>
          <w:tcPr>
            <w:tcW w:w="358" w:type="pct"/>
            <w:tcBorders>
              <w:top w:val="nil"/>
              <w:left w:val="nil"/>
              <w:bottom w:val="single" w:sz="4" w:space="0" w:color="auto"/>
              <w:right w:val="single" w:sz="4" w:space="0" w:color="auto"/>
            </w:tcBorders>
            <w:shd w:val="clear" w:color="000000" w:fill="FFFFFF"/>
            <w:noWrap/>
            <w:vAlign w:val="center"/>
            <w:hideMark/>
          </w:tcPr>
          <w:p w14:paraId="0BA9D62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182.3</w:t>
            </w:r>
          </w:p>
        </w:tc>
        <w:tc>
          <w:tcPr>
            <w:tcW w:w="469" w:type="pct"/>
            <w:tcBorders>
              <w:top w:val="nil"/>
              <w:left w:val="nil"/>
              <w:bottom w:val="single" w:sz="4" w:space="0" w:color="auto"/>
              <w:right w:val="single" w:sz="4" w:space="0" w:color="auto"/>
            </w:tcBorders>
            <w:shd w:val="clear" w:color="000000" w:fill="FFFFFF"/>
            <w:noWrap/>
            <w:vAlign w:val="center"/>
            <w:hideMark/>
          </w:tcPr>
          <w:p w14:paraId="0D885E8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368.5</w:t>
            </w:r>
          </w:p>
        </w:tc>
        <w:tc>
          <w:tcPr>
            <w:tcW w:w="475" w:type="pct"/>
            <w:tcBorders>
              <w:top w:val="nil"/>
              <w:left w:val="nil"/>
              <w:bottom w:val="single" w:sz="4" w:space="0" w:color="auto"/>
              <w:right w:val="single" w:sz="4" w:space="0" w:color="auto"/>
            </w:tcBorders>
            <w:shd w:val="clear" w:color="000000" w:fill="FFFFFF"/>
            <w:noWrap/>
            <w:vAlign w:val="center"/>
            <w:hideMark/>
          </w:tcPr>
          <w:p w14:paraId="439EE67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1FB338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5CF4778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121.3</w:t>
            </w:r>
          </w:p>
        </w:tc>
        <w:tc>
          <w:tcPr>
            <w:tcW w:w="474" w:type="pct"/>
            <w:tcBorders>
              <w:top w:val="nil"/>
              <w:left w:val="nil"/>
              <w:bottom w:val="single" w:sz="4" w:space="0" w:color="auto"/>
              <w:right w:val="single" w:sz="4" w:space="0" w:color="auto"/>
            </w:tcBorders>
            <w:shd w:val="clear" w:color="000000" w:fill="FFFFFF"/>
            <w:noWrap/>
            <w:vAlign w:val="center"/>
            <w:hideMark/>
          </w:tcPr>
          <w:p w14:paraId="299ADD8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122.8</w:t>
            </w:r>
          </w:p>
        </w:tc>
        <w:tc>
          <w:tcPr>
            <w:tcW w:w="490" w:type="pct"/>
            <w:tcBorders>
              <w:top w:val="nil"/>
              <w:left w:val="nil"/>
              <w:bottom w:val="single" w:sz="4" w:space="0" w:color="auto"/>
              <w:right w:val="single" w:sz="8" w:space="0" w:color="auto"/>
            </w:tcBorders>
            <w:shd w:val="clear" w:color="000000" w:fill="FFFFFF"/>
            <w:noWrap/>
            <w:vAlign w:val="center"/>
            <w:hideMark/>
          </w:tcPr>
          <w:p w14:paraId="35302E5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1602.9</w:t>
            </w:r>
          </w:p>
        </w:tc>
      </w:tr>
      <w:tr w:rsidR="005F4226" w:rsidRPr="005F4226" w14:paraId="5BC82FA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D477A3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Avg_VW1_Z02D6982Ps_psi</w:t>
            </w:r>
          </w:p>
        </w:tc>
        <w:tc>
          <w:tcPr>
            <w:tcW w:w="404" w:type="pct"/>
            <w:tcBorders>
              <w:top w:val="nil"/>
              <w:left w:val="nil"/>
              <w:bottom w:val="single" w:sz="4" w:space="0" w:color="auto"/>
              <w:right w:val="single" w:sz="4" w:space="0" w:color="auto"/>
            </w:tcBorders>
            <w:shd w:val="clear" w:color="000000" w:fill="FFFFFF"/>
            <w:noWrap/>
            <w:vAlign w:val="center"/>
            <w:hideMark/>
          </w:tcPr>
          <w:p w14:paraId="3A297B9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26423.0</w:t>
            </w:r>
          </w:p>
        </w:tc>
        <w:tc>
          <w:tcPr>
            <w:tcW w:w="358" w:type="pct"/>
            <w:tcBorders>
              <w:top w:val="nil"/>
              <w:left w:val="nil"/>
              <w:bottom w:val="single" w:sz="4" w:space="0" w:color="auto"/>
              <w:right w:val="single" w:sz="4" w:space="0" w:color="auto"/>
            </w:tcBorders>
            <w:shd w:val="clear" w:color="000000" w:fill="FFFFFF"/>
            <w:noWrap/>
            <w:vAlign w:val="center"/>
            <w:hideMark/>
          </w:tcPr>
          <w:p w14:paraId="6477D67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2456.6</w:t>
            </w:r>
          </w:p>
        </w:tc>
        <w:tc>
          <w:tcPr>
            <w:tcW w:w="469" w:type="pct"/>
            <w:tcBorders>
              <w:top w:val="nil"/>
              <w:left w:val="nil"/>
              <w:bottom w:val="single" w:sz="4" w:space="0" w:color="auto"/>
              <w:right w:val="single" w:sz="4" w:space="0" w:color="auto"/>
            </w:tcBorders>
            <w:shd w:val="clear" w:color="000000" w:fill="FFFFFF"/>
            <w:noWrap/>
            <w:vAlign w:val="center"/>
            <w:hideMark/>
          </w:tcPr>
          <w:p w14:paraId="646BF91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1459.1</w:t>
            </w:r>
          </w:p>
        </w:tc>
        <w:tc>
          <w:tcPr>
            <w:tcW w:w="475" w:type="pct"/>
            <w:tcBorders>
              <w:top w:val="nil"/>
              <w:left w:val="nil"/>
              <w:bottom w:val="single" w:sz="4" w:space="0" w:color="auto"/>
              <w:right w:val="single" w:sz="4" w:space="0" w:color="auto"/>
            </w:tcBorders>
            <w:shd w:val="clear" w:color="000000" w:fill="FFFFFF"/>
            <w:noWrap/>
            <w:vAlign w:val="center"/>
            <w:hideMark/>
          </w:tcPr>
          <w:p w14:paraId="1D408B8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0348F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0B77F7E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3316.2</w:t>
            </w:r>
          </w:p>
        </w:tc>
        <w:tc>
          <w:tcPr>
            <w:tcW w:w="474" w:type="pct"/>
            <w:tcBorders>
              <w:top w:val="nil"/>
              <w:left w:val="nil"/>
              <w:bottom w:val="single" w:sz="4" w:space="0" w:color="auto"/>
              <w:right w:val="single" w:sz="4" w:space="0" w:color="auto"/>
            </w:tcBorders>
            <w:shd w:val="clear" w:color="000000" w:fill="FFFFFF"/>
            <w:noWrap/>
            <w:vAlign w:val="center"/>
            <w:hideMark/>
          </w:tcPr>
          <w:p w14:paraId="146EF50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3332.0</w:t>
            </w:r>
          </w:p>
        </w:tc>
        <w:tc>
          <w:tcPr>
            <w:tcW w:w="490" w:type="pct"/>
            <w:tcBorders>
              <w:top w:val="nil"/>
              <w:left w:val="nil"/>
              <w:bottom w:val="single" w:sz="4" w:space="0" w:color="auto"/>
              <w:right w:val="single" w:sz="8" w:space="0" w:color="auto"/>
            </w:tcBorders>
            <w:shd w:val="clear" w:color="000000" w:fill="FFFFFF"/>
            <w:noWrap/>
            <w:vAlign w:val="center"/>
            <w:hideMark/>
          </w:tcPr>
          <w:p w14:paraId="7FBB9EC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3499.6</w:t>
            </w:r>
          </w:p>
        </w:tc>
      </w:tr>
      <w:tr w:rsidR="005F4226" w:rsidRPr="005F4226" w14:paraId="62CD9C2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9DA275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Avg_VW1_Z02D6982Tp_F</w:t>
            </w:r>
          </w:p>
        </w:tc>
        <w:tc>
          <w:tcPr>
            <w:tcW w:w="404" w:type="pct"/>
            <w:tcBorders>
              <w:top w:val="nil"/>
              <w:left w:val="nil"/>
              <w:bottom w:val="single" w:sz="4" w:space="0" w:color="auto"/>
              <w:right w:val="single" w:sz="4" w:space="0" w:color="auto"/>
            </w:tcBorders>
            <w:shd w:val="clear" w:color="000000" w:fill="FFFFFF"/>
            <w:noWrap/>
            <w:vAlign w:val="center"/>
            <w:hideMark/>
          </w:tcPr>
          <w:p w14:paraId="312300A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26423.0</w:t>
            </w:r>
          </w:p>
        </w:tc>
        <w:tc>
          <w:tcPr>
            <w:tcW w:w="358" w:type="pct"/>
            <w:tcBorders>
              <w:top w:val="nil"/>
              <w:left w:val="nil"/>
              <w:bottom w:val="single" w:sz="4" w:space="0" w:color="auto"/>
              <w:right w:val="single" w:sz="4" w:space="0" w:color="auto"/>
            </w:tcBorders>
            <w:shd w:val="clear" w:color="000000" w:fill="FFFFFF"/>
            <w:noWrap/>
            <w:vAlign w:val="center"/>
            <w:hideMark/>
          </w:tcPr>
          <w:p w14:paraId="26DBEEC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91.3</w:t>
            </w:r>
          </w:p>
        </w:tc>
        <w:tc>
          <w:tcPr>
            <w:tcW w:w="469" w:type="pct"/>
            <w:tcBorders>
              <w:top w:val="nil"/>
              <w:left w:val="nil"/>
              <w:bottom w:val="single" w:sz="4" w:space="0" w:color="auto"/>
              <w:right w:val="single" w:sz="4" w:space="0" w:color="auto"/>
            </w:tcBorders>
            <w:shd w:val="clear" w:color="000000" w:fill="FFFFFF"/>
            <w:noWrap/>
            <w:vAlign w:val="center"/>
            <w:hideMark/>
          </w:tcPr>
          <w:p w14:paraId="5E648E1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52.7</w:t>
            </w:r>
          </w:p>
        </w:tc>
        <w:tc>
          <w:tcPr>
            <w:tcW w:w="475" w:type="pct"/>
            <w:tcBorders>
              <w:top w:val="nil"/>
              <w:left w:val="nil"/>
              <w:bottom w:val="single" w:sz="4" w:space="0" w:color="auto"/>
              <w:right w:val="single" w:sz="4" w:space="0" w:color="auto"/>
            </w:tcBorders>
            <w:shd w:val="clear" w:color="000000" w:fill="FFFFFF"/>
            <w:noWrap/>
            <w:vAlign w:val="center"/>
            <w:hideMark/>
          </w:tcPr>
          <w:p w14:paraId="52AC69A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3B5E800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32.0</w:t>
            </w:r>
          </w:p>
        </w:tc>
        <w:tc>
          <w:tcPr>
            <w:tcW w:w="386" w:type="pct"/>
            <w:tcBorders>
              <w:top w:val="nil"/>
              <w:left w:val="nil"/>
              <w:bottom w:val="single" w:sz="4" w:space="0" w:color="auto"/>
              <w:right w:val="single" w:sz="4" w:space="0" w:color="auto"/>
            </w:tcBorders>
            <w:shd w:val="clear" w:color="000000" w:fill="FFFFFF"/>
            <w:noWrap/>
            <w:vAlign w:val="center"/>
            <w:hideMark/>
          </w:tcPr>
          <w:p w14:paraId="3361EA7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121.3</w:t>
            </w:r>
          </w:p>
        </w:tc>
        <w:tc>
          <w:tcPr>
            <w:tcW w:w="474" w:type="pct"/>
            <w:tcBorders>
              <w:top w:val="nil"/>
              <w:left w:val="nil"/>
              <w:bottom w:val="single" w:sz="4" w:space="0" w:color="auto"/>
              <w:right w:val="single" w:sz="4" w:space="0" w:color="auto"/>
            </w:tcBorders>
            <w:shd w:val="clear" w:color="000000" w:fill="FFFFFF"/>
            <w:noWrap/>
            <w:vAlign w:val="center"/>
            <w:hideMark/>
          </w:tcPr>
          <w:p w14:paraId="4E6C252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122.0</w:t>
            </w:r>
          </w:p>
        </w:tc>
        <w:tc>
          <w:tcPr>
            <w:tcW w:w="490" w:type="pct"/>
            <w:tcBorders>
              <w:top w:val="nil"/>
              <w:left w:val="nil"/>
              <w:bottom w:val="single" w:sz="4" w:space="0" w:color="auto"/>
              <w:right w:val="single" w:sz="8" w:space="0" w:color="auto"/>
            </w:tcBorders>
            <w:shd w:val="clear" w:color="000000" w:fill="FFFFFF"/>
            <w:noWrap/>
            <w:vAlign w:val="center"/>
            <w:hideMark/>
          </w:tcPr>
          <w:p w14:paraId="25DB22A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124.3</w:t>
            </w:r>
          </w:p>
        </w:tc>
      </w:tr>
      <w:tr w:rsidR="005F4226" w:rsidRPr="005F4226" w14:paraId="62E3B72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4EBD66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Avg_VW1_Z01D7061Ps_psi</w:t>
            </w:r>
          </w:p>
        </w:tc>
        <w:tc>
          <w:tcPr>
            <w:tcW w:w="404" w:type="pct"/>
            <w:tcBorders>
              <w:top w:val="nil"/>
              <w:left w:val="nil"/>
              <w:bottom w:val="single" w:sz="4" w:space="0" w:color="auto"/>
              <w:right w:val="single" w:sz="4" w:space="0" w:color="auto"/>
            </w:tcBorders>
            <w:shd w:val="clear" w:color="000000" w:fill="FFFFFF"/>
            <w:noWrap/>
            <w:vAlign w:val="center"/>
            <w:hideMark/>
          </w:tcPr>
          <w:p w14:paraId="668C6E7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25307.0</w:t>
            </w:r>
          </w:p>
        </w:tc>
        <w:tc>
          <w:tcPr>
            <w:tcW w:w="358" w:type="pct"/>
            <w:tcBorders>
              <w:top w:val="nil"/>
              <w:left w:val="nil"/>
              <w:bottom w:val="single" w:sz="4" w:space="0" w:color="auto"/>
              <w:right w:val="single" w:sz="4" w:space="0" w:color="auto"/>
            </w:tcBorders>
            <w:shd w:val="clear" w:color="000000" w:fill="FFFFFF"/>
            <w:noWrap/>
            <w:vAlign w:val="center"/>
            <w:hideMark/>
          </w:tcPr>
          <w:p w14:paraId="3477285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2300.2</w:t>
            </w:r>
          </w:p>
        </w:tc>
        <w:tc>
          <w:tcPr>
            <w:tcW w:w="469" w:type="pct"/>
            <w:tcBorders>
              <w:top w:val="nil"/>
              <w:left w:val="nil"/>
              <w:bottom w:val="single" w:sz="4" w:space="0" w:color="auto"/>
              <w:right w:val="single" w:sz="4" w:space="0" w:color="auto"/>
            </w:tcBorders>
            <w:shd w:val="clear" w:color="000000" w:fill="FFFFFF"/>
            <w:noWrap/>
            <w:vAlign w:val="center"/>
            <w:hideMark/>
          </w:tcPr>
          <w:p w14:paraId="5A5392A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1521.4</w:t>
            </w:r>
          </w:p>
        </w:tc>
        <w:tc>
          <w:tcPr>
            <w:tcW w:w="475" w:type="pct"/>
            <w:tcBorders>
              <w:top w:val="nil"/>
              <w:left w:val="nil"/>
              <w:bottom w:val="single" w:sz="4" w:space="0" w:color="auto"/>
              <w:right w:val="single" w:sz="4" w:space="0" w:color="auto"/>
            </w:tcBorders>
            <w:shd w:val="clear" w:color="000000" w:fill="FFFFFF"/>
            <w:noWrap/>
            <w:vAlign w:val="center"/>
            <w:hideMark/>
          </w:tcPr>
          <w:p w14:paraId="532D227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058F683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699D3ED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3318.2</w:t>
            </w:r>
          </w:p>
        </w:tc>
        <w:tc>
          <w:tcPr>
            <w:tcW w:w="474" w:type="pct"/>
            <w:tcBorders>
              <w:top w:val="nil"/>
              <w:left w:val="nil"/>
              <w:bottom w:val="single" w:sz="4" w:space="0" w:color="auto"/>
              <w:right w:val="single" w:sz="4" w:space="0" w:color="auto"/>
            </w:tcBorders>
            <w:shd w:val="clear" w:color="000000" w:fill="FFFFFF"/>
            <w:noWrap/>
            <w:vAlign w:val="center"/>
            <w:hideMark/>
          </w:tcPr>
          <w:p w14:paraId="5081E2C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3327.3</w:t>
            </w:r>
          </w:p>
        </w:tc>
        <w:tc>
          <w:tcPr>
            <w:tcW w:w="490" w:type="pct"/>
            <w:tcBorders>
              <w:top w:val="nil"/>
              <w:left w:val="nil"/>
              <w:bottom w:val="single" w:sz="4" w:space="0" w:color="auto"/>
              <w:right w:val="single" w:sz="8" w:space="0" w:color="auto"/>
            </w:tcBorders>
            <w:shd w:val="clear" w:color="000000" w:fill="FFFFFF"/>
            <w:noWrap/>
            <w:vAlign w:val="center"/>
            <w:hideMark/>
          </w:tcPr>
          <w:p w14:paraId="21E4D59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3445.1</w:t>
            </w:r>
          </w:p>
        </w:tc>
      </w:tr>
      <w:tr w:rsidR="005F4226" w:rsidRPr="005F4226" w14:paraId="7B078F3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4F6728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Avg_VW1_Z01D7061Tp_F</w:t>
            </w:r>
          </w:p>
        </w:tc>
        <w:tc>
          <w:tcPr>
            <w:tcW w:w="404" w:type="pct"/>
            <w:tcBorders>
              <w:top w:val="nil"/>
              <w:left w:val="nil"/>
              <w:bottom w:val="single" w:sz="4" w:space="0" w:color="auto"/>
              <w:right w:val="single" w:sz="4" w:space="0" w:color="auto"/>
            </w:tcBorders>
            <w:shd w:val="clear" w:color="000000" w:fill="FFFFFF"/>
            <w:noWrap/>
            <w:vAlign w:val="center"/>
            <w:hideMark/>
          </w:tcPr>
          <w:p w14:paraId="0D94FF6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25108.0</w:t>
            </w:r>
          </w:p>
        </w:tc>
        <w:tc>
          <w:tcPr>
            <w:tcW w:w="358" w:type="pct"/>
            <w:tcBorders>
              <w:top w:val="nil"/>
              <w:left w:val="nil"/>
              <w:bottom w:val="single" w:sz="4" w:space="0" w:color="auto"/>
              <w:right w:val="single" w:sz="4" w:space="0" w:color="auto"/>
            </w:tcBorders>
            <w:shd w:val="clear" w:color="000000" w:fill="FFFFFF"/>
            <w:noWrap/>
            <w:vAlign w:val="center"/>
            <w:hideMark/>
          </w:tcPr>
          <w:p w14:paraId="281637F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85.9</w:t>
            </w:r>
          </w:p>
        </w:tc>
        <w:tc>
          <w:tcPr>
            <w:tcW w:w="469" w:type="pct"/>
            <w:tcBorders>
              <w:top w:val="nil"/>
              <w:left w:val="nil"/>
              <w:bottom w:val="single" w:sz="4" w:space="0" w:color="auto"/>
              <w:right w:val="single" w:sz="4" w:space="0" w:color="auto"/>
            </w:tcBorders>
            <w:shd w:val="clear" w:color="000000" w:fill="FFFFFF"/>
            <w:noWrap/>
            <w:vAlign w:val="center"/>
            <w:hideMark/>
          </w:tcPr>
          <w:p w14:paraId="776E68C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55.4</w:t>
            </w:r>
          </w:p>
        </w:tc>
        <w:tc>
          <w:tcPr>
            <w:tcW w:w="475" w:type="pct"/>
            <w:tcBorders>
              <w:top w:val="nil"/>
              <w:left w:val="nil"/>
              <w:bottom w:val="single" w:sz="4" w:space="0" w:color="auto"/>
              <w:right w:val="single" w:sz="4" w:space="0" w:color="auto"/>
            </w:tcBorders>
            <w:shd w:val="clear" w:color="000000" w:fill="FFFFFF"/>
            <w:noWrap/>
            <w:vAlign w:val="center"/>
            <w:hideMark/>
          </w:tcPr>
          <w:p w14:paraId="61B791C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A5FA11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21B47CA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121.4</w:t>
            </w:r>
          </w:p>
        </w:tc>
        <w:tc>
          <w:tcPr>
            <w:tcW w:w="474" w:type="pct"/>
            <w:tcBorders>
              <w:top w:val="nil"/>
              <w:left w:val="nil"/>
              <w:bottom w:val="single" w:sz="4" w:space="0" w:color="auto"/>
              <w:right w:val="single" w:sz="4" w:space="0" w:color="auto"/>
            </w:tcBorders>
            <w:shd w:val="clear" w:color="000000" w:fill="FFFFFF"/>
            <w:noWrap/>
            <w:vAlign w:val="center"/>
            <w:hideMark/>
          </w:tcPr>
          <w:p w14:paraId="241EBF1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122.6</w:t>
            </w:r>
          </w:p>
        </w:tc>
        <w:tc>
          <w:tcPr>
            <w:tcW w:w="490" w:type="pct"/>
            <w:tcBorders>
              <w:top w:val="nil"/>
              <w:left w:val="nil"/>
              <w:bottom w:val="single" w:sz="4" w:space="0" w:color="auto"/>
              <w:right w:val="single" w:sz="8" w:space="0" w:color="auto"/>
            </w:tcBorders>
            <w:shd w:val="clear" w:color="000000" w:fill="FFFFFF"/>
            <w:noWrap/>
            <w:vAlign w:val="center"/>
            <w:hideMark/>
          </w:tcPr>
          <w:p w14:paraId="4A96174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133.9</w:t>
            </w:r>
          </w:p>
        </w:tc>
      </w:tr>
      <w:tr w:rsidR="005F4226" w:rsidRPr="005F4226" w14:paraId="1EE5A9C9"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C0D8F4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Avg_VW1_Z0910D5482Ps_psi</w:t>
            </w:r>
          </w:p>
        </w:tc>
        <w:tc>
          <w:tcPr>
            <w:tcW w:w="404" w:type="pct"/>
            <w:tcBorders>
              <w:top w:val="nil"/>
              <w:left w:val="nil"/>
              <w:bottom w:val="single" w:sz="4" w:space="0" w:color="auto"/>
              <w:right w:val="single" w:sz="4" w:space="0" w:color="auto"/>
            </w:tcBorders>
            <w:shd w:val="clear" w:color="000000" w:fill="FFFFFF"/>
            <w:noWrap/>
            <w:vAlign w:val="center"/>
            <w:hideMark/>
          </w:tcPr>
          <w:p w14:paraId="5F3DE15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63FBBFD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1855.6</w:t>
            </w:r>
          </w:p>
        </w:tc>
        <w:tc>
          <w:tcPr>
            <w:tcW w:w="469" w:type="pct"/>
            <w:tcBorders>
              <w:top w:val="nil"/>
              <w:left w:val="nil"/>
              <w:bottom w:val="single" w:sz="4" w:space="0" w:color="auto"/>
              <w:right w:val="single" w:sz="4" w:space="0" w:color="auto"/>
            </w:tcBorders>
            <w:shd w:val="clear" w:color="000000" w:fill="FFFFFF"/>
            <w:noWrap/>
            <w:vAlign w:val="center"/>
            <w:hideMark/>
          </w:tcPr>
          <w:p w14:paraId="4BFC96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1017.6</w:t>
            </w:r>
          </w:p>
        </w:tc>
        <w:tc>
          <w:tcPr>
            <w:tcW w:w="475" w:type="pct"/>
            <w:tcBorders>
              <w:top w:val="nil"/>
              <w:left w:val="nil"/>
              <w:bottom w:val="single" w:sz="4" w:space="0" w:color="auto"/>
              <w:right w:val="single" w:sz="4" w:space="0" w:color="auto"/>
            </w:tcBorders>
            <w:shd w:val="clear" w:color="000000" w:fill="FFFFFF"/>
            <w:noWrap/>
            <w:vAlign w:val="center"/>
            <w:hideMark/>
          </w:tcPr>
          <w:p w14:paraId="343964F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18E337A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2353.3</w:t>
            </w:r>
          </w:p>
        </w:tc>
        <w:tc>
          <w:tcPr>
            <w:tcW w:w="386" w:type="pct"/>
            <w:tcBorders>
              <w:top w:val="nil"/>
              <w:left w:val="nil"/>
              <w:bottom w:val="single" w:sz="4" w:space="0" w:color="auto"/>
              <w:right w:val="single" w:sz="4" w:space="0" w:color="auto"/>
            </w:tcBorders>
            <w:shd w:val="clear" w:color="000000" w:fill="FFFFFF"/>
            <w:noWrap/>
            <w:vAlign w:val="center"/>
            <w:hideMark/>
          </w:tcPr>
          <w:p w14:paraId="5FDA553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2374.9</w:t>
            </w:r>
          </w:p>
        </w:tc>
        <w:tc>
          <w:tcPr>
            <w:tcW w:w="474" w:type="pct"/>
            <w:tcBorders>
              <w:top w:val="nil"/>
              <w:left w:val="nil"/>
              <w:bottom w:val="single" w:sz="4" w:space="0" w:color="auto"/>
              <w:right w:val="single" w:sz="4" w:space="0" w:color="auto"/>
            </w:tcBorders>
            <w:shd w:val="clear" w:color="000000" w:fill="FFFFFF"/>
            <w:noWrap/>
            <w:vAlign w:val="center"/>
            <w:hideMark/>
          </w:tcPr>
          <w:p w14:paraId="5604C3A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2416.1</w:t>
            </w:r>
          </w:p>
        </w:tc>
        <w:tc>
          <w:tcPr>
            <w:tcW w:w="490" w:type="pct"/>
            <w:tcBorders>
              <w:top w:val="nil"/>
              <w:left w:val="nil"/>
              <w:bottom w:val="single" w:sz="4" w:space="0" w:color="auto"/>
              <w:right w:val="single" w:sz="8" w:space="0" w:color="auto"/>
            </w:tcBorders>
            <w:shd w:val="clear" w:color="000000" w:fill="FFFFFF"/>
            <w:noWrap/>
            <w:vAlign w:val="center"/>
            <w:hideMark/>
          </w:tcPr>
          <w:p w14:paraId="0FD2A3E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2758.3</w:t>
            </w:r>
          </w:p>
        </w:tc>
      </w:tr>
      <w:tr w:rsidR="005F4226" w:rsidRPr="005F4226" w14:paraId="2FE96F91"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BAF3C9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Avg_VW1_Z0910D5482Tp_F</w:t>
            </w:r>
          </w:p>
        </w:tc>
        <w:tc>
          <w:tcPr>
            <w:tcW w:w="404" w:type="pct"/>
            <w:tcBorders>
              <w:top w:val="nil"/>
              <w:left w:val="nil"/>
              <w:bottom w:val="single" w:sz="4" w:space="0" w:color="auto"/>
              <w:right w:val="single" w:sz="4" w:space="0" w:color="auto"/>
            </w:tcBorders>
            <w:shd w:val="clear" w:color="000000" w:fill="FFFFFF"/>
            <w:noWrap/>
            <w:vAlign w:val="center"/>
            <w:hideMark/>
          </w:tcPr>
          <w:p w14:paraId="3CB44C0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6BD5034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86.3</w:t>
            </w:r>
          </w:p>
        </w:tc>
        <w:tc>
          <w:tcPr>
            <w:tcW w:w="469" w:type="pct"/>
            <w:tcBorders>
              <w:top w:val="nil"/>
              <w:left w:val="nil"/>
              <w:bottom w:val="single" w:sz="4" w:space="0" w:color="auto"/>
              <w:right w:val="single" w:sz="4" w:space="0" w:color="auto"/>
            </w:tcBorders>
            <w:shd w:val="clear" w:color="000000" w:fill="FFFFFF"/>
            <w:noWrap/>
            <w:vAlign w:val="center"/>
            <w:hideMark/>
          </w:tcPr>
          <w:p w14:paraId="65EC969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46.7</w:t>
            </w:r>
          </w:p>
        </w:tc>
        <w:tc>
          <w:tcPr>
            <w:tcW w:w="475" w:type="pct"/>
            <w:tcBorders>
              <w:top w:val="nil"/>
              <w:left w:val="nil"/>
              <w:bottom w:val="single" w:sz="4" w:space="0" w:color="auto"/>
              <w:right w:val="single" w:sz="4" w:space="0" w:color="auto"/>
            </w:tcBorders>
            <w:shd w:val="clear" w:color="000000" w:fill="FFFFFF"/>
            <w:noWrap/>
            <w:vAlign w:val="center"/>
            <w:hideMark/>
          </w:tcPr>
          <w:p w14:paraId="405ABF6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46DBF5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110.5</w:t>
            </w:r>
          </w:p>
        </w:tc>
        <w:tc>
          <w:tcPr>
            <w:tcW w:w="386" w:type="pct"/>
            <w:tcBorders>
              <w:top w:val="nil"/>
              <w:left w:val="nil"/>
              <w:bottom w:val="single" w:sz="4" w:space="0" w:color="auto"/>
              <w:right w:val="single" w:sz="4" w:space="0" w:color="auto"/>
            </w:tcBorders>
            <w:shd w:val="clear" w:color="000000" w:fill="FFFFFF"/>
            <w:noWrap/>
            <w:vAlign w:val="center"/>
            <w:hideMark/>
          </w:tcPr>
          <w:p w14:paraId="315330A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111.5</w:t>
            </w:r>
          </w:p>
        </w:tc>
        <w:tc>
          <w:tcPr>
            <w:tcW w:w="474" w:type="pct"/>
            <w:tcBorders>
              <w:top w:val="nil"/>
              <w:left w:val="nil"/>
              <w:bottom w:val="single" w:sz="4" w:space="0" w:color="auto"/>
              <w:right w:val="single" w:sz="4" w:space="0" w:color="auto"/>
            </w:tcBorders>
            <w:shd w:val="clear" w:color="000000" w:fill="FFFFFF"/>
            <w:noWrap/>
            <w:vAlign w:val="center"/>
            <w:hideMark/>
          </w:tcPr>
          <w:p w14:paraId="5F7F00E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112.0</w:t>
            </w:r>
          </w:p>
        </w:tc>
        <w:tc>
          <w:tcPr>
            <w:tcW w:w="490" w:type="pct"/>
            <w:tcBorders>
              <w:top w:val="nil"/>
              <w:left w:val="nil"/>
              <w:bottom w:val="single" w:sz="4" w:space="0" w:color="auto"/>
              <w:right w:val="single" w:sz="8" w:space="0" w:color="auto"/>
            </w:tcBorders>
            <w:shd w:val="clear" w:color="000000" w:fill="FFFFFF"/>
            <w:noWrap/>
            <w:vAlign w:val="center"/>
            <w:hideMark/>
          </w:tcPr>
          <w:p w14:paraId="2651EC7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113.7</w:t>
            </w:r>
          </w:p>
        </w:tc>
      </w:tr>
      <w:tr w:rsidR="005F4226" w:rsidRPr="005F4226" w14:paraId="03BA0AE7" w14:textId="77777777" w:rsidTr="005F4226">
        <w:trPr>
          <w:trHeight w:val="20"/>
        </w:trPr>
        <w:tc>
          <w:tcPr>
            <w:tcW w:w="1470" w:type="pct"/>
            <w:tcBorders>
              <w:top w:val="nil"/>
              <w:left w:val="single" w:sz="8" w:space="0" w:color="auto"/>
              <w:bottom w:val="single" w:sz="8" w:space="0" w:color="auto"/>
              <w:right w:val="single" w:sz="8" w:space="0" w:color="auto"/>
            </w:tcBorders>
            <w:shd w:val="clear" w:color="000000" w:fill="FFFFFF"/>
            <w:noWrap/>
            <w:vAlign w:val="center"/>
            <w:hideMark/>
          </w:tcPr>
          <w:p w14:paraId="2969DB74" w14:textId="77777777" w:rsidR="005F4226" w:rsidRPr="005F4226" w:rsidRDefault="005F4226" w:rsidP="009C7DD6">
            <w:pPr>
              <w:jc w:val="center"/>
              <w:rPr>
                <w:rFonts w:eastAsia="Times New Roman"/>
                <w:color w:val="000000"/>
                <w:sz w:val="20"/>
                <w:szCs w:val="20"/>
                <w:lang w:val="en-US"/>
              </w:rPr>
            </w:pPr>
            <w:proofErr w:type="spellStart"/>
            <w:r w:rsidRPr="005F4226">
              <w:rPr>
                <w:rFonts w:eastAsia="Times New Roman"/>
                <w:color w:val="000000"/>
                <w:sz w:val="20"/>
                <w:szCs w:val="20"/>
                <w:lang w:val="en-US"/>
              </w:rPr>
              <w:t>inj_diff</w:t>
            </w:r>
            <w:proofErr w:type="spellEnd"/>
          </w:p>
        </w:tc>
        <w:tc>
          <w:tcPr>
            <w:tcW w:w="404" w:type="pct"/>
            <w:tcBorders>
              <w:top w:val="nil"/>
              <w:left w:val="nil"/>
              <w:bottom w:val="single" w:sz="8" w:space="0" w:color="auto"/>
              <w:right w:val="single" w:sz="4" w:space="0" w:color="auto"/>
            </w:tcBorders>
            <w:shd w:val="clear" w:color="000000" w:fill="FFFFFF"/>
            <w:noWrap/>
            <w:vAlign w:val="center"/>
            <w:hideMark/>
          </w:tcPr>
          <w:p w14:paraId="5D14B97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27397.0</w:t>
            </w:r>
          </w:p>
        </w:tc>
        <w:tc>
          <w:tcPr>
            <w:tcW w:w="358" w:type="pct"/>
            <w:tcBorders>
              <w:top w:val="nil"/>
              <w:left w:val="nil"/>
              <w:bottom w:val="single" w:sz="8" w:space="0" w:color="auto"/>
              <w:right w:val="single" w:sz="4" w:space="0" w:color="auto"/>
            </w:tcBorders>
            <w:shd w:val="clear" w:color="000000" w:fill="FFFFFF"/>
            <w:noWrap/>
            <w:vAlign w:val="center"/>
            <w:hideMark/>
          </w:tcPr>
          <w:p w14:paraId="7F1B2F1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69" w:type="pct"/>
            <w:tcBorders>
              <w:top w:val="nil"/>
              <w:left w:val="nil"/>
              <w:bottom w:val="single" w:sz="8" w:space="0" w:color="auto"/>
              <w:right w:val="single" w:sz="4" w:space="0" w:color="auto"/>
            </w:tcBorders>
            <w:shd w:val="clear" w:color="000000" w:fill="FFFFFF"/>
            <w:noWrap/>
            <w:vAlign w:val="center"/>
            <w:hideMark/>
          </w:tcPr>
          <w:p w14:paraId="50EB708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82.7</w:t>
            </w:r>
          </w:p>
        </w:tc>
        <w:tc>
          <w:tcPr>
            <w:tcW w:w="475" w:type="pct"/>
            <w:tcBorders>
              <w:top w:val="nil"/>
              <w:left w:val="nil"/>
              <w:bottom w:val="single" w:sz="8" w:space="0" w:color="auto"/>
              <w:right w:val="single" w:sz="4" w:space="0" w:color="auto"/>
            </w:tcBorders>
            <w:shd w:val="clear" w:color="000000" w:fill="FFFFFF"/>
            <w:noWrap/>
            <w:vAlign w:val="center"/>
            <w:hideMark/>
          </w:tcPr>
          <w:p w14:paraId="7348FB2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-11021.1</w:t>
            </w:r>
          </w:p>
        </w:tc>
        <w:tc>
          <w:tcPr>
            <w:tcW w:w="474" w:type="pct"/>
            <w:tcBorders>
              <w:top w:val="nil"/>
              <w:left w:val="nil"/>
              <w:bottom w:val="single" w:sz="8" w:space="0" w:color="auto"/>
              <w:right w:val="single" w:sz="4" w:space="0" w:color="auto"/>
            </w:tcBorders>
            <w:shd w:val="clear" w:color="000000" w:fill="FFFFFF"/>
            <w:noWrap/>
            <w:vAlign w:val="center"/>
            <w:hideMark/>
          </w:tcPr>
          <w:p w14:paraId="51D7062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-0.1</w:t>
            </w:r>
          </w:p>
        </w:tc>
        <w:tc>
          <w:tcPr>
            <w:tcW w:w="386" w:type="pct"/>
            <w:tcBorders>
              <w:top w:val="nil"/>
              <w:left w:val="nil"/>
              <w:bottom w:val="single" w:sz="8" w:space="0" w:color="auto"/>
              <w:right w:val="single" w:sz="4" w:space="0" w:color="auto"/>
            </w:tcBorders>
            <w:shd w:val="clear" w:color="000000" w:fill="FFFFFF"/>
            <w:noWrap/>
            <w:vAlign w:val="center"/>
            <w:hideMark/>
          </w:tcPr>
          <w:p w14:paraId="4113754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8" w:space="0" w:color="auto"/>
              <w:right w:val="single" w:sz="4" w:space="0" w:color="auto"/>
            </w:tcBorders>
            <w:shd w:val="clear" w:color="000000" w:fill="FFFFFF"/>
            <w:noWrap/>
            <w:vAlign w:val="center"/>
            <w:hideMark/>
          </w:tcPr>
          <w:p w14:paraId="2288369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0.1</w:t>
            </w:r>
          </w:p>
        </w:tc>
        <w:tc>
          <w:tcPr>
            <w:tcW w:w="490" w:type="pct"/>
            <w:tcBorders>
              <w:top w:val="nil"/>
              <w:left w:val="nil"/>
              <w:bottom w:val="single" w:sz="8" w:space="0" w:color="auto"/>
              <w:right w:val="single" w:sz="8" w:space="0" w:color="auto"/>
            </w:tcBorders>
            <w:shd w:val="clear" w:color="000000" w:fill="FFFFFF"/>
            <w:noWrap/>
            <w:vAlign w:val="center"/>
            <w:hideMark/>
          </w:tcPr>
          <w:p w14:paraId="5EA1E42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7033.5</w:t>
            </w:r>
          </w:p>
        </w:tc>
      </w:tr>
    </w:tbl>
    <w:p w14:paraId="1462889A" w14:textId="77777777" w:rsidR="00D76B6E" w:rsidRDefault="00D76B6E" w:rsidP="009C7DD6"/>
    <w:p w14:paraId="5D19640C" w14:textId="6B9F28EB" w:rsidR="00683F15" w:rsidRDefault="00683F15" w:rsidP="009C7DD6">
      <w:pPr>
        <w:pStyle w:val="para1"/>
        <w:numPr>
          <w:ilvl w:val="0"/>
          <w:numId w:val="6"/>
        </w:numPr>
        <w:spacing w:line="480" w:lineRule="auto"/>
        <w:rPr>
          <w:i/>
          <w:u w:val="single"/>
          <w:lang w:val="en-AU"/>
        </w:rPr>
      </w:pPr>
      <w:bookmarkStart w:id="556" w:name="_Toc118671833"/>
      <w:bookmarkStart w:id="557" w:name="_Toc118686438"/>
      <w:r w:rsidRPr="00683F15">
        <w:rPr>
          <w:i/>
          <w:u w:val="single"/>
          <w:lang w:val="en-AU"/>
        </w:rPr>
        <w:t>Cleaning Data</w:t>
      </w:r>
      <w:bookmarkEnd w:id="556"/>
      <w:bookmarkEnd w:id="557"/>
    </w:p>
    <w:p w14:paraId="53F1A5B9" w14:textId="2B0FAFBE" w:rsidR="00F35015" w:rsidRPr="00F35015" w:rsidRDefault="00F35015" w:rsidP="009C7DD6">
      <w:pPr>
        <w:pStyle w:val="para1"/>
        <w:spacing w:line="480" w:lineRule="auto"/>
        <w:rPr>
          <w:lang w:val="en-AU"/>
        </w:rPr>
      </w:pPr>
      <w:r>
        <w:rPr>
          <w:lang w:val="en-AU"/>
        </w:rPr>
        <w:t xml:space="preserve">We reviewed the attributes for the data, and were </w:t>
      </w:r>
      <w:r w:rsidR="005B581F">
        <w:rPr>
          <w:lang w:val="en-AU"/>
        </w:rPr>
        <w:t>especially</w:t>
      </w:r>
      <w:r>
        <w:rPr>
          <w:lang w:val="en-AU"/>
        </w:rPr>
        <w:t xml:space="preserve"> concerned about discontinues</w:t>
      </w:r>
      <w:r w:rsidR="00750E92">
        <w:rPr>
          <w:lang w:val="en-AU"/>
        </w:rPr>
        <w:t xml:space="preserve">, </w:t>
      </w:r>
      <w:r>
        <w:rPr>
          <w:lang w:val="en-AU"/>
        </w:rPr>
        <w:t>non-</w:t>
      </w:r>
      <w:r w:rsidR="00750E92">
        <w:rPr>
          <w:lang w:val="en-AU"/>
        </w:rPr>
        <w:t>numerical</w:t>
      </w:r>
      <w:r>
        <w:rPr>
          <w:lang w:val="en-AU"/>
        </w:rPr>
        <w:t xml:space="preserve"> data</w:t>
      </w:r>
      <w:r w:rsidR="00750E92">
        <w:rPr>
          <w:lang w:val="en-AU"/>
        </w:rPr>
        <w:t xml:space="preserve"> or data that </w:t>
      </w:r>
      <w:r w:rsidR="00320140">
        <w:rPr>
          <w:lang w:val="en-AU"/>
        </w:rPr>
        <w:t xml:space="preserve">were </w:t>
      </w:r>
      <w:r w:rsidR="00750E92">
        <w:rPr>
          <w:lang w:val="en-AU"/>
        </w:rPr>
        <w:t>clearly outliers</w:t>
      </w:r>
      <w:r w:rsidR="00CC75FC">
        <w:rPr>
          <w:lang w:val="en-AU"/>
        </w:rPr>
        <w:t xml:space="preserve"> </w:t>
      </w:r>
      <w:r w:rsidR="00750E92">
        <w:rPr>
          <w:lang w:val="en-AU"/>
        </w:rPr>
        <w:t xml:space="preserve">(e.g. </w:t>
      </w:r>
      <w:r w:rsidR="00750E92" w:rsidRPr="00750E92">
        <w:rPr>
          <w:lang w:val="en-AU"/>
        </w:rPr>
        <w:t xml:space="preserve">~25,000 psi WHP at injection well </w:t>
      </w:r>
      <w:r w:rsidR="00750E92">
        <w:rPr>
          <w:lang w:val="en-AU"/>
        </w:rPr>
        <w:t xml:space="preserve">or </w:t>
      </w:r>
      <w:r w:rsidR="00750E92" w:rsidRPr="00750E92">
        <w:rPr>
          <w:lang w:val="en-AU"/>
        </w:rPr>
        <w:t>0 psi downhole gauge pressure</w:t>
      </w:r>
      <w:r w:rsidR="00750E92">
        <w:rPr>
          <w:lang w:val="en-AU"/>
        </w:rPr>
        <w:t>)</w:t>
      </w:r>
      <w:r>
        <w:rPr>
          <w:lang w:val="en-AU"/>
        </w:rPr>
        <w:t>.</w:t>
      </w:r>
      <w:r w:rsidR="005F4226">
        <w:rPr>
          <w:lang w:val="en-AU"/>
        </w:rPr>
        <w:t xml:space="preserve"> We utilised 3 methods to clean the data, in order of operation (</w:t>
      </w:r>
      <w:proofErr w:type="spellStart"/>
      <w:r w:rsidR="005F4226">
        <w:rPr>
          <w:lang w:val="en-AU"/>
        </w:rPr>
        <w:t>i</w:t>
      </w:r>
      <w:proofErr w:type="spellEnd"/>
      <w:r w:rsidR="005F4226">
        <w:rPr>
          <w:lang w:val="en-AU"/>
        </w:rPr>
        <w:t xml:space="preserve">) we firstly performed a computational fill of all the missing and null values with a “forward fill’ operation, with the last valid observation being propagated forward. We do this on the assumption that missing values </w:t>
      </w:r>
      <w:r w:rsidR="00046940">
        <w:rPr>
          <w:lang w:val="en-AU"/>
        </w:rPr>
        <w:t xml:space="preserve">retain the properties of the previous cell i.e. there has been no change in the data between time </w:t>
      </w:r>
      <w:r w:rsidR="00046940" w:rsidRPr="00046940">
        <w:rPr>
          <w:i/>
          <w:iCs/>
          <w:lang w:val="en-AU"/>
        </w:rPr>
        <w:t>t</w:t>
      </w:r>
      <w:r w:rsidR="00046940">
        <w:rPr>
          <w:lang w:val="en-AU"/>
        </w:rPr>
        <w:t xml:space="preserve"> and time (</w:t>
      </w:r>
      <w:r w:rsidR="00046940" w:rsidRPr="00046940">
        <w:rPr>
          <w:i/>
          <w:iCs/>
          <w:lang w:val="en-AU"/>
        </w:rPr>
        <w:t>t-1</w:t>
      </w:r>
      <w:r w:rsidR="00046940">
        <w:rPr>
          <w:lang w:val="en-AU"/>
        </w:rPr>
        <w:t xml:space="preserve">), (ii) a Z-score </w:t>
      </w:r>
      <w:r w:rsidR="0027485B">
        <w:rPr>
          <w:lang w:val="en-AU"/>
        </w:rPr>
        <w:t xml:space="preserve">method </w:t>
      </w:r>
      <w:r w:rsidR="00046940">
        <w:rPr>
          <w:lang w:val="en-AU"/>
        </w:rPr>
        <w:t>where</w:t>
      </w:r>
    </w:p>
    <w:p w14:paraId="1582A39A" w14:textId="55AB1EB7" w:rsidR="00033AF8" w:rsidRDefault="00033AF8" w:rsidP="009C7DD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046940" w14:paraId="62B54F8B" w14:textId="77777777" w:rsidTr="00137860">
        <w:tc>
          <w:tcPr>
            <w:tcW w:w="750" w:type="pct"/>
          </w:tcPr>
          <w:p w14:paraId="6E386D54" w14:textId="77777777" w:rsidR="00046940" w:rsidRDefault="00046940" w:rsidP="009C7DD6">
            <w:pPr>
              <w:pStyle w:val="paragraph"/>
              <w:spacing w:before="0" w:line="480" w:lineRule="auto"/>
              <w:textAlignment w:val="baseline"/>
            </w:pPr>
          </w:p>
        </w:tc>
        <w:tc>
          <w:tcPr>
            <w:tcW w:w="3500" w:type="pct"/>
          </w:tcPr>
          <w:p w14:paraId="05C72EE6" w14:textId="798B8B87" w:rsidR="00046940" w:rsidRDefault="00046940" w:rsidP="009C7DD6">
            <w:pPr>
              <w:pStyle w:val="paragraph"/>
              <w:spacing w:before="0" w:line="480" w:lineRule="auto"/>
              <w:jc w:val="center"/>
              <w:textAlignment w:val="baseline"/>
            </w:pPr>
            <m:oMathPara>
              <m:oMath>
                <m:r>
                  <w:rPr>
                    <w:rFonts w:ascii="Cambria Math" w:hAnsi="Cambria Math"/>
                    <w:lang w:val="en-US" w:eastAsia="en-US"/>
                  </w:rPr>
                  <m:t>Z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x</m:t>
                        </m:r>
                      </m:e>
                      <m:sub>
                        <m:r>
                          <w:rPr>
                            <w:rFonts w:ascii="Cambria Math" w:hAnsi="Cambria Math"/>
                            <w:lang w:val="en-US" w:eastAsia="en-US"/>
                          </w:rPr>
                          <m:t>i</m:t>
                        </m:r>
                      </m:sub>
                    </m:sSub>
                    <m:r>
                      <w:rPr>
                        <w:rFonts w:ascii="Cambria Math" w:hAnsi="Cambria Math"/>
                        <w:lang w:val="en-US" w:eastAsia="en-US"/>
                      </w:rPr>
                      <m:t xml:space="preserve">- </m:t>
                    </m:r>
                    <m:acc>
                      <m:accPr>
                        <m:chr m:val="̃"/>
                        <m:ctrlPr>
                          <w:rPr>
                            <w:rFonts w:ascii="Cambria Math" w:hAnsi="Cambria Math"/>
                            <w:i/>
                            <w:lang w:val="en-US" w:eastAsia="en-US"/>
                          </w:rPr>
                        </m:ctrlPr>
                      </m:accPr>
                      <m:e>
                        <m:r>
                          <w:rPr>
                            <w:rFonts w:ascii="Cambria Math" w:hAnsi="Cambria Math"/>
                            <w:lang w:val="en-US" w:eastAsia="en-US"/>
                          </w:rPr>
                          <m:t>x</m:t>
                        </m:r>
                      </m:e>
                    </m:acc>
                  </m:num>
                  <m:den>
                    <m:r>
                      <w:rPr>
                        <w:rFonts w:ascii="Cambria Math" w:hAnsi="Cambria Math"/>
                        <w:lang w:val="en-US" w:eastAsia="en-US"/>
                      </w:rPr>
                      <m:t>MAD</m:t>
                    </m:r>
                  </m:den>
                </m:f>
              </m:oMath>
            </m:oMathPara>
          </w:p>
        </w:tc>
        <w:tc>
          <w:tcPr>
            <w:tcW w:w="750" w:type="pct"/>
            <w:vAlign w:val="center"/>
          </w:tcPr>
          <w:p w14:paraId="455ED8F0" w14:textId="7996B1ED" w:rsidR="00046940" w:rsidRDefault="00046940" w:rsidP="009C7DD6">
            <w:pPr>
              <w:pStyle w:val="paragraph"/>
              <w:spacing w:before="0" w:line="480" w:lineRule="auto"/>
              <w:textAlignment w:val="baseline"/>
            </w:pPr>
            <w:r>
              <w:t xml:space="preserve">Equation </w:t>
            </w:r>
            <w:r>
              <w:fldChar w:fldCharType="begin"/>
            </w:r>
            <w:r>
              <w:instrText xml:space="preserve"> SEQ Equation \* ARABIC </w:instrText>
            </w:r>
            <w:r>
              <w:fldChar w:fldCharType="separate"/>
            </w:r>
            <w:ins w:id="558" w:author="Munish K" w:date="2024-03-29T11:28:00Z">
              <w:r w:rsidR="00742033">
                <w:rPr>
                  <w:noProof/>
                </w:rPr>
                <w:t>5</w:t>
              </w:r>
            </w:ins>
            <w:del w:id="559" w:author="Munish K" w:date="2024-03-29T09:15:00Z">
              <w:r w:rsidR="0028162E" w:rsidDel="00E8081E">
                <w:rPr>
                  <w:noProof/>
                </w:rPr>
                <w:delText>3</w:delText>
              </w:r>
            </w:del>
            <w:r>
              <w:fldChar w:fldCharType="end"/>
            </w:r>
          </w:p>
        </w:tc>
      </w:tr>
    </w:tbl>
    <w:p w14:paraId="4B8C5FC7" w14:textId="77777777" w:rsidR="00750E92" w:rsidRDefault="00750E92" w:rsidP="009C7DD6"/>
    <w:p w14:paraId="20C62DD2" w14:textId="18CC5A60" w:rsidR="00046940" w:rsidRDefault="0027485B" w:rsidP="009C7DD6">
      <w:r>
        <w:t>x</w:t>
      </w:r>
      <w:r w:rsidRPr="0027485B">
        <w:rPr>
          <w:vertAlign w:val="subscript"/>
        </w:rPr>
        <w:t>i</w:t>
      </w:r>
      <w:r>
        <w:rPr>
          <w:vertAlign w:val="subscript"/>
        </w:rPr>
        <w:t xml:space="preserve"> </w:t>
      </w:r>
      <w:r>
        <w:t xml:space="preserve">is a single data value, </w:t>
      </w:r>
      <m:oMath>
        <m:acc>
          <m:accPr>
            <m:chr m:val="̃"/>
            <m:ctrlPr>
              <w:rPr>
                <w:rFonts w:ascii="Cambria Math" w:eastAsia="Times New Roman" w:hAnsi="Cambria Math"/>
                <w:i/>
                <w:lang w:val="en-US"/>
              </w:rPr>
            </m:ctrlPr>
          </m:accPr>
          <m:e>
            <m:r>
              <w:rPr>
                <w:rFonts w:ascii="Cambria Math" w:hAnsi="Cambria Math"/>
                <w:lang w:val="en-US"/>
              </w:rPr>
              <m:t>x</m:t>
            </m:r>
          </m:e>
        </m:acc>
      </m:oMath>
      <w:r>
        <w:rPr>
          <w:rFonts w:eastAsiaTheme="minorEastAsia"/>
          <w:lang w:val="en-US"/>
        </w:rPr>
        <w:t xml:space="preserve"> is the median of the data set and MAD is the </w:t>
      </w:r>
      <w:r w:rsidRPr="0027485B">
        <w:rPr>
          <w:rFonts w:eastAsiaTheme="minorEastAsia"/>
          <w:lang w:val="en-US"/>
        </w:rPr>
        <w:t>median absolute deviation of the dataset</w:t>
      </w:r>
      <w:r>
        <w:rPr>
          <w:rFonts w:eastAsiaTheme="minorEastAsia"/>
          <w:lang w:val="en-US"/>
        </w:rPr>
        <w:t xml:space="preserve"> and (iii) a visual check of the data, removing outliers that we </w:t>
      </w:r>
      <w:r w:rsidR="00FB3BB3">
        <w:rPr>
          <w:rFonts w:eastAsiaTheme="minorEastAsia"/>
          <w:lang w:val="en-US"/>
        </w:rPr>
        <w:t xml:space="preserve">view as being deleterious to the interpretation. Shown in </w:t>
      </w:r>
      <w:r w:rsidR="00FB3BB3">
        <w:rPr>
          <w:rFonts w:eastAsiaTheme="minorEastAsia"/>
          <w:lang w:val="en-US"/>
        </w:rPr>
        <w:fldChar w:fldCharType="begin"/>
      </w:r>
      <w:r w:rsidR="00FB3BB3">
        <w:rPr>
          <w:rFonts w:eastAsiaTheme="minorEastAsia"/>
          <w:lang w:val="en-US"/>
        </w:rPr>
        <w:instrText xml:space="preserve"> REF _Ref134216595 \h </w:instrText>
      </w:r>
      <w:r w:rsidR="009C7DD6">
        <w:rPr>
          <w:rFonts w:eastAsiaTheme="minorEastAsia"/>
          <w:lang w:val="en-US"/>
        </w:rPr>
        <w:instrText xml:space="preserve"> \* MERGEFORMAT </w:instrText>
      </w:r>
      <w:r w:rsidR="00FB3BB3">
        <w:rPr>
          <w:rFonts w:eastAsiaTheme="minorEastAsia"/>
          <w:lang w:val="en-US"/>
        </w:rPr>
      </w:r>
      <w:r w:rsidR="00FB3BB3">
        <w:rPr>
          <w:rFonts w:eastAsiaTheme="minorEastAsia"/>
          <w:lang w:val="en-US"/>
        </w:rPr>
        <w:fldChar w:fldCharType="separate"/>
      </w:r>
      <w:ins w:id="560" w:author="Munish K" w:date="2024-03-29T11:28:00Z">
        <w:r w:rsidR="00742033" w:rsidRPr="00A94264">
          <w:t xml:space="preserve">Figure </w:t>
        </w:r>
        <w:r w:rsidR="00742033">
          <w:rPr>
            <w:noProof/>
          </w:rPr>
          <w:t>2</w:t>
        </w:r>
      </w:ins>
      <w:del w:id="561" w:author="Munish K" w:date="2024-03-28T23:08:00Z">
        <w:r w:rsidR="0028213D" w:rsidRPr="00A94264" w:rsidDel="00113AC7">
          <w:delText xml:space="preserve">Figure </w:delText>
        </w:r>
        <w:r w:rsidR="0028213D" w:rsidDel="00113AC7">
          <w:rPr>
            <w:noProof/>
          </w:rPr>
          <w:delText>2</w:delText>
        </w:r>
      </w:del>
      <w:r w:rsidR="00FB3BB3">
        <w:rPr>
          <w:rFonts w:eastAsiaTheme="minorEastAsia"/>
          <w:lang w:val="en-US"/>
        </w:rPr>
        <w:fldChar w:fldCharType="end"/>
      </w:r>
      <w:r w:rsidR="00FB3BB3">
        <w:rPr>
          <w:rFonts w:eastAsiaTheme="minorEastAsia"/>
          <w:lang w:val="en-US"/>
        </w:rPr>
        <w:t xml:space="preserve"> is an example of the impact that data cleaning has on the data quality. We see that our process has removed spikiness in the data and smoothed out some of the </w:t>
      </w:r>
      <w:r w:rsidR="00C3589D">
        <w:rPr>
          <w:rFonts w:eastAsiaTheme="minorEastAsia"/>
          <w:lang w:val="en-US"/>
        </w:rPr>
        <w:t>small</w:t>
      </w:r>
      <w:r w:rsidR="00CC75FC">
        <w:rPr>
          <w:rFonts w:eastAsiaTheme="minorEastAsia"/>
          <w:lang w:val="en-US"/>
        </w:rPr>
        <w:t>-</w:t>
      </w:r>
      <w:r w:rsidR="00C3589D">
        <w:rPr>
          <w:rFonts w:eastAsiaTheme="minorEastAsia"/>
          <w:lang w:val="en-US"/>
        </w:rPr>
        <w:t>scale</w:t>
      </w:r>
      <w:r w:rsidR="00FB3BB3">
        <w:rPr>
          <w:rFonts w:eastAsiaTheme="minorEastAsia"/>
          <w:lang w:val="en-US"/>
        </w:rPr>
        <w:t xml:space="preserve"> perturbations, resulting in a more manageable dynamic range.</w:t>
      </w:r>
    </w:p>
    <w:p w14:paraId="28D42912" w14:textId="77689EDF" w:rsidR="00046940" w:rsidRDefault="00046940" w:rsidP="009C7DD6"/>
    <w:p w14:paraId="7A818D80" w14:textId="54ED9428" w:rsidR="0027485B" w:rsidRDefault="0027485B" w:rsidP="009C7DD6">
      <w:r>
        <w:rPr>
          <w:noProof/>
        </w:rPr>
        <w:drawing>
          <wp:inline distT="0" distB="0" distL="0" distR="0" wp14:anchorId="1B90DFF1" wp14:editId="23060882">
            <wp:extent cx="6728460" cy="1609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77944" cy="1621551"/>
                    </a:xfrm>
                    <a:prstGeom prst="rect">
                      <a:avLst/>
                    </a:prstGeom>
                    <a:noFill/>
                  </pic:spPr>
                </pic:pic>
              </a:graphicData>
            </a:graphic>
          </wp:inline>
        </w:drawing>
      </w:r>
    </w:p>
    <w:p w14:paraId="3959B852" w14:textId="114AF490" w:rsidR="00FB3BB3" w:rsidRDefault="00FB3BB3" w:rsidP="009C7DD6">
      <w:pPr>
        <w:jc w:val="center"/>
      </w:pPr>
      <w:bookmarkStart w:id="562" w:name="_Ref134216595"/>
      <w:commentRangeStart w:id="563"/>
      <w:r w:rsidRPr="00A94264">
        <w:t>Figure</w:t>
      </w:r>
      <w:commentRangeEnd w:id="563"/>
      <w:r w:rsidR="00AF2192">
        <w:rPr>
          <w:rStyle w:val="CommentReference"/>
        </w:rPr>
        <w:commentReference w:id="563"/>
      </w:r>
      <w:r w:rsidRPr="00A94264">
        <w:t xml:space="preserve"> </w:t>
      </w:r>
      <w:r w:rsidRPr="00A94264">
        <w:fldChar w:fldCharType="begin"/>
      </w:r>
      <w:r w:rsidRPr="00A94264">
        <w:instrText xml:space="preserve"> SEQ Figure \* ARABIC </w:instrText>
      </w:r>
      <w:r w:rsidRPr="00A94264">
        <w:fldChar w:fldCharType="separate"/>
      </w:r>
      <w:r w:rsidR="00742033">
        <w:rPr>
          <w:noProof/>
        </w:rPr>
        <w:t>2</w:t>
      </w:r>
      <w:r w:rsidRPr="00A94264">
        <w:fldChar w:fldCharType="end"/>
      </w:r>
      <w:bookmarkEnd w:id="562"/>
      <w:r w:rsidRPr="00A94264">
        <w:t>:</w:t>
      </w:r>
      <w:r>
        <w:t xml:space="preserve"> An example of the measurement before (lower image) and after (upper image) data cleaning</w:t>
      </w:r>
    </w:p>
    <w:p w14:paraId="41191D32" w14:textId="77777777" w:rsidR="0027485B" w:rsidRDefault="0027485B" w:rsidP="009C7DD6"/>
    <w:p w14:paraId="0BB6F68B" w14:textId="6B3E2B84" w:rsidR="00E9765F" w:rsidRPr="00FC3592" w:rsidRDefault="00683F15" w:rsidP="009C7DD6">
      <w:pPr>
        <w:pStyle w:val="para1"/>
        <w:numPr>
          <w:ilvl w:val="0"/>
          <w:numId w:val="6"/>
        </w:numPr>
        <w:spacing w:line="480" w:lineRule="auto"/>
        <w:rPr>
          <w:i/>
          <w:u w:val="single"/>
          <w:lang w:val="en-AU"/>
        </w:rPr>
      </w:pPr>
      <w:r w:rsidRPr="00FC3592">
        <w:rPr>
          <w:i/>
          <w:u w:val="single"/>
          <w:lang w:val="en-AU"/>
        </w:rPr>
        <w:t xml:space="preserve">Machine Leaning Model Selection - </w:t>
      </w:r>
      <w:r w:rsidR="004371CB" w:rsidRPr="00FC3592">
        <w:rPr>
          <w:i/>
          <w:u w:val="single"/>
          <w:lang w:val="en-AU"/>
        </w:rPr>
        <w:t>Long Short-Term Memory (LSTM)</w:t>
      </w:r>
      <w:r w:rsidR="004C54E6" w:rsidRPr="00FC3592">
        <w:rPr>
          <w:i/>
          <w:u w:val="single"/>
          <w:lang w:val="en-AU"/>
        </w:rPr>
        <w:t xml:space="preserve"> vs. Autoregressive Integrated Moving Average (ARIMA)</w:t>
      </w:r>
    </w:p>
    <w:p w14:paraId="711B1AA4" w14:textId="0314D38E" w:rsidR="00FC3592" w:rsidRDefault="007A7349" w:rsidP="009C7DD6">
      <w:pPr>
        <w:pStyle w:val="para1"/>
        <w:spacing w:line="480" w:lineRule="auto"/>
        <w:rPr>
          <w:lang w:val="en-AU"/>
        </w:rPr>
      </w:pPr>
      <w:r>
        <w:rPr>
          <w:lang w:val="en-AU"/>
        </w:rPr>
        <w:t xml:space="preserve">In the </w:t>
      </w:r>
      <w:r w:rsidR="00FC3592">
        <w:rPr>
          <w:lang w:val="en-AU"/>
        </w:rPr>
        <w:t>choice of</w:t>
      </w:r>
      <w:r>
        <w:rPr>
          <w:lang w:val="en-AU"/>
        </w:rPr>
        <w:t xml:space="preserve"> ML model</w:t>
      </w:r>
      <w:r w:rsidR="00FC3592">
        <w:rPr>
          <w:lang w:val="en-AU"/>
        </w:rPr>
        <w:t xml:space="preserve"> to apply</w:t>
      </w:r>
      <w:r>
        <w:rPr>
          <w:lang w:val="en-AU"/>
        </w:rPr>
        <w:t xml:space="preserve">, we </w:t>
      </w:r>
      <w:r w:rsidR="00FC3592">
        <w:rPr>
          <w:lang w:val="en-AU"/>
        </w:rPr>
        <w:t>had to decide</w:t>
      </w:r>
      <w:r>
        <w:rPr>
          <w:lang w:val="en-AU"/>
        </w:rPr>
        <w:t xml:space="preserve"> between a </w:t>
      </w:r>
      <w:r w:rsidRPr="007A7349">
        <w:rPr>
          <w:lang w:val="en-AU"/>
        </w:rPr>
        <w:t xml:space="preserve">statistical </w:t>
      </w:r>
      <w:r w:rsidR="00B46F80" w:rsidRPr="007A7349">
        <w:rPr>
          <w:lang w:val="en-AU"/>
        </w:rPr>
        <w:t>approach</w:t>
      </w:r>
      <w:r w:rsidR="00FC3592">
        <w:rPr>
          <w:lang w:val="en-AU"/>
        </w:rPr>
        <w:t xml:space="preserve"> </w:t>
      </w:r>
      <w:r>
        <w:rPr>
          <w:lang w:val="en-AU"/>
        </w:rPr>
        <w:t>based on ARIMA</w:t>
      </w:r>
      <w:r w:rsidR="00EC44B7">
        <w:rPr>
          <w:lang w:val="en-AU"/>
        </w:rPr>
        <w:t>,</w:t>
      </w:r>
      <w:r>
        <w:rPr>
          <w:lang w:val="en-AU"/>
        </w:rPr>
        <w:t xml:space="preserve"> </w:t>
      </w:r>
      <w:r w:rsidR="00EC44B7">
        <w:rPr>
          <w:lang w:val="en-AU"/>
        </w:rPr>
        <w:t>or</w:t>
      </w:r>
      <w:r>
        <w:rPr>
          <w:lang w:val="en-AU"/>
        </w:rPr>
        <w:t xml:space="preserve"> </w:t>
      </w:r>
      <w:r w:rsidR="00EC44B7">
        <w:rPr>
          <w:lang w:val="en-AU"/>
        </w:rPr>
        <w:t xml:space="preserve">alternatively, </w:t>
      </w:r>
      <w:r w:rsidR="00FC3592">
        <w:rPr>
          <w:lang w:val="en-AU"/>
        </w:rPr>
        <w:t>the use of a</w:t>
      </w:r>
      <w:r>
        <w:rPr>
          <w:lang w:val="en-AU"/>
        </w:rPr>
        <w:t xml:space="preserve"> </w:t>
      </w:r>
      <w:r w:rsidRPr="00FC3592">
        <w:rPr>
          <w:lang w:val="en-AU"/>
        </w:rPr>
        <w:t>non-linear algorithm such as neural networks</w:t>
      </w:r>
      <w:r w:rsidR="00B46F80">
        <w:rPr>
          <w:lang w:val="en-AU"/>
        </w:rPr>
        <w:t xml:space="preserve"> (NN)</w:t>
      </w:r>
      <w:r w:rsidRPr="00FC3592">
        <w:rPr>
          <w:lang w:val="en-AU"/>
        </w:rPr>
        <w:t xml:space="preserve">. </w:t>
      </w:r>
      <w:r w:rsidR="00B46F80">
        <w:rPr>
          <w:lang w:val="en-AU"/>
        </w:rPr>
        <w:t xml:space="preserve">Many authors have </w:t>
      </w:r>
      <w:r w:rsidR="00FC35D8">
        <w:rPr>
          <w:lang w:val="en-AU"/>
        </w:rPr>
        <w:t>investigated</w:t>
      </w:r>
      <w:r w:rsidR="00B46F80">
        <w:rPr>
          <w:lang w:val="en-AU"/>
        </w:rPr>
        <w:t xml:space="preserve"> comparing such methods </w:t>
      </w:r>
      <w:r w:rsidR="007871FE">
        <w:rPr>
          <w:lang w:val="en-AU"/>
        </w:rPr>
        <w:t xml:space="preserve">and </w:t>
      </w:r>
      <w:r w:rsidR="00B46F80">
        <w:rPr>
          <w:lang w:val="en-AU"/>
        </w:rPr>
        <w:t>in various fields. What we noted from our review of the work was there was a general agreement that approaches like ARIMA would not only require less inputs, but would be less of a “black-box”</w:t>
      </w:r>
      <w:r w:rsidR="00A443AB">
        <w:rPr>
          <w:lang w:val="en-AU"/>
        </w:rPr>
        <w:t xml:space="preserve">, </w:t>
      </w:r>
      <w:r w:rsidR="00B46F80">
        <w:rPr>
          <w:lang w:val="en-AU"/>
        </w:rPr>
        <w:t>which NN</w:t>
      </w:r>
      <w:r w:rsidR="00A443AB">
        <w:rPr>
          <w:lang w:val="en-AU"/>
        </w:rPr>
        <w:t>s</w:t>
      </w:r>
      <w:r w:rsidR="00B46F80">
        <w:rPr>
          <w:lang w:val="en-AU"/>
        </w:rPr>
        <w:t xml:space="preserve"> are known to be </w:t>
      </w:r>
      <w:sdt>
        <w:sdtPr>
          <w:rPr>
            <w:lang w:val="en-AU"/>
          </w:rPr>
          <w:id w:val="-747505069"/>
          <w:citation/>
        </w:sdtPr>
        <w:sdtEndPr/>
        <w:sdtContent>
          <w:r w:rsidR="00B46F80">
            <w:rPr>
              <w:lang w:val="en-AU"/>
            </w:rPr>
            <w:fldChar w:fldCharType="begin"/>
          </w:r>
          <w:r w:rsidR="00B46F80">
            <w:instrText xml:space="preserve"> CITATION Als19 \l 1033  \m Sia18</w:instrText>
          </w:r>
          <w:r w:rsidR="00EC44B7">
            <w:instrText xml:space="preserve"> \m Lud19</w:instrText>
          </w:r>
          <w:r w:rsidR="00B46F80">
            <w:rPr>
              <w:lang w:val="en-AU"/>
            </w:rPr>
            <w:fldChar w:fldCharType="separate"/>
          </w:r>
          <w:r w:rsidR="004871D2">
            <w:rPr>
              <w:noProof/>
            </w:rPr>
            <w:t>[29, 30, 31]</w:t>
          </w:r>
          <w:r w:rsidR="00B46F80">
            <w:rPr>
              <w:lang w:val="en-AU"/>
            </w:rPr>
            <w:fldChar w:fldCharType="end"/>
          </w:r>
        </w:sdtContent>
      </w:sdt>
      <w:r w:rsidR="00B46F80">
        <w:rPr>
          <w:lang w:val="en-AU"/>
        </w:rPr>
        <w:t>.</w:t>
      </w:r>
    </w:p>
    <w:p w14:paraId="40CC4A9C" w14:textId="77777777" w:rsidR="00FC3592" w:rsidRDefault="00FC3592" w:rsidP="009C7DD6">
      <w:pPr>
        <w:pStyle w:val="para1"/>
        <w:spacing w:line="480" w:lineRule="auto"/>
        <w:rPr>
          <w:lang w:val="en-AU"/>
        </w:rPr>
      </w:pPr>
    </w:p>
    <w:p w14:paraId="048D0C1B" w14:textId="556BF4E3" w:rsidR="00FC3592" w:rsidRDefault="00FC3592" w:rsidP="009C7DD6">
      <w:pPr>
        <w:pStyle w:val="para1"/>
        <w:spacing w:line="480" w:lineRule="auto"/>
        <w:rPr>
          <w:lang w:val="en-AU"/>
        </w:rPr>
      </w:pPr>
      <w:r>
        <w:rPr>
          <w:lang w:val="en-AU"/>
        </w:rPr>
        <w:t>ARIMA has been applied by previous authors to forecast</w:t>
      </w:r>
      <w:r w:rsidR="00A443AB">
        <w:rPr>
          <w:lang w:val="en-AU"/>
        </w:rPr>
        <w:t xml:space="preserve"> oil</w:t>
      </w:r>
      <w:r>
        <w:rPr>
          <w:lang w:val="en-AU"/>
        </w:rPr>
        <w:t xml:space="preserve"> production data </w:t>
      </w:r>
      <w:sdt>
        <w:sdtPr>
          <w:rPr>
            <w:lang w:val="en-AU"/>
          </w:rPr>
          <w:id w:val="1849745479"/>
          <w:citation/>
        </w:sdtPr>
        <w:sdtEndPr/>
        <w:sdtContent>
          <w:r>
            <w:rPr>
              <w:lang w:val="en-AU"/>
            </w:rPr>
            <w:fldChar w:fldCharType="begin"/>
          </w:r>
          <w:r>
            <w:instrText xml:space="preserve">CITATION NIn22 \l 1033 </w:instrText>
          </w:r>
          <w:r>
            <w:rPr>
              <w:lang w:val="en-AU"/>
            </w:rPr>
            <w:fldChar w:fldCharType="separate"/>
          </w:r>
          <w:r w:rsidR="004871D2">
            <w:rPr>
              <w:noProof/>
            </w:rPr>
            <w:t>[32]</w:t>
          </w:r>
          <w:r>
            <w:rPr>
              <w:lang w:val="en-AU"/>
            </w:rPr>
            <w:fldChar w:fldCharType="end"/>
          </w:r>
        </w:sdtContent>
      </w:sdt>
      <w:r>
        <w:rPr>
          <w:lang w:val="en-AU"/>
        </w:rPr>
        <w:t>. The “autoregressive”</w:t>
      </w:r>
      <w:r w:rsidRPr="004C54E6">
        <w:rPr>
          <w:lang w:val="en-AU"/>
        </w:rPr>
        <w:t xml:space="preserve"> </w:t>
      </w:r>
      <w:r>
        <w:rPr>
          <w:lang w:val="en-AU"/>
        </w:rPr>
        <w:t xml:space="preserve">piece of ARIMA </w:t>
      </w:r>
      <w:r w:rsidRPr="004C54E6">
        <w:rPr>
          <w:lang w:val="en-AU"/>
        </w:rPr>
        <w:t xml:space="preserve">deals with finding a correlation between a specific value and a prior/lagged value, essentially </w:t>
      </w:r>
      <w:r w:rsidRPr="004C54E6">
        <w:rPr>
          <w:lang w:val="en-AU"/>
        </w:rPr>
        <w:lastRenderedPageBreak/>
        <w:t>seeing if a variable</w:t>
      </w:r>
      <w:r>
        <w:rPr>
          <w:lang w:val="en-AU"/>
        </w:rPr>
        <w:t xml:space="preserve"> </w:t>
      </w:r>
      <w:r w:rsidRPr="004C54E6">
        <w:rPr>
          <w:lang w:val="en-AU"/>
        </w:rPr>
        <w:t>has any correlation to its past values.</w:t>
      </w:r>
      <w:r>
        <w:rPr>
          <w:lang w:val="en-AU"/>
        </w:rPr>
        <w:t xml:space="preserve"> The “i</w:t>
      </w:r>
      <w:r w:rsidRPr="004C54E6">
        <w:rPr>
          <w:lang w:val="en-AU"/>
        </w:rPr>
        <w:t>ntegrated</w:t>
      </w:r>
      <w:r>
        <w:rPr>
          <w:lang w:val="en-AU"/>
        </w:rPr>
        <w:t xml:space="preserve">” piece </w:t>
      </w:r>
      <w:r w:rsidRPr="004C54E6">
        <w:rPr>
          <w:lang w:val="en-AU"/>
        </w:rPr>
        <w:t>deals with making data stationary, essentially ensuring that properties of the data</w:t>
      </w:r>
      <w:r>
        <w:rPr>
          <w:lang w:val="en-AU"/>
        </w:rPr>
        <w:t xml:space="preserve"> (</w:t>
      </w:r>
      <w:r w:rsidRPr="004C54E6">
        <w:rPr>
          <w:lang w:val="en-AU"/>
        </w:rPr>
        <w:t>such as mean and variance</w:t>
      </w:r>
      <w:r>
        <w:rPr>
          <w:lang w:val="en-AU"/>
        </w:rPr>
        <w:t>)</w:t>
      </w:r>
      <w:r w:rsidRPr="004C54E6">
        <w:rPr>
          <w:lang w:val="en-AU"/>
        </w:rPr>
        <w:t>, are constant over time.</w:t>
      </w:r>
      <w:r>
        <w:rPr>
          <w:lang w:val="en-AU"/>
        </w:rPr>
        <w:t xml:space="preserve"> The “m</w:t>
      </w:r>
      <w:r w:rsidRPr="004C54E6">
        <w:rPr>
          <w:lang w:val="en-AU"/>
        </w:rPr>
        <w:t xml:space="preserve">oving </w:t>
      </w:r>
      <w:r>
        <w:rPr>
          <w:lang w:val="en-AU"/>
        </w:rPr>
        <w:t>a</w:t>
      </w:r>
      <w:r w:rsidRPr="004C54E6">
        <w:rPr>
          <w:lang w:val="en-AU"/>
        </w:rPr>
        <w:t>verage</w:t>
      </w:r>
      <w:r>
        <w:rPr>
          <w:lang w:val="en-AU"/>
        </w:rPr>
        <w:t>” piece of</w:t>
      </w:r>
      <w:r w:rsidRPr="004C54E6">
        <w:rPr>
          <w:lang w:val="en-AU"/>
        </w:rPr>
        <w:t xml:space="preserve"> </w:t>
      </w:r>
      <w:r>
        <w:rPr>
          <w:lang w:val="en-AU"/>
        </w:rPr>
        <w:t>the</w:t>
      </w:r>
      <w:r w:rsidRPr="004C54E6">
        <w:rPr>
          <w:lang w:val="en-AU"/>
        </w:rPr>
        <w:t xml:space="preserve"> model finds the dependency between a specific value, and the error from a moving average model applied to previous values.</w:t>
      </w:r>
      <w:r>
        <w:rPr>
          <w:lang w:val="en-AU"/>
        </w:rPr>
        <w:t xml:space="preserve"> </w:t>
      </w:r>
      <w:r w:rsidRPr="004C54E6">
        <w:rPr>
          <w:lang w:val="en-AU"/>
        </w:rPr>
        <w:t xml:space="preserve">ARIMA models are </w:t>
      </w:r>
      <w:r>
        <w:rPr>
          <w:lang w:val="en-AU"/>
        </w:rPr>
        <w:t xml:space="preserve">therefore </w:t>
      </w:r>
      <w:r w:rsidRPr="004C54E6">
        <w:rPr>
          <w:lang w:val="en-AU"/>
        </w:rPr>
        <w:t xml:space="preserve">useful in forecasting time series data and </w:t>
      </w:r>
      <w:r>
        <w:rPr>
          <w:lang w:val="en-AU"/>
        </w:rPr>
        <w:t>are</w:t>
      </w:r>
      <w:r w:rsidRPr="004C54E6">
        <w:rPr>
          <w:lang w:val="en-AU"/>
        </w:rPr>
        <w:t xml:space="preserve"> especially useful when trying to predict time series data that is non-stationary.</w:t>
      </w:r>
      <w:r>
        <w:rPr>
          <w:lang w:val="en-AU"/>
        </w:rPr>
        <w:t xml:space="preserve"> </w:t>
      </w:r>
      <w:r w:rsidR="00A443AB">
        <w:rPr>
          <w:lang w:val="en-AU"/>
        </w:rPr>
        <w:t xml:space="preserve">While </w:t>
      </w:r>
      <w:r w:rsidR="00B46F80">
        <w:rPr>
          <w:lang w:val="en-AU"/>
        </w:rPr>
        <w:t>Ning et al observed that A</w:t>
      </w:r>
      <w:r w:rsidR="00B46F80" w:rsidRPr="00B46F80">
        <w:rPr>
          <w:lang w:val="en-AU"/>
        </w:rPr>
        <w:t xml:space="preserve">RIMA </w:t>
      </w:r>
      <w:r w:rsidR="00B46F80">
        <w:rPr>
          <w:lang w:val="en-AU"/>
        </w:rPr>
        <w:t>was</w:t>
      </w:r>
      <w:r w:rsidR="00B46F80" w:rsidRPr="00B46F80">
        <w:rPr>
          <w:lang w:val="en-AU"/>
        </w:rPr>
        <w:t xml:space="preserve"> robust in predicting </w:t>
      </w:r>
      <w:r w:rsidR="00B46F80">
        <w:rPr>
          <w:lang w:val="en-AU"/>
        </w:rPr>
        <w:t xml:space="preserve">rates of </w:t>
      </w:r>
      <w:r w:rsidR="00B46F80" w:rsidRPr="00B46F80">
        <w:rPr>
          <w:lang w:val="en-AU"/>
        </w:rPr>
        <w:t>oil production</w:t>
      </w:r>
      <w:r w:rsidR="00B46F80">
        <w:rPr>
          <w:lang w:val="en-AU"/>
        </w:rPr>
        <w:t xml:space="preserve"> across</w:t>
      </w:r>
      <w:r w:rsidR="00B46F80" w:rsidRPr="00B46F80">
        <w:rPr>
          <w:lang w:val="en-AU"/>
        </w:rPr>
        <w:t xml:space="preserve"> wells</w:t>
      </w:r>
      <w:r w:rsidR="00A443AB">
        <w:rPr>
          <w:lang w:val="en-AU"/>
        </w:rPr>
        <w:t>,</w:t>
      </w:r>
      <w:r>
        <w:rPr>
          <w:lang w:val="en-AU"/>
        </w:rPr>
        <w:t xml:space="preserve"> our review of </w:t>
      </w:r>
      <w:r w:rsidRPr="00F17842">
        <w:rPr>
          <w:lang w:val="en-AU"/>
        </w:rPr>
        <w:t xml:space="preserve">ARIMA </w:t>
      </w:r>
      <w:r>
        <w:rPr>
          <w:lang w:val="en-AU"/>
        </w:rPr>
        <w:t xml:space="preserve">models being </w:t>
      </w:r>
      <w:r w:rsidRPr="00F17842">
        <w:rPr>
          <w:lang w:val="en-AU"/>
        </w:rPr>
        <w:t xml:space="preserve">produced </w:t>
      </w:r>
      <w:r>
        <w:rPr>
          <w:lang w:val="en-AU"/>
        </w:rPr>
        <w:t xml:space="preserve">with </w:t>
      </w:r>
      <w:r w:rsidRPr="00F17842">
        <w:rPr>
          <w:lang w:val="en-AU"/>
        </w:rPr>
        <w:t xml:space="preserve">high </w:t>
      </w:r>
      <w:r>
        <w:rPr>
          <w:lang w:val="en-AU"/>
        </w:rPr>
        <w:t xml:space="preserve">frequency data, where </w:t>
      </w:r>
      <w:r w:rsidRPr="00F17842">
        <w:rPr>
          <w:lang w:val="en-AU"/>
        </w:rPr>
        <w:t xml:space="preserve">accuracy </w:t>
      </w:r>
      <w:r>
        <w:rPr>
          <w:lang w:val="en-AU"/>
        </w:rPr>
        <w:t xml:space="preserve">on an hourly basis </w:t>
      </w:r>
      <w:r w:rsidR="00A443AB">
        <w:rPr>
          <w:lang w:val="en-AU"/>
        </w:rPr>
        <w:t>was</w:t>
      </w:r>
      <w:r>
        <w:rPr>
          <w:lang w:val="en-AU"/>
        </w:rPr>
        <w:t xml:space="preserve"> important</w:t>
      </w:r>
      <w:r w:rsidRPr="00F17842">
        <w:rPr>
          <w:lang w:val="en-AU"/>
        </w:rPr>
        <w:t xml:space="preserve">, </w:t>
      </w:r>
      <w:r w:rsidR="00A443AB">
        <w:rPr>
          <w:lang w:val="en-AU"/>
        </w:rPr>
        <w:t>found</w:t>
      </w:r>
      <w:r w:rsidRPr="00F17842">
        <w:rPr>
          <w:lang w:val="en-AU"/>
        </w:rPr>
        <w:t xml:space="preserve"> that the error rate compounds significantly when the forecasting horizon is extended beyond a day</w:t>
      </w:r>
      <w:r>
        <w:rPr>
          <w:lang w:val="en-AU"/>
        </w:rPr>
        <w:t xml:space="preserve"> </w:t>
      </w:r>
      <w:sdt>
        <w:sdtPr>
          <w:rPr>
            <w:lang w:val="en-AU"/>
          </w:rPr>
          <w:id w:val="202140646"/>
          <w:citation/>
        </w:sdtPr>
        <w:sdtEndPr/>
        <w:sdtContent>
          <w:r>
            <w:rPr>
              <w:lang w:val="en-AU"/>
            </w:rPr>
            <w:fldChar w:fldCharType="begin"/>
          </w:r>
          <w:r>
            <w:instrText xml:space="preserve"> CITATION Par22 \l 1033 </w:instrText>
          </w:r>
          <w:r>
            <w:rPr>
              <w:lang w:val="en-AU"/>
            </w:rPr>
            <w:fldChar w:fldCharType="separate"/>
          </w:r>
          <w:r w:rsidR="004871D2">
            <w:rPr>
              <w:noProof/>
            </w:rPr>
            <w:t>[33]</w:t>
          </w:r>
          <w:r>
            <w:rPr>
              <w:lang w:val="en-AU"/>
            </w:rPr>
            <w:fldChar w:fldCharType="end"/>
          </w:r>
        </w:sdtContent>
      </w:sdt>
      <w:r>
        <w:rPr>
          <w:lang w:val="en-AU"/>
        </w:rPr>
        <w:t xml:space="preserve">. </w:t>
      </w:r>
    </w:p>
    <w:p w14:paraId="74731528" w14:textId="77777777" w:rsidR="00A443AB" w:rsidRDefault="00A443AB" w:rsidP="009C7DD6">
      <w:pPr>
        <w:pStyle w:val="BodyText"/>
        <w:ind w:firstLine="288"/>
        <w:rPr>
          <w:rFonts w:eastAsia="Times New Roman"/>
          <w:szCs w:val="20"/>
          <w:lang w:val="en-AU"/>
        </w:rPr>
      </w:pPr>
    </w:p>
    <w:p w14:paraId="45E667AA" w14:textId="3E9BD11F" w:rsidR="00A443AB" w:rsidRDefault="00A443AB" w:rsidP="009C7DD6">
      <w:pPr>
        <w:pStyle w:val="BodyText"/>
        <w:ind w:firstLine="288"/>
        <w:rPr>
          <w:rFonts w:eastAsia="Times New Roman"/>
          <w:szCs w:val="20"/>
          <w:lang w:val="en-AU"/>
        </w:rPr>
      </w:pPr>
      <w:r w:rsidRPr="00A443AB">
        <w:rPr>
          <w:rFonts w:eastAsia="Times New Roman"/>
          <w:szCs w:val="20"/>
          <w:lang w:val="en-AU"/>
        </w:rPr>
        <w:t xml:space="preserve">LSTM is a type of </w:t>
      </w:r>
      <w:r w:rsidR="00B30B84">
        <w:rPr>
          <w:rFonts w:eastAsia="Times New Roman"/>
          <w:szCs w:val="20"/>
          <w:lang w:val="en-AU"/>
        </w:rPr>
        <w:t xml:space="preserve">recurrent </w:t>
      </w:r>
      <w:r w:rsidRPr="00A443AB">
        <w:rPr>
          <w:rFonts w:eastAsia="Times New Roman"/>
          <w:szCs w:val="20"/>
          <w:lang w:val="en-AU"/>
        </w:rPr>
        <w:t>NN which uses useful patterns from sequential data to provide accurate forecasts</w:t>
      </w:r>
      <w:r>
        <w:rPr>
          <w:rFonts w:eastAsia="Times New Roman"/>
          <w:szCs w:val="20"/>
          <w:lang w:val="en-AU"/>
        </w:rPr>
        <w:t xml:space="preserve"> </w:t>
      </w:r>
      <w:sdt>
        <w:sdtPr>
          <w:rPr>
            <w:rFonts w:eastAsia="Times New Roman"/>
            <w:szCs w:val="20"/>
            <w:lang w:val="en-AU"/>
          </w:rPr>
          <w:id w:val="2066293665"/>
          <w:citation/>
        </w:sdtPr>
        <w:sdtEndPr/>
        <w:sdtContent>
          <w:r>
            <w:rPr>
              <w:rFonts w:eastAsia="Times New Roman"/>
              <w:szCs w:val="20"/>
              <w:lang w:val="en-AU"/>
            </w:rPr>
            <w:fldChar w:fldCharType="begin"/>
          </w:r>
          <w:r>
            <w:rPr>
              <w:rFonts w:eastAsia="Times New Roman"/>
              <w:szCs w:val="20"/>
              <w:lang w:val="en-US"/>
            </w:rPr>
            <w:instrText xml:space="preserve"> CITATION Ibr22 \l 1033 </w:instrText>
          </w:r>
          <w:r>
            <w:rPr>
              <w:rFonts w:eastAsia="Times New Roman"/>
              <w:szCs w:val="20"/>
              <w:lang w:val="en-AU"/>
            </w:rPr>
            <w:fldChar w:fldCharType="separate"/>
          </w:r>
          <w:r w:rsidR="004871D2" w:rsidRPr="004871D2">
            <w:rPr>
              <w:rFonts w:eastAsia="Times New Roman"/>
              <w:noProof/>
              <w:szCs w:val="20"/>
              <w:lang w:val="en-US"/>
            </w:rPr>
            <w:t>[22]</w:t>
          </w:r>
          <w:r>
            <w:rPr>
              <w:rFonts w:eastAsia="Times New Roman"/>
              <w:szCs w:val="20"/>
              <w:lang w:val="en-AU"/>
            </w:rPr>
            <w:fldChar w:fldCharType="end"/>
          </w:r>
        </w:sdtContent>
      </w:sdt>
      <w:r>
        <w:rPr>
          <w:rFonts w:eastAsia="Times New Roman"/>
          <w:szCs w:val="20"/>
          <w:lang w:val="en-AU"/>
        </w:rPr>
        <w:t xml:space="preserve">. It learns </w:t>
      </w:r>
      <w:r w:rsidRPr="00A443AB">
        <w:rPr>
          <w:rFonts w:eastAsia="Times New Roman"/>
          <w:szCs w:val="20"/>
          <w:lang w:val="en-AU"/>
        </w:rPr>
        <w:t>from previous outputs to provide better results the following time</w:t>
      </w:r>
      <w:r w:rsidR="00DC25D0">
        <w:rPr>
          <w:rFonts w:eastAsia="Times New Roman"/>
          <w:szCs w:val="20"/>
          <w:lang w:val="en-AU"/>
        </w:rPr>
        <w:t>. A t</w:t>
      </w:r>
      <w:r w:rsidRPr="00A443AB">
        <w:rPr>
          <w:rFonts w:eastAsia="Times New Roman"/>
          <w:szCs w:val="20"/>
          <w:lang w:val="en-AU"/>
        </w:rPr>
        <w:t>ypical LSTM has 3 layers</w:t>
      </w:r>
      <w:r w:rsidR="00DC25D0">
        <w:rPr>
          <w:rFonts w:eastAsia="Times New Roman"/>
          <w:szCs w:val="20"/>
          <w:lang w:val="en-AU"/>
        </w:rPr>
        <w:t xml:space="preserve"> (</w:t>
      </w:r>
      <w:proofErr w:type="spellStart"/>
      <w:r w:rsidR="00DC25D0">
        <w:rPr>
          <w:rFonts w:eastAsia="Times New Roman"/>
          <w:szCs w:val="20"/>
          <w:lang w:val="en-AU"/>
        </w:rPr>
        <w:t>i</w:t>
      </w:r>
      <w:proofErr w:type="spellEnd"/>
      <w:r w:rsidR="00DC25D0">
        <w:rPr>
          <w:rFonts w:eastAsia="Times New Roman"/>
          <w:szCs w:val="20"/>
          <w:lang w:val="en-AU"/>
        </w:rPr>
        <w:t>) an i</w:t>
      </w:r>
      <w:r w:rsidRPr="00A443AB">
        <w:rPr>
          <w:rFonts w:eastAsia="Times New Roman"/>
          <w:szCs w:val="20"/>
          <w:lang w:val="en-AU"/>
        </w:rPr>
        <w:t xml:space="preserve">nput gate which assigns weights based on the significance of different variables, </w:t>
      </w:r>
      <w:r w:rsidR="00DC25D0">
        <w:rPr>
          <w:rFonts w:eastAsia="Times New Roman"/>
          <w:szCs w:val="20"/>
          <w:lang w:val="en-AU"/>
        </w:rPr>
        <w:t>(</w:t>
      </w:r>
      <w:r w:rsidR="006C07D9">
        <w:rPr>
          <w:rFonts w:eastAsia="Times New Roman"/>
          <w:szCs w:val="20"/>
          <w:lang w:val="en-AU"/>
        </w:rPr>
        <w:t>ii</w:t>
      </w:r>
      <w:r w:rsidR="00DC25D0">
        <w:rPr>
          <w:rFonts w:eastAsia="Times New Roman"/>
          <w:szCs w:val="20"/>
          <w:lang w:val="en-AU"/>
        </w:rPr>
        <w:t>) a f</w:t>
      </w:r>
      <w:r w:rsidRPr="00A443AB">
        <w:rPr>
          <w:rFonts w:eastAsia="Times New Roman"/>
          <w:szCs w:val="20"/>
          <w:lang w:val="en-AU"/>
        </w:rPr>
        <w:t xml:space="preserve">orget gate to retain only useful information, and </w:t>
      </w:r>
      <w:r w:rsidR="00DC25D0">
        <w:rPr>
          <w:rFonts w:eastAsia="Times New Roman"/>
          <w:szCs w:val="20"/>
          <w:lang w:val="en-AU"/>
        </w:rPr>
        <w:t>(</w:t>
      </w:r>
      <w:r w:rsidR="006C07D9">
        <w:rPr>
          <w:rFonts w:eastAsia="Times New Roman"/>
          <w:szCs w:val="20"/>
          <w:lang w:val="en-AU"/>
        </w:rPr>
        <w:t>iii</w:t>
      </w:r>
      <w:r w:rsidR="00DC25D0">
        <w:rPr>
          <w:rFonts w:eastAsia="Times New Roman"/>
          <w:szCs w:val="20"/>
          <w:lang w:val="en-AU"/>
        </w:rPr>
        <w:t>) an o</w:t>
      </w:r>
      <w:r w:rsidRPr="00A443AB">
        <w:rPr>
          <w:rFonts w:eastAsia="Times New Roman"/>
          <w:szCs w:val="20"/>
          <w:lang w:val="en-AU"/>
        </w:rPr>
        <w:t>utput gate which manages the information flow</w:t>
      </w:r>
      <w:r w:rsidR="00DC25D0">
        <w:rPr>
          <w:rFonts w:eastAsia="Times New Roman"/>
          <w:szCs w:val="20"/>
          <w:lang w:val="en-AU"/>
        </w:rPr>
        <w:t xml:space="preserve">. </w:t>
      </w:r>
      <w:r w:rsidRPr="00A443AB">
        <w:rPr>
          <w:rFonts w:eastAsia="Times New Roman"/>
          <w:szCs w:val="20"/>
          <w:lang w:val="en-AU"/>
        </w:rPr>
        <w:t xml:space="preserve">LSTM holds a memory cell </w:t>
      </w:r>
      <w:r w:rsidR="00CF39BB">
        <w:rPr>
          <w:rFonts w:eastAsia="Times New Roman"/>
          <w:szCs w:val="20"/>
          <w:lang w:val="en-AU"/>
        </w:rPr>
        <w:t xml:space="preserve">(known as a cell state) </w:t>
      </w:r>
      <w:r w:rsidRPr="00A443AB">
        <w:rPr>
          <w:rFonts w:eastAsia="Times New Roman"/>
          <w:szCs w:val="20"/>
          <w:lang w:val="en-AU"/>
        </w:rPr>
        <w:t>which retains captured information over longer time periods and preserves useful constituents using its input and forget gates, hence avoiding the vanishing gradient issue associated with traditional NNs</w:t>
      </w:r>
      <w:r w:rsidR="00DC25D0">
        <w:rPr>
          <w:rFonts w:eastAsia="Times New Roman"/>
          <w:szCs w:val="20"/>
          <w:lang w:val="en-AU"/>
        </w:rPr>
        <w:t xml:space="preserve">. </w:t>
      </w:r>
      <w:r w:rsidR="006C07D9">
        <w:rPr>
          <w:rFonts w:eastAsia="Times New Roman"/>
          <w:szCs w:val="20"/>
          <w:lang w:val="en-AU"/>
        </w:rPr>
        <w:t xml:space="preserve">LSTMs are particularly useful for non-linear problems where there does not appear to be </w:t>
      </w:r>
      <w:r w:rsidR="006C07D9" w:rsidRPr="006C07D9">
        <w:rPr>
          <w:rFonts w:eastAsia="Times New Roman"/>
          <w:szCs w:val="20"/>
          <w:lang w:val="en-AU"/>
        </w:rPr>
        <w:t>strict mathematical relationships between variables</w:t>
      </w:r>
      <w:r w:rsidR="006C07D9">
        <w:rPr>
          <w:rFonts w:eastAsia="Times New Roman"/>
          <w:szCs w:val="20"/>
          <w:lang w:val="en-AU"/>
        </w:rPr>
        <w:t xml:space="preserve">. </w:t>
      </w:r>
      <w:ins w:id="564" w:author="Munish K" w:date="2024-03-29T09:54:00Z">
        <w:r w:rsidR="00580B7D">
          <w:rPr>
            <w:rFonts w:eastAsia="Times New Roman"/>
            <w:szCs w:val="20"/>
            <w:lang w:val="en-AU"/>
          </w:rPr>
          <w:t xml:space="preserve">Unlike recurrent </w:t>
        </w:r>
      </w:ins>
      <w:ins w:id="565" w:author="Munish K" w:date="2024-03-29T10:09:00Z">
        <w:r w:rsidR="00F737EB">
          <w:rPr>
            <w:rFonts w:eastAsia="Times New Roman"/>
            <w:szCs w:val="20"/>
            <w:lang w:val="en-AU"/>
          </w:rPr>
          <w:t>NNs</w:t>
        </w:r>
      </w:ins>
      <w:ins w:id="566" w:author="Munish K" w:date="2024-03-29T09:54:00Z">
        <w:r w:rsidR="00580B7D">
          <w:rPr>
            <w:rFonts w:eastAsia="Times New Roman"/>
            <w:szCs w:val="20"/>
            <w:lang w:val="en-AU"/>
          </w:rPr>
          <w:t xml:space="preserve">, LSTMs </w:t>
        </w:r>
      </w:ins>
      <w:ins w:id="567" w:author="Munish K" w:date="2024-03-29T10:08:00Z">
        <w:r w:rsidR="00F737EB">
          <w:rPr>
            <w:rFonts w:eastAsia="Times New Roman"/>
            <w:szCs w:val="20"/>
            <w:lang w:val="en-AU"/>
          </w:rPr>
          <w:t>are able</w:t>
        </w:r>
      </w:ins>
      <w:ins w:id="568" w:author="Munish K" w:date="2024-03-29T09:54:00Z">
        <w:r w:rsidR="00580B7D">
          <w:rPr>
            <w:rFonts w:eastAsia="Times New Roman"/>
            <w:szCs w:val="20"/>
            <w:lang w:val="en-AU"/>
          </w:rPr>
          <w:t xml:space="preserve"> </w:t>
        </w:r>
      </w:ins>
      <w:ins w:id="569" w:author="Munish K" w:date="2024-03-29T10:08:00Z">
        <w:r w:rsidR="00F737EB">
          <w:rPr>
            <w:rFonts w:eastAsia="Times New Roman"/>
            <w:szCs w:val="20"/>
            <w:lang w:val="en-AU"/>
          </w:rPr>
          <w:t>to account for</w:t>
        </w:r>
      </w:ins>
      <w:ins w:id="570" w:author="Munish K" w:date="2024-03-29T09:54:00Z">
        <w:r w:rsidR="00580B7D">
          <w:rPr>
            <w:rFonts w:eastAsia="Times New Roman"/>
            <w:szCs w:val="20"/>
            <w:lang w:val="en-AU"/>
          </w:rPr>
          <w:t xml:space="preserve"> long-term temporal </w:t>
        </w:r>
      </w:ins>
      <w:ins w:id="571" w:author="Munish K" w:date="2024-03-29T09:55:00Z">
        <w:r w:rsidR="00580B7D">
          <w:rPr>
            <w:rFonts w:eastAsia="Times New Roman"/>
            <w:szCs w:val="20"/>
            <w:lang w:val="en-AU"/>
          </w:rPr>
          <w:t xml:space="preserve">effects without </w:t>
        </w:r>
      </w:ins>
      <w:ins w:id="572" w:author="Munish K" w:date="2024-03-29T09:56:00Z">
        <w:r w:rsidR="00291D0E">
          <w:rPr>
            <w:rFonts w:eastAsia="Times New Roman"/>
            <w:szCs w:val="20"/>
            <w:lang w:val="en-AU"/>
          </w:rPr>
          <w:t>encountering optimisation hurdles</w:t>
        </w:r>
      </w:ins>
      <w:ins w:id="573" w:author="Munish K" w:date="2024-03-29T10:08:00Z">
        <w:r w:rsidR="00F737EB">
          <w:rPr>
            <w:rFonts w:eastAsia="Times New Roman"/>
            <w:szCs w:val="20"/>
            <w:lang w:val="en-AU"/>
          </w:rPr>
          <w:t xml:space="preserve"> </w:t>
        </w:r>
      </w:ins>
      <w:ins w:id="574" w:author="Munish K" w:date="2024-03-29T09:58:00Z">
        <w:r w:rsidR="00291D0E">
          <w:rPr>
            <w:rFonts w:eastAsia="Times New Roman"/>
            <w:szCs w:val="20"/>
            <w:lang w:val="en-AU"/>
          </w:rPr>
          <w:t>like vanishing gradients</w:t>
        </w:r>
      </w:ins>
      <w:ins w:id="575" w:author="Munish K" w:date="2024-03-29T09:59:00Z">
        <w:r w:rsidR="00291D0E">
          <w:rPr>
            <w:rFonts w:eastAsia="Times New Roman"/>
            <w:szCs w:val="20"/>
            <w:lang w:val="en-AU"/>
          </w:rPr>
          <w:t xml:space="preserve"> </w:t>
        </w:r>
      </w:ins>
      <w:customXmlInsRangeStart w:id="576" w:author="Munish K" w:date="2024-03-29T11:03:00Z"/>
      <w:sdt>
        <w:sdtPr>
          <w:rPr>
            <w:rFonts w:eastAsia="Times New Roman"/>
            <w:szCs w:val="20"/>
            <w:lang w:val="en-AU"/>
          </w:rPr>
          <w:id w:val="1968244980"/>
          <w:citation/>
        </w:sdtPr>
        <w:sdtEndPr/>
        <w:sdtContent>
          <w:customXmlInsRangeEnd w:id="576"/>
          <w:ins w:id="577" w:author="Munish K" w:date="2024-03-29T11:03:00Z">
            <w:r w:rsidR="00D865B6">
              <w:rPr>
                <w:rFonts w:eastAsia="Times New Roman"/>
                <w:szCs w:val="20"/>
                <w:lang w:val="en-AU"/>
              </w:rPr>
              <w:fldChar w:fldCharType="begin"/>
            </w:r>
            <w:r w:rsidR="00D865B6">
              <w:rPr>
                <w:rFonts w:eastAsia="Times New Roman"/>
                <w:szCs w:val="20"/>
                <w:lang w:val="en-US"/>
              </w:rPr>
              <w:instrText xml:space="preserve"> CITATION Gre16 \l 1033 </w:instrText>
            </w:r>
          </w:ins>
          <w:r w:rsidR="00D865B6">
            <w:rPr>
              <w:rFonts w:eastAsia="Times New Roman"/>
              <w:szCs w:val="20"/>
              <w:lang w:val="en-AU"/>
            </w:rPr>
            <w:fldChar w:fldCharType="separate"/>
          </w:r>
          <w:r w:rsidR="004871D2" w:rsidRPr="004871D2">
            <w:rPr>
              <w:rFonts w:eastAsia="Times New Roman"/>
              <w:noProof/>
              <w:szCs w:val="20"/>
              <w:lang w:val="en-US"/>
            </w:rPr>
            <w:t>[34]</w:t>
          </w:r>
          <w:ins w:id="578" w:author="Munish K" w:date="2024-03-29T11:03:00Z">
            <w:r w:rsidR="00D865B6">
              <w:rPr>
                <w:rFonts w:eastAsia="Times New Roman"/>
                <w:szCs w:val="20"/>
                <w:lang w:val="en-AU"/>
              </w:rPr>
              <w:fldChar w:fldCharType="end"/>
            </w:r>
          </w:ins>
          <w:customXmlInsRangeStart w:id="579" w:author="Munish K" w:date="2024-03-29T11:03:00Z"/>
        </w:sdtContent>
      </w:sdt>
      <w:customXmlInsRangeEnd w:id="579"/>
      <w:ins w:id="580" w:author="Munish K" w:date="2024-03-29T09:55:00Z">
        <w:r w:rsidR="00580B7D">
          <w:rPr>
            <w:rFonts w:eastAsia="Times New Roman"/>
            <w:szCs w:val="20"/>
            <w:lang w:val="en-AU"/>
          </w:rPr>
          <w:t xml:space="preserve">. </w:t>
        </w:r>
      </w:ins>
      <w:r w:rsidR="006C07D9">
        <w:rPr>
          <w:rFonts w:eastAsia="Times New Roman"/>
          <w:szCs w:val="20"/>
          <w:lang w:val="en-AU"/>
        </w:rPr>
        <w:t xml:space="preserve">In our review of LSTM vs ARIMA models, we have found a common consensus in various fields that </w:t>
      </w:r>
      <w:r w:rsidR="006C07D9" w:rsidRPr="00C812C7">
        <w:t xml:space="preserve">LSTM performed </w:t>
      </w:r>
      <w:r w:rsidR="006C07D9">
        <w:t xml:space="preserve">better, with reduced </w:t>
      </w:r>
      <w:r w:rsidR="006C07D9" w:rsidRPr="00C812C7">
        <w:t>error rates</w:t>
      </w:r>
      <w:r w:rsidR="006C07D9">
        <w:t xml:space="preserve"> but with significantly increased processing time </w:t>
      </w:r>
      <w:sdt>
        <w:sdtPr>
          <w:id w:val="703534831"/>
          <w:citation/>
        </w:sdtPr>
        <w:sdtEndPr/>
        <w:sdtContent>
          <w:r w:rsidR="006C07D9">
            <w:fldChar w:fldCharType="begin"/>
          </w:r>
          <w:r w:rsidR="006C07D9">
            <w:rPr>
              <w:lang w:val="en-US"/>
            </w:rPr>
            <w:instrText xml:space="preserve"> CITATION Lud19 \l 1033  \m Sia18</w:instrText>
          </w:r>
          <w:r w:rsidR="006C07D9">
            <w:fldChar w:fldCharType="separate"/>
          </w:r>
          <w:r w:rsidR="004871D2" w:rsidRPr="004871D2">
            <w:rPr>
              <w:noProof/>
              <w:lang w:val="en-US"/>
            </w:rPr>
            <w:t>[31, 30]</w:t>
          </w:r>
          <w:r w:rsidR="006C07D9">
            <w:fldChar w:fldCharType="end"/>
          </w:r>
        </w:sdtContent>
      </w:sdt>
      <w:r w:rsidR="006C07D9" w:rsidRPr="00C812C7">
        <w:t>.</w:t>
      </w:r>
    </w:p>
    <w:p w14:paraId="0C41FC1E" w14:textId="77B0C4E1" w:rsidR="00A443AB" w:rsidRDefault="00A443AB" w:rsidP="009C7DD6">
      <w:pPr>
        <w:pStyle w:val="BodyText"/>
        <w:ind w:firstLine="288"/>
        <w:rPr>
          <w:rFonts w:eastAsia="Times New Roman"/>
          <w:szCs w:val="20"/>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DC25D0" w14:paraId="1DBCD983" w14:textId="77777777" w:rsidTr="00ED2363">
        <w:tc>
          <w:tcPr>
            <w:tcW w:w="10450" w:type="dxa"/>
          </w:tcPr>
          <w:p w14:paraId="0D51FF53" w14:textId="5D60BF8F" w:rsidR="00700E27" w:rsidRDefault="00750E92" w:rsidP="009C7DD6">
            <w:pPr>
              <w:jc w:val="center"/>
            </w:pPr>
            <w:r>
              <w:rPr>
                <w:noProof/>
              </w:rPr>
              <w:lastRenderedPageBreak/>
              <w:drawing>
                <wp:inline distT="0" distB="0" distL="0" distR="0" wp14:anchorId="0A19C39F" wp14:editId="7341841E">
                  <wp:extent cx="6544084" cy="3342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60898" cy="3351228"/>
                          </a:xfrm>
                          <a:prstGeom prst="rect">
                            <a:avLst/>
                          </a:prstGeom>
                          <a:noFill/>
                        </pic:spPr>
                      </pic:pic>
                    </a:graphicData>
                  </a:graphic>
                </wp:inline>
              </w:drawing>
            </w:r>
          </w:p>
        </w:tc>
      </w:tr>
    </w:tbl>
    <w:p w14:paraId="70F13F91" w14:textId="61923BF9" w:rsidR="00DC25D0" w:rsidRPr="00A94264" w:rsidRDefault="00DC25D0" w:rsidP="009C7DD6">
      <w:pPr>
        <w:jc w:val="center"/>
      </w:pPr>
      <w:r w:rsidRPr="00A94264">
        <w:t xml:space="preserve">Figure </w:t>
      </w:r>
      <w:r w:rsidRPr="00A94264">
        <w:fldChar w:fldCharType="begin"/>
      </w:r>
      <w:r w:rsidRPr="00A94264">
        <w:instrText xml:space="preserve"> SEQ Figure \* ARABIC </w:instrText>
      </w:r>
      <w:r w:rsidRPr="00A94264">
        <w:fldChar w:fldCharType="separate"/>
      </w:r>
      <w:r w:rsidR="00742033">
        <w:rPr>
          <w:noProof/>
        </w:rPr>
        <w:t>3</w:t>
      </w:r>
      <w:r w:rsidRPr="00A94264">
        <w:fldChar w:fldCharType="end"/>
      </w:r>
      <w:r w:rsidRPr="00A94264">
        <w:t xml:space="preserve">: </w:t>
      </w:r>
      <w:r w:rsidR="009340CD">
        <w:t>S</w:t>
      </w:r>
      <w:r w:rsidR="00700E27">
        <w:t>chematic of LSTM network</w:t>
      </w:r>
    </w:p>
    <w:p w14:paraId="3E4DE477" w14:textId="77777777" w:rsidR="00DC25D0" w:rsidRDefault="00DC25D0" w:rsidP="009C7DD6">
      <w:pPr>
        <w:pStyle w:val="BodyText"/>
        <w:ind w:firstLine="288"/>
        <w:rPr>
          <w:rFonts w:eastAsia="Times New Roman"/>
          <w:szCs w:val="20"/>
          <w:lang w:val="en-AU"/>
        </w:rPr>
      </w:pPr>
    </w:p>
    <w:p w14:paraId="0D809E28" w14:textId="03C98955" w:rsidR="00683F15" w:rsidRDefault="007A7349" w:rsidP="009C7DD6">
      <w:pPr>
        <w:pStyle w:val="BodyText"/>
        <w:ind w:firstLine="288"/>
        <w:rPr>
          <w:rFonts w:eastAsia="Times New Roman"/>
          <w:szCs w:val="20"/>
          <w:lang w:val="en-AU"/>
        </w:rPr>
      </w:pPr>
      <w:r>
        <w:rPr>
          <w:rFonts w:eastAsia="Times New Roman"/>
          <w:szCs w:val="20"/>
          <w:lang w:val="en-AU"/>
        </w:rPr>
        <w:t>W</w:t>
      </w:r>
      <w:r w:rsidRPr="004C54E6">
        <w:rPr>
          <w:rFonts w:eastAsia="Times New Roman"/>
          <w:szCs w:val="20"/>
          <w:lang w:val="en-AU"/>
        </w:rPr>
        <w:t xml:space="preserve">e settled on the choice of LSTM because we realised that the data we </w:t>
      </w:r>
      <w:r w:rsidR="00EC44B7">
        <w:rPr>
          <w:rFonts w:eastAsia="Times New Roman"/>
          <w:szCs w:val="20"/>
          <w:lang w:val="en-AU"/>
        </w:rPr>
        <w:t xml:space="preserve">were analysing was likely to contain non-seasonal, high frequency information, where accuracy was going to be important </w:t>
      </w:r>
      <w:sdt>
        <w:sdtPr>
          <w:rPr>
            <w:rFonts w:eastAsia="Times New Roman"/>
            <w:szCs w:val="20"/>
            <w:lang w:val="en-AU"/>
          </w:rPr>
          <w:id w:val="577484690"/>
          <w:citation/>
        </w:sdtPr>
        <w:sdtEndPr/>
        <w:sdtContent>
          <w:r w:rsidR="00EC44B7">
            <w:rPr>
              <w:rFonts w:eastAsia="Times New Roman"/>
              <w:szCs w:val="20"/>
              <w:lang w:val="en-AU"/>
            </w:rPr>
            <w:fldChar w:fldCharType="begin"/>
          </w:r>
          <w:r w:rsidR="00EC44B7">
            <w:rPr>
              <w:rFonts w:eastAsia="Times New Roman"/>
              <w:szCs w:val="20"/>
              <w:lang w:val="en-US"/>
            </w:rPr>
            <w:instrText xml:space="preserve"> CITATION Rei09 \l 1033 </w:instrText>
          </w:r>
          <w:r w:rsidR="00EC44B7">
            <w:rPr>
              <w:rFonts w:eastAsia="Times New Roman"/>
              <w:szCs w:val="20"/>
              <w:lang w:val="en-AU"/>
            </w:rPr>
            <w:fldChar w:fldCharType="separate"/>
          </w:r>
          <w:r w:rsidR="004871D2" w:rsidRPr="004871D2">
            <w:rPr>
              <w:rFonts w:eastAsia="Times New Roman"/>
              <w:noProof/>
              <w:szCs w:val="20"/>
              <w:lang w:val="en-US"/>
            </w:rPr>
            <w:t>[35]</w:t>
          </w:r>
          <w:r w:rsidR="00EC44B7">
            <w:rPr>
              <w:rFonts w:eastAsia="Times New Roman"/>
              <w:szCs w:val="20"/>
              <w:lang w:val="en-AU"/>
            </w:rPr>
            <w:fldChar w:fldCharType="end"/>
          </w:r>
        </w:sdtContent>
      </w:sdt>
      <w:r w:rsidR="00EC44B7">
        <w:rPr>
          <w:rFonts w:eastAsia="Times New Roman"/>
          <w:szCs w:val="20"/>
          <w:lang w:val="en-AU"/>
        </w:rPr>
        <w:t>. Additionally, the were numerous variables provided which we</w:t>
      </w:r>
      <w:r w:rsidR="00A443AB">
        <w:rPr>
          <w:rFonts w:eastAsia="Times New Roman"/>
          <w:szCs w:val="20"/>
          <w:lang w:val="en-AU"/>
        </w:rPr>
        <w:t xml:space="preserve"> did not know </w:t>
      </w:r>
      <w:r w:rsidR="00750E92">
        <w:rPr>
          <w:rFonts w:eastAsia="Times New Roman"/>
          <w:szCs w:val="20"/>
          <w:lang w:val="en-AU"/>
        </w:rPr>
        <w:t xml:space="preserve">the relative </w:t>
      </w:r>
      <w:r w:rsidR="00CC75FC">
        <w:rPr>
          <w:rFonts w:eastAsia="Times New Roman"/>
          <w:szCs w:val="20"/>
          <w:lang w:val="en-AU"/>
        </w:rPr>
        <w:t xml:space="preserve">importance </w:t>
      </w:r>
      <w:r w:rsidR="00750E92">
        <w:rPr>
          <w:rFonts w:eastAsia="Times New Roman"/>
          <w:szCs w:val="20"/>
          <w:lang w:val="en-AU"/>
        </w:rPr>
        <w:t xml:space="preserve">of </w:t>
      </w:r>
      <w:r w:rsidR="00A443AB">
        <w:rPr>
          <w:rFonts w:eastAsia="Times New Roman"/>
          <w:szCs w:val="20"/>
          <w:lang w:val="en-AU"/>
        </w:rPr>
        <w:t xml:space="preserve">in prediction without </w:t>
      </w:r>
      <w:r w:rsidR="00750E92">
        <w:rPr>
          <w:rFonts w:eastAsia="Times New Roman"/>
          <w:szCs w:val="20"/>
          <w:lang w:val="en-AU"/>
        </w:rPr>
        <w:t>a working</w:t>
      </w:r>
      <w:r w:rsidR="00A443AB">
        <w:rPr>
          <w:rFonts w:eastAsia="Times New Roman"/>
          <w:szCs w:val="20"/>
          <w:lang w:val="en-AU"/>
        </w:rPr>
        <w:t xml:space="preserve"> model. </w:t>
      </w:r>
    </w:p>
    <w:p w14:paraId="6158BF59" w14:textId="77777777" w:rsidR="00750E92" w:rsidRPr="004C54E6" w:rsidRDefault="00750E92" w:rsidP="009C7DD6">
      <w:pPr>
        <w:pStyle w:val="BodyText"/>
        <w:ind w:firstLine="288"/>
        <w:rPr>
          <w:rFonts w:eastAsia="Times New Roman"/>
          <w:szCs w:val="20"/>
          <w:lang w:val="en-AU"/>
        </w:rPr>
      </w:pPr>
    </w:p>
    <w:p w14:paraId="1A402BA4" w14:textId="6CAFC539" w:rsidR="00683F15" w:rsidRDefault="00683F15" w:rsidP="009C7DD6">
      <w:pPr>
        <w:pStyle w:val="para1"/>
        <w:numPr>
          <w:ilvl w:val="0"/>
          <w:numId w:val="6"/>
        </w:numPr>
        <w:spacing w:line="480" w:lineRule="auto"/>
        <w:rPr>
          <w:i/>
          <w:u w:val="single"/>
          <w:lang w:val="en-AU"/>
        </w:rPr>
      </w:pPr>
      <w:r w:rsidRPr="00B71221">
        <w:rPr>
          <w:i/>
          <w:u w:val="single"/>
          <w:lang w:val="en-AU"/>
        </w:rPr>
        <w:t xml:space="preserve">Model </w:t>
      </w:r>
      <w:r w:rsidR="00E428C0">
        <w:rPr>
          <w:i/>
          <w:u w:val="single"/>
          <w:lang w:val="en-AU"/>
        </w:rPr>
        <w:t>Performance</w:t>
      </w:r>
      <w:r w:rsidRPr="00B71221">
        <w:rPr>
          <w:i/>
          <w:u w:val="single"/>
          <w:lang w:val="en-AU"/>
        </w:rPr>
        <w:t xml:space="preserve"> and Hyperparameter Optimization</w:t>
      </w:r>
    </w:p>
    <w:p w14:paraId="463259D2" w14:textId="2EA3F1C9" w:rsidR="00683F15" w:rsidRPr="004B4773" w:rsidRDefault="0032021C" w:rsidP="009C7DD6">
      <w:pPr>
        <w:pStyle w:val="para1"/>
        <w:spacing w:line="480" w:lineRule="auto"/>
        <w:rPr>
          <w:lang w:val="en-AU"/>
        </w:rPr>
      </w:pPr>
      <w:r w:rsidRPr="004B4773">
        <w:rPr>
          <w:lang w:val="en-AU"/>
        </w:rPr>
        <w:t xml:space="preserve">We </w:t>
      </w:r>
      <w:r w:rsidR="00E428C0" w:rsidRPr="004B4773">
        <w:rPr>
          <w:lang w:val="en-AU"/>
        </w:rPr>
        <w:t xml:space="preserve">access the model performance using </w:t>
      </w:r>
      <w:r w:rsidR="00A60AC6" w:rsidRPr="004B4773">
        <w:rPr>
          <w:lang w:val="en-AU"/>
        </w:rPr>
        <w:t xml:space="preserve">a </w:t>
      </w:r>
      <w:r w:rsidR="00E94FA8" w:rsidRPr="004B4773">
        <w:rPr>
          <w:lang w:val="en-AU"/>
        </w:rPr>
        <w:t xml:space="preserve">host of </w:t>
      </w:r>
      <w:r w:rsidR="00A60AC6" w:rsidRPr="004B4773">
        <w:rPr>
          <w:lang w:val="en-AU"/>
        </w:rPr>
        <w:t>measure</w:t>
      </w:r>
      <w:r w:rsidR="00E94FA8" w:rsidRPr="004B4773">
        <w:rPr>
          <w:lang w:val="en-AU"/>
        </w:rPr>
        <w:t>s, from</w:t>
      </w:r>
      <w:r w:rsidR="00A60AC6" w:rsidRPr="004B4773">
        <w:rPr>
          <w:lang w:val="en-AU"/>
        </w:rPr>
        <w:t xml:space="preserve"> training </w:t>
      </w:r>
      <w:r w:rsidR="00E94FA8" w:rsidRPr="004B4773">
        <w:rPr>
          <w:lang w:val="en-AU"/>
        </w:rPr>
        <w:t xml:space="preserve">and validation loss to </w:t>
      </w:r>
      <w:r w:rsidR="00683F15" w:rsidRPr="004B4773">
        <w:rPr>
          <w:lang w:val="en-AU"/>
        </w:rPr>
        <w:t>mean absolute error (MAE</w:t>
      </w:r>
      <w:r w:rsidR="00404F28" w:rsidRPr="004B4773">
        <w:rPr>
          <w:lang w:val="en-AU"/>
        </w:rPr>
        <w:t xml:space="preserve"> -</w:t>
      </w:r>
      <w:r w:rsidR="00E94FA8" w:rsidRPr="004B4773">
        <w:rPr>
          <w:lang w:val="en-AU"/>
        </w:rPr>
        <w:t xml:space="preserve"> </w:t>
      </w:r>
      <w:r w:rsidR="002F1356" w:rsidRPr="004B4773">
        <w:rPr>
          <w:lang w:val="en-AU"/>
        </w:rPr>
        <w:fldChar w:fldCharType="begin"/>
      </w:r>
      <w:r w:rsidR="002F1356" w:rsidRPr="004B4773">
        <w:rPr>
          <w:lang w:val="en-AU"/>
        </w:rPr>
        <w:instrText xml:space="preserve"> REF _Ref135403028 \h </w:instrText>
      </w:r>
      <w:r w:rsidR="004B4773">
        <w:rPr>
          <w:lang w:val="en-AU"/>
        </w:rPr>
        <w:instrText xml:space="preserve"> \* MERGEFORMAT </w:instrText>
      </w:r>
      <w:r w:rsidR="002F1356" w:rsidRPr="004B4773">
        <w:rPr>
          <w:lang w:val="en-AU"/>
        </w:rPr>
      </w:r>
      <w:r w:rsidR="002F1356" w:rsidRPr="004B4773">
        <w:rPr>
          <w:lang w:val="en-AU"/>
        </w:rPr>
        <w:fldChar w:fldCharType="separate"/>
      </w:r>
      <w:ins w:id="581" w:author="Munish K" w:date="2024-03-29T11:28:00Z">
        <w:r w:rsidR="00742033" w:rsidRPr="004B4773">
          <w:t xml:space="preserve">Equation </w:t>
        </w:r>
        <w:r w:rsidR="00742033">
          <w:rPr>
            <w:noProof/>
          </w:rPr>
          <w:t>6</w:t>
        </w:r>
      </w:ins>
      <w:del w:id="582" w:author="Munish K" w:date="2024-03-28T23:08:00Z">
        <w:r w:rsidR="0028213D" w:rsidRPr="004B4773" w:rsidDel="00113AC7">
          <w:delText xml:space="preserve">Equation </w:delText>
        </w:r>
        <w:r w:rsidR="0028213D" w:rsidDel="00113AC7">
          <w:rPr>
            <w:noProof/>
          </w:rPr>
          <w:delText>4</w:delText>
        </w:r>
      </w:del>
      <w:r w:rsidR="002F1356" w:rsidRPr="004B4773">
        <w:rPr>
          <w:lang w:val="en-AU"/>
        </w:rPr>
        <w:fldChar w:fldCharType="end"/>
      </w:r>
      <w:r w:rsidR="00683F15" w:rsidRPr="004B4773">
        <w:rPr>
          <w:lang w:val="en-AU"/>
        </w:rPr>
        <w:t>), mean squared error (MSE</w:t>
      </w:r>
      <w:r w:rsidR="00404F28" w:rsidRPr="004B4773">
        <w:rPr>
          <w:lang w:val="en-AU"/>
        </w:rPr>
        <w:t xml:space="preserve"> - </w:t>
      </w:r>
      <w:r w:rsidR="00404F28" w:rsidRPr="004B4773">
        <w:rPr>
          <w:lang w:val="en-AU"/>
        </w:rPr>
        <w:fldChar w:fldCharType="begin"/>
      </w:r>
      <w:r w:rsidR="00404F28" w:rsidRPr="004B4773">
        <w:rPr>
          <w:lang w:val="en-AU"/>
        </w:rPr>
        <w:instrText xml:space="preserve"> REF _Ref135403042 \h </w:instrText>
      </w:r>
      <w:r w:rsidR="004B4773">
        <w:rPr>
          <w:lang w:val="en-AU"/>
        </w:rPr>
        <w:instrText xml:space="preserve"> \* MERGEFORMAT </w:instrText>
      </w:r>
      <w:r w:rsidR="00404F28" w:rsidRPr="004B4773">
        <w:rPr>
          <w:lang w:val="en-AU"/>
        </w:rPr>
      </w:r>
      <w:r w:rsidR="00404F28" w:rsidRPr="004B4773">
        <w:rPr>
          <w:lang w:val="en-AU"/>
        </w:rPr>
        <w:fldChar w:fldCharType="separate"/>
      </w:r>
      <w:ins w:id="583" w:author="Munish K" w:date="2024-03-29T11:28:00Z">
        <w:r w:rsidR="00742033" w:rsidRPr="004B4773">
          <w:t xml:space="preserve">Equation </w:t>
        </w:r>
        <w:r w:rsidR="00742033">
          <w:rPr>
            <w:noProof/>
          </w:rPr>
          <w:t>7</w:t>
        </w:r>
      </w:ins>
      <w:del w:id="584" w:author="Munish K" w:date="2024-03-28T23:08:00Z">
        <w:r w:rsidR="0028213D" w:rsidRPr="004B4773" w:rsidDel="00113AC7">
          <w:delText xml:space="preserve">Equation </w:delText>
        </w:r>
        <w:r w:rsidR="0028213D" w:rsidDel="00113AC7">
          <w:rPr>
            <w:noProof/>
          </w:rPr>
          <w:delText>5</w:delText>
        </w:r>
      </w:del>
      <w:r w:rsidR="00404F28" w:rsidRPr="004B4773">
        <w:rPr>
          <w:lang w:val="en-AU"/>
        </w:rPr>
        <w:fldChar w:fldCharType="end"/>
      </w:r>
      <w:r w:rsidR="00683F15" w:rsidRPr="004B4773">
        <w:rPr>
          <w:lang w:val="en-AU"/>
        </w:rPr>
        <w:t>), root mean squared error (RMSE</w:t>
      </w:r>
      <w:r w:rsidR="00404F28" w:rsidRPr="004B4773">
        <w:rPr>
          <w:lang w:val="en-AU"/>
        </w:rPr>
        <w:t xml:space="preserve"> - </w:t>
      </w:r>
      <w:r w:rsidR="00404F28" w:rsidRPr="004B4773">
        <w:rPr>
          <w:lang w:val="en-AU"/>
        </w:rPr>
        <w:fldChar w:fldCharType="begin"/>
      </w:r>
      <w:r w:rsidR="00404F28" w:rsidRPr="004B4773">
        <w:rPr>
          <w:lang w:val="en-AU"/>
        </w:rPr>
        <w:instrText xml:space="preserve"> REF _Ref135403049 \h </w:instrText>
      </w:r>
      <w:r w:rsidR="004B4773">
        <w:rPr>
          <w:lang w:val="en-AU"/>
        </w:rPr>
        <w:instrText xml:space="preserve"> \* MERGEFORMAT </w:instrText>
      </w:r>
      <w:r w:rsidR="00404F28" w:rsidRPr="004B4773">
        <w:rPr>
          <w:lang w:val="en-AU"/>
        </w:rPr>
      </w:r>
      <w:r w:rsidR="00404F28" w:rsidRPr="004B4773">
        <w:rPr>
          <w:lang w:val="en-AU"/>
        </w:rPr>
        <w:fldChar w:fldCharType="separate"/>
      </w:r>
      <w:ins w:id="585" w:author="Munish K" w:date="2024-03-29T11:28:00Z">
        <w:r w:rsidR="00742033" w:rsidRPr="004B4773">
          <w:t xml:space="preserve">Equation </w:t>
        </w:r>
        <w:r w:rsidR="00742033">
          <w:rPr>
            <w:noProof/>
          </w:rPr>
          <w:t>8</w:t>
        </w:r>
      </w:ins>
      <w:del w:id="586" w:author="Munish K" w:date="2024-03-28T23:08:00Z">
        <w:r w:rsidR="0028213D" w:rsidRPr="004B4773" w:rsidDel="00113AC7">
          <w:delText xml:space="preserve">Equation </w:delText>
        </w:r>
        <w:r w:rsidR="0028213D" w:rsidDel="00113AC7">
          <w:rPr>
            <w:noProof/>
          </w:rPr>
          <w:delText>6</w:delText>
        </w:r>
      </w:del>
      <w:r w:rsidR="00404F28" w:rsidRPr="004B4773">
        <w:rPr>
          <w:lang w:val="en-AU"/>
        </w:rPr>
        <w:fldChar w:fldCharType="end"/>
      </w:r>
      <w:r w:rsidR="00683F15" w:rsidRPr="004B4773">
        <w:rPr>
          <w:lang w:val="en-AU"/>
        </w:rPr>
        <w:t>) and the coefficient of determination (R</w:t>
      </w:r>
      <w:r w:rsidR="00683F15" w:rsidRPr="004B4773">
        <w:rPr>
          <w:vertAlign w:val="superscript"/>
          <w:lang w:val="en-AU"/>
        </w:rPr>
        <w:t>2</w:t>
      </w:r>
      <w:r w:rsidR="00404F28" w:rsidRPr="004B4773">
        <w:rPr>
          <w:vertAlign w:val="superscript"/>
          <w:lang w:val="en-AU"/>
        </w:rPr>
        <w:t xml:space="preserve"> </w:t>
      </w:r>
      <w:r w:rsidR="00404F28" w:rsidRPr="004B4773">
        <w:rPr>
          <w:lang w:val="en-AU"/>
        </w:rPr>
        <w:t xml:space="preserve">- </w:t>
      </w:r>
      <w:r w:rsidR="00404F28" w:rsidRPr="004B4773">
        <w:rPr>
          <w:lang w:val="en-AU"/>
        </w:rPr>
        <w:fldChar w:fldCharType="begin"/>
      </w:r>
      <w:r w:rsidR="00404F28" w:rsidRPr="004B4773">
        <w:rPr>
          <w:lang w:val="en-AU"/>
        </w:rPr>
        <w:instrText xml:space="preserve"> REF _Ref135403056 \h </w:instrText>
      </w:r>
      <w:r w:rsidR="004B4773">
        <w:rPr>
          <w:lang w:val="en-AU"/>
        </w:rPr>
        <w:instrText xml:space="preserve"> \* MERGEFORMAT </w:instrText>
      </w:r>
      <w:r w:rsidR="00404F28" w:rsidRPr="004B4773">
        <w:rPr>
          <w:lang w:val="en-AU"/>
        </w:rPr>
      </w:r>
      <w:r w:rsidR="00404F28" w:rsidRPr="004B4773">
        <w:rPr>
          <w:lang w:val="en-AU"/>
        </w:rPr>
        <w:fldChar w:fldCharType="separate"/>
      </w:r>
      <w:ins w:id="587" w:author="Munish K" w:date="2024-03-29T11:28:00Z">
        <w:r w:rsidR="00742033" w:rsidRPr="004B4773">
          <w:t xml:space="preserve">Equation </w:t>
        </w:r>
        <w:r w:rsidR="00742033">
          <w:rPr>
            <w:noProof/>
          </w:rPr>
          <w:t>9</w:t>
        </w:r>
      </w:ins>
      <w:del w:id="588" w:author="Munish K" w:date="2024-03-28T23:08:00Z">
        <w:r w:rsidR="0028213D" w:rsidRPr="004B4773" w:rsidDel="00113AC7">
          <w:delText xml:space="preserve">Equation </w:delText>
        </w:r>
        <w:r w:rsidR="0028213D" w:rsidDel="00113AC7">
          <w:rPr>
            <w:noProof/>
          </w:rPr>
          <w:delText>7</w:delText>
        </w:r>
      </w:del>
      <w:r w:rsidR="00404F28" w:rsidRPr="004B4773">
        <w:rPr>
          <w:lang w:val="en-AU"/>
        </w:rPr>
        <w:fldChar w:fldCharType="end"/>
      </w:r>
      <w:r w:rsidR="00683F15" w:rsidRPr="004B4773">
        <w:rPr>
          <w:lang w:val="en-AU"/>
        </w:rPr>
        <w:t>)</w:t>
      </w:r>
      <w:r w:rsidR="00E94FA8" w:rsidRPr="004B4773">
        <w:rPr>
          <w:lang w:val="en-AU"/>
        </w:rPr>
        <w:t xml:space="preserve">. </w:t>
      </w:r>
      <w:r w:rsidR="00682703" w:rsidRPr="004B4773">
        <w:rPr>
          <w:lang w:val="en-AU"/>
        </w:rPr>
        <w:t xml:space="preserve">The training and validation loss functions serve to determine how well the model is performing and to prevent overfitting. </w:t>
      </w:r>
      <w:r w:rsidR="007447B8" w:rsidRPr="004B4773">
        <w:rPr>
          <w:lang w:val="en-AU"/>
        </w:rPr>
        <w:t>During training, the model learns by iteratively adjusting its parameters to minimize a defined loss function. The training loss measures the discrepancy between the model's predictions and the actual target values on the training data. The goal is t</w:t>
      </w:r>
      <w:r w:rsidR="00796015">
        <w:rPr>
          <w:lang w:val="en-AU"/>
        </w:rPr>
        <w:t>he</w:t>
      </w:r>
      <w:r w:rsidR="007447B8" w:rsidRPr="004B4773">
        <w:rPr>
          <w:lang w:val="en-AU"/>
        </w:rPr>
        <w:t xml:space="preserve"> minimiz</w:t>
      </w:r>
      <w:r w:rsidR="00796015">
        <w:rPr>
          <w:lang w:val="en-AU"/>
        </w:rPr>
        <w:t>ation of</w:t>
      </w:r>
      <w:r w:rsidR="007447B8" w:rsidRPr="004B4773">
        <w:rPr>
          <w:lang w:val="en-AU"/>
        </w:rPr>
        <w:t xml:space="preserve"> this loss, as it indicates how well the model is fitting the training data.</w:t>
      </w:r>
      <w:r w:rsidR="00DD3991">
        <w:rPr>
          <w:lang w:val="en-AU"/>
        </w:rPr>
        <w:t xml:space="preserve"> T</w:t>
      </w:r>
      <w:r w:rsidR="00DD3991" w:rsidRPr="00DD3991">
        <w:rPr>
          <w:lang w:val="en-AU"/>
        </w:rPr>
        <w:t>he validation loss</w:t>
      </w:r>
      <w:r w:rsidR="00DD3991">
        <w:rPr>
          <w:lang w:val="en-AU"/>
        </w:rPr>
        <w:t xml:space="preserve"> is the other component of </w:t>
      </w:r>
      <w:r w:rsidR="00865E9B">
        <w:rPr>
          <w:lang w:val="en-AU"/>
        </w:rPr>
        <w:t>this and</w:t>
      </w:r>
      <w:r w:rsidR="00DD3991" w:rsidRPr="00DD3991">
        <w:rPr>
          <w:lang w:val="en-AU"/>
        </w:rPr>
        <w:t xml:space="preserve"> is computed by evaluating the model's performance on a separate validation dataset, not used for training. It serves as an estimate of how well the model generalizes to unseen data. </w:t>
      </w:r>
    </w:p>
    <w:p w14:paraId="1D443A45" w14:textId="77777777" w:rsidR="007447B8" w:rsidRPr="004B4773" w:rsidRDefault="007447B8" w:rsidP="009C7DD6">
      <w:pPr>
        <w:pStyle w:val="para1"/>
        <w:spacing w:line="480" w:lineRule="auto"/>
        <w:rPr>
          <w:lang w:val="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E94FA8" w:rsidRPr="004B4773" w14:paraId="28146471" w14:textId="77777777" w:rsidTr="006D17F0">
        <w:tc>
          <w:tcPr>
            <w:tcW w:w="750" w:type="pct"/>
          </w:tcPr>
          <w:p w14:paraId="6A1C0257" w14:textId="42230E84" w:rsidR="00E94FA8" w:rsidRPr="004B4773" w:rsidRDefault="00E94FA8" w:rsidP="009C7DD6">
            <w:pPr>
              <w:pStyle w:val="paragraph"/>
              <w:spacing w:before="0" w:line="480" w:lineRule="auto"/>
              <w:jc w:val="right"/>
              <w:textAlignment w:val="baseline"/>
            </w:pPr>
            <w:r w:rsidRPr="004B4773">
              <w:t>MAE:</w:t>
            </w:r>
          </w:p>
        </w:tc>
        <w:tc>
          <w:tcPr>
            <w:tcW w:w="3500" w:type="pct"/>
          </w:tcPr>
          <w:p w14:paraId="4F92B2A6" w14:textId="05D50FE4" w:rsidR="00E94FA8" w:rsidRPr="004B4773" w:rsidRDefault="000A1CC2" w:rsidP="009C7DD6">
            <w:pPr>
              <w:pStyle w:val="paragraph"/>
              <w:spacing w:before="0" w:line="480" w:lineRule="auto"/>
              <w:jc w:val="center"/>
              <w:textAlignment w:val="baseline"/>
            </w:pPr>
            <m:oMathPara>
              <m:oMath>
                <m:f>
                  <m:fPr>
                    <m:ctrlPr>
                      <w:rPr>
                        <w:rFonts w:ascii="Cambria Math" w:hAnsi="Cambria Math"/>
                        <w:i/>
                        <w:iCs/>
                        <w:lang w:val="en-AU"/>
                      </w:rPr>
                    </m:ctrlPr>
                  </m:fPr>
                  <m:num>
                    <m:r>
                      <w:rPr>
                        <w:rFonts w:ascii="Cambria Math" w:hAnsi="Cambria Math"/>
                        <w:lang w:val="en-AU"/>
                      </w:rPr>
                      <m:t>1</m:t>
                    </m:r>
                  </m:num>
                  <m:den>
                    <m:r>
                      <w:rPr>
                        <w:rFonts w:ascii="Cambria Math" w:hAnsi="Cambria Math"/>
                        <w:lang w:val="en-AU"/>
                      </w:rPr>
                      <m:t>n</m:t>
                    </m:r>
                  </m:den>
                </m:f>
                <m:nary>
                  <m:naryPr>
                    <m:chr m:val="∑"/>
                    <m:limLoc m:val="subSup"/>
                    <m:ctrlPr>
                      <w:rPr>
                        <w:rFonts w:ascii="Cambria Math" w:hAnsi="Cambria Math"/>
                        <w:i/>
                        <w:iCs/>
                        <w:lang w:val="en-AU"/>
                      </w:rPr>
                    </m:ctrlPr>
                  </m:naryPr>
                  <m:sub>
                    <m:r>
                      <w:rPr>
                        <w:rFonts w:ascii="Cambria Math" w:hAnsi="Cambria Math"/>
                        <w:lang w:val="en-AU"/>
                      </w:rPr>
                      <m:t>i=1</m:t>
                    </m:r>
                  </m:sub>
                  <m:sup>
                    <m:r>
                      <w:rPr>
                        <w:rFonts w:ascii="Cambria Math" w:hAnsi="Cambria Math"/>
                        <w:lang w:val="en-AU"/>
                      </w:rPr>
                      <m:t>n</m:t>
                    </m:r>
                  </m:sup>
                  <m:e>
                    <m:d>
                      <m:dPr>
                        <m:begChr m:val="|"/>
                        <m:endChr m:val="|"/>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nary>
              </m:oMath>
            </m:oMathPara>
          </w:p>
        </w:tc>
        <w:tc>
          <w:tcPr>
            <w:tcW w:w="750" w:type="pct"/>
            <w:vAlign w:val="center"/>
          </w:tcPr>
          <w:p w14:paraId="49DC6B7D" w14:textId="21CE78E0" w:rsidR="00E94FA8" w:rsidRPr="004B4773" w:rsidRDefault="00E94FA8" w:rsidP="009C7DD6">
            <w:pPr>
              <w:pStyle w:val="paragraph"/>
              <w:spacing w:before="0" w:line="480" w:lineRule="auto"/>
              <w:textAlignment w:val="baseline"/>
            </w:pPr>
            <w:bookmarkStart w:id="589" w:name="_Ref135403028"/>
            <w:r w:rsidRPr="004B4773">
              <w:t xml:space="preserve">Equation </w:t>
            </w:r>
            <w:r w:rsidRPr="004B4773">
              <w:fldChar w:fldCharType="begin"/>
            </w:r>
            <w:r w:rsidRPr="004B4773">
              <w:instrText xml:space="preserve"> SEQ Equation \* ARABIC </w:instrText>
            </w:r>
            <w:r w:rsidRPr="004B4773">
              <w:fldChar w:fldCharType="separate"/>
            </w:r>
            <w:ins w:id="590" w:author="Munish K" w:date="2024-03-29T11:28:00Z">
              <w:r w:rsidR="00742033">
                <w:rPr>
                  <w:noProof/>
                </w:rPr>
                <w:t>6</w:t>
              </w:r>
            </w:ins>
            <w:del w:id="591" w:author="Munish K" w:date="2024-03-29T09:15:00Z">
              <w:r w:rsidR="0028162E" w:rsidDel="00E8081E">
                <w:rPr>
                  <w:noProof/>
                </w:rPr>
                <w:delText>4</w:delText>
              </w:r>
            </w:del>
            <w:r w:rsidRPr="004B4773">
              <w:fldChar w:fldCharType="end"/>
            </w:r>
            <w:bookmarkEnd w:id="589"/>
          </w:p>
        </w:tc>
      </w:tr>
      <w:tr w:rsidR="00E94FA8" w:rsidRPr="004B4773" w14:paraId="78DE4015" w14:textId="77777777" w:rsidTr="006D17F0">
        <w:tc>
          <w:tcPr>
            <w:tcW w:w="750" w:type="pct"/>
          </w:tcPr>
          <w:p w14:paraId="453B742A" w14:textId="06222A83" w:rsidR="00E94FA8" w:rsidRPr="004B4773" w:rsidRDefault="00E94FA8" w:rsidP="009C7DD6">
            <w:pPr>
              <w:pStyle w:val="paragraph"/>
              <w:spacing w:before="0" w:line="480" w:lineRule="auto"/>
              <w:jc w:val="right"/>
              <w:textAlignment w:val="baseline"/>
            </w:pPr>
            <w:r w:rsidRPr="004B4773">
              <w:t>MSE:</w:t>
            </w:r>
          </w:p>
        </w:tc>
        <w:tc>
          <w:tcPr>
            <w:tcW w:w="3500" w:type="pct"/>
          </w:tcPr>
          <w:p w14:paraId="14E44EDF" w14:textId="3B472556" w:rsidR="00E94FA8" w:rsidRPr="004B4773" w:rsidRDefault="000A1CC2" w:rsidP="009C7DD6">
            <w:pPr>
              <w:pStyle w:val="paragraph"/>
              <w:spacing w:before="0" w:line="480" w:lineRule="auto"/>
              <w:jc w:val="center"/>
              <w:textAlignment w:val="baseline"/>
              <w:rPr>
                <w:lang w:val="en-US" w:eastAsia="en-US"/>
              </w:rPr>
            </w:pPr>
            <m:oMathPara>
              <m:oMath>
                <m:f>
                  <m:fPr>
                    <m:ctrlPr>
                      <w:rPr>
                        <w:rFonts w:ascii="Cambria Math" w:hAnsi="Cambria Math"/>
                        <w:i/>
                        <w:iCs/>
                        <w:lang w:val="en-AU"/>
                      </w:rPr>
                    </m:ctrlPr>
                  </m:fPr>
                  <m:num>
                    <m:r>
                      <w:rPr>
                        <w:rFonts w:ascii="Cambria Math" w:hAnsi="Cambria Math"/>
                        <w:lang w:val="en-AU"/>
                      </w:rPr>
                      <m:t>1</m:t>
                    </m:r>
                  </m:num>
                  <m:den>
                    <m:r>
                      <w:rPr>
                        <w:rFonts w:ascii="Cambria Math" w:hAnsi="Cambria Math"/>
                        <w:lang w:val="en-AU"/>
                      </w:rPr>
                      <m:t>n</m:t>
                    </m:r>
                  </m:den>
                </m:f>
                <m:nary>
                  <m:naryPr>
                    <m:chr m:val="∑"/>
                    <m:limLoc m:val="subSup"/>
                    <m:ctrlPr>
                      <w:rPr>
                        <w:rFonts w:ascii="Cambria Math" w:hAnsi="Cambria Math"/>
                        <w:i/>
                        <w:iCs/>
                        <w:lang w:val="en-AU"/>
                      </w:rPr>
                    </m:ctrlPr>
                  </m:naryPr>
                  <m:sub>
                    <m:r>
                      <w:rPr>
                        <w:rFonts w:ascii="Cambria Math" w:hAnsi="Cambria Math"/>
                        <w:lang w:val="en-AU"/>
                      </w:rPr>
                      <m:t>i=1</m:t>
                    </m:r>
                  </m:sub>
                  <m:sup>
                    <m:r>
                      <w:rPr>
                        <w:rFonts w:ascii="Cambria Math" w:hAnsi="Cambria Math"/>
                        <w:lang w:val="en-AU"/>
                      </w:rPr>
                      <m:t>n</m:t>
                    </m:r>
                  </m:sup>
                  <m:e>
                    <m:sSup>
                      <m:sSupPr>
                        <m:ctrlPr>
                          <w:rPr>
                            <w:rFonts w:ascii="Cambria Math" w:hAnsi="Cambria Math"/>
                            <w:i/>
                            <w:iCs/>
                            <w:lang w:val="en-AU"/>
                          </w:rPr>
                        </m:ctrlPr>
                      </m:sSupPr>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sup>
                        <m:r>
                          <w:rPr>
                            <w:rFonts w:ascii="Cambria Math" w:hAnsi="Cambria Math"/>
                            <w:lang w:val="en-AU"/>
                          </w:rPr>
                          <m:t>2</m:t>
                        </m:r>
                      </m:sup>
                    </m:sSup>
                  </m:e>
                </m:nary>
              </m:oMath>
            </m:oMathPara>
          </w:p>
        </w:tc>
        <w:tc>
          <w:tcPr>
            <w:tcW w:w="750" w:type="pct"/>
            <w:vAlign w:val="center"/>
          </w:tcPr>
          <w:p w14:paraId="15B26BCC" w14:textId="2A88ED84" w:rsidR="00E94FA8" w:rsidRPr="004B4773" w:rsidRDefault="00511113" w:rsidP="009C7DD6">
            <w:pPr>
              <w:pStyle w:val="paragraph"/>
              <w:spacing w:before="0" w:line="480" w:lineRule="auto"/>
              <w:textAlignment w:val="baseline"/>
            </w:pPr>
            <w:bookmarkStart w:id="592" w:name="_Ref135403042"/>
            <w:r w:rsidRPr="004B4773">
              <w:t xml:space="preserve">Equation </w:t>
            </w:r>
            <w:r w:rsidRPr="004B4773">
              <w:fldChar w:fldCharType="begin"/>
            </w:r>
            <w:r w:rsidRPr="004B4773">
              <w:instrText xml:space="preserve"> SEQ Equation \* ARABIC </w:instrText>
            </w:r>
            <w:r w:rsidRPr="004B4773">
              <w:fldChar w:fldCharType="separate"/>
            </w:r>
            <w:ins w:id="593" w:author="Munish K" w:date="2024-03-29T11:28:00Z">
              <w:r w:rsidR="00742033">
                <w:rPr>
                  <w:noProof/>
                </w:rPr>
                <w:t>7</w:t>
              </w:r>
            </w:ins>
            <w:del w:id="594" w:author="Munish K" w:date="2024-03-29T09:15:00Z">
              <w:r w:rsidR="0028162E" w:rsidDel="00E8081E">
                <w:rPr>
                  <w:noProof/>
                </w:rPr>
                <w:delText>5</w:delText>
              </w:r>
            </w:del>
            <w:r w:rsidRPr="004B4773">
              <w:fldChar w:fldCharType="end"/>
            </w:r>
            <w:bookmarkEnd w:id="592"/>
          </w:p>
        </w:tc>
      </w:tr>
      <w:tr w:rsidR="00E94FA8" w:rsidRPr="004B4773" w14:paraId="4094B885" w14:textId="77777777" w:rsidTr="006D17F0">
        <w:tc>
          <w:tcPr>
            <w:tcW w:w="750" w:type="pct"/>
          </w:tcPr>
          <w:p w14:paraId="0B03BCFA" w14:textId="0213E516" w:rsidR="00E94FA8" w:rsidRPr="004B4773" w:rsidRDefault="00E94FA8" w:rsidP="009C7DD6">
            <w:pPr>
              <w:pStyle w:val="paragraph"/>
              <w:spacing w:before="0" w:line="480" w:lineRule="auto"/>
              <w:jc w:val="right"/>
              <w:textAlignment w:val="baseline"/>
            </w:pPr>
            <w:r w:rsidRPr="004B4773">
              <w:t>RMSE:</w:t>
            </w:r>
          </w:p>
        </w:tc>
        <w:tc>
          <w:tcPr>
            <w:tcW w:w="3500" w:type="pct"/>
          </w:tcPr>
          <w:p w14:paraId="297572E3" w14:textId="43EEC89E" w:rsidR="00E94FA8" w:rsidRPr="004B4773" w:rsidRDefault="000A1CC2" w:rsidP="009C7DD6">
            <w:pPr>
              <w:pStyle w:val="paragraph"/>
              <w:spacing w:before="0" w:line="480" w:lineRule="auto"/>
              <w:jc w:val="center"/>
              <w:textAlignment w:val="baseline"/>
              <w:rPr>
                <w:lang w:val="en-US" w:eastAsia="en-US"/>
              </w:rPr>
            </w:pPr>
            <m:oMathPara>
              <m:oMath>
                <m:rad>
                  <m:radPr>
                    <m:degHide m:val="1"/>
                    <m:ctrlPr>
                      <w:rPr>
                        <w:rFonts w:ascii="Cambria Math" w:hAnsi="Cambria Math"/>
                        <w:i/>
                        <w:iCs/>
                        <w:lang w:val="en-AU"/>
                      </w:rPr>
                    </m:ctrlPr>
                  </m:radPr>
                  <m:deg/>
                  <m:e>
                    <m:f>
                      <m:fPr>
                        <m:ctrlPr>
                          <w:rPr>
                            <w:rFonts w:ascii="Cambria Math" w:hAnsi="Cambria Math"/>
                            <w:i/>
                            <w:iCs/>
                            <w:lang w:val="en-AU"/>
                          </w:rPr>
                        </m:ctrlPr>
                      </m:fPr>
                      <m:num>
                        <m:r>
                          <w:rPr>
                            <w:rFonts w:ascii="Cambria Math" w:hAnsi="Cambria Math"/>
                            <w:lang w:val="en-AU"/>
                          </w:rPr>
                          <m:t>1</m:t>
                        </m:r>
                      </m:num>
                      <m:den>
                        <m:r>
                          <w:rPr>
                            <w:rFonts w:ascii="Cambria Math" w:hAnsi="Cambria Math"/>
                            <w:lang w:val="en-AU"/>
                          </w:rPr>
                          <m:t>n</m:t>
                        </m:r>
                      </m:den>
                    </m:f>
                    <m:nary>
                      <m:naryPr>
                        <m:chr m:val="∑"/>
                        <m:limLoc m:val="subSup"/>
                        <m:ctrlPr>
                          <w:rPr>
                            <w:rFonts w:ascii="Cambria Math" w:hAnsi="Cambria Math"/>
                            <w:i/>
                            <w:iCs/>
                            <w:lang w:val="en-AU"/>
                          </w:rPr>
                        </m:ctrlPr>
                      </m:naryPr>
                      <m:sub>
                        <m:r>
                          <w:rPr>
                            <w:rFonts w:ascii="Cambria Math" w:hAnsi="Cambria Math"/>
                            <w:lang w:val="en-AU"/>
                          </w:rPr>
                          <m:t>i=1</m:t>
                        </m:r>
                      </m:sub>
                      <m:sup>
                        <m:r>
                          <w:rPr>
                            <w:rFonts w:ascii="Cambria Math" w:hAnsi="Cambria Math"/>
                            <w:lang w:val="en-AU"/>
                          </w:rPr>
                          <m:t>n</m:t>
                        </m:r>
                      </m:sup>
                      <m:e>
                        <m:sSup>
                          <m:sSupPr>
                            <m:ctrlPr>
                              <w:rPr>
                                <w:rFonts w:ascii="Cambria Math" w:hAnsi="Cambria Math"/>
                                <w:i/>
                                <w:iCs/>
                                <w:lang w:val="en-AU"/>
                              </w:rPr>
                            </m:ctrlPr>
                          </m:sSupPr>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sup>
                            <m:r>
                              <w:rPr>
                                <w:rFonts w:ascii="Cambria Math" w:hAnsi="Cambria Math"/>
                                <w:lang w:val="en-AU"/>
                              </w:rPr>
                              <m:t>2</m:t>
                            </m:r>
                          </m:sup>
                        </m:sSup>
                      </m:e>
                    </m:nary>
                  </m:e>
                </m:rad>
              </m:oMath>
            </m:oMathPara>
          </w:p>
        </w:tc>
        <w:tc>
          <w:tcPr>
            <w:tcW w:w="750" w:type="pct"/>
            <w:vAlign w:val="center"/>
          </w:tcPr>
          <w:p w14:paraId="19C5492B" w14:textId="61445CEF" w:rsidR="00E94FA8" w:rsidRPr="004B4773" w:rsidRDefault="00511113" w:rsidP="009C7DD6">
            <w:pPr>
              <w:pStyle w:val="paragraph"/>
              <w:spacing w:before="0" w:line="480" w:lineRule="auto"/>
              <w:textAlignment w:val="baseline"/>
            </w:pPr>
            <w:bookmarkStart w:id="595" w:name="_Ref135403049"/>
            <w:r w:rsidRPr="004B4773">
              <w:t xml:space="preserve">Equation </w:t>
            </w:r>
            <w:r w:rsidRPr="004B4773">
              <w:fldChar w:fldCharType="begin"/>
            </w:r>
            <w:r w:rsidRPr="004B4773">
              <w:instrText xml:space="preserve"> SEQ Equation \* ARABIC </w:instrText>
            </w:r>
            <w:r w:rsidRPr="004B4773">
              <w:fldChar w:fldCharType="separate"/>
            </w:r>
            <w:ins w:id="596" w:author="Munish K" w:date="2024-03-29T11:28:00Z">
              <w:r w:rsidR="00742033">
                <w:rPr>
                  <w:noProof/>
                </w:rPr>
                <w:t>8</w:t>
              </w:r>
            </w:ins>
            <w:del w:id="597" w:author="Munish K" w:date="2024-03-29T09:15:00Z">
              <w:r w:rsidR="0028162E" w:rsidDel="00E8081E">
                <w:rPr>
                  <w:noProof/>
                </w:rPr>
                <w:delText>6</w:delText>
              </w:r>
            </w:del>
            <w:r w:rsidRPr="004B4773">
              <w:fldChar w:fldCharType="end"/>
            </w:r>
            <w:bookmarkEnd w:id="595"/>
          </w:p>
        </w:tc>
      </w:tr>
      <w:tr w:rsidR="00E94FA8" w:rsidRPr="004B4773" w14:paraId="699C81C1" w14:textId="77777777" w:rsidTr="006D17F0">
        <w:tc>
          <w:tcPr>
            <w:tcW w:w="750" w:type="pct"/>
          </w:tcPr>
          <w:p w14:paraId="04D86397" w14:textId="4979C6F3" w:rsidR="00E94FA8" w:rsidRPr="004B4773" w:rsidRDefault="00E94FA8" w:rsidP="009C7DD6">
            <w:pPr>
              <w:pStyle w:val="paragraph"/>
              <w:spacing w:before="0" w:line="480" w:lineRule="auto"/>
              <w:jc w:val="right"/>
              <w:textAlignment w:val="baseline"/>
            </w:pPr>
            <w:r w:rsidRPr="004B4773">
              <w:t>R</w:t>
            </w:r>
            <w:r w:rsidRPr="004B4773">
              <w:rPr>
                <w:vertAlign w:val="superscript"/>
              </w:rPr>
              <w:t>2</w:t>
            </w:r>
            <w:r w:rsidR="00511113" w:rsidRPr="004B4773">
              <w:t>:</w:t>
            </w:r>
          </w:p>
        </w:tc>
        <w:tc>
          <w:tcPr>
            <w:tcW w:w="3500" w:type="pct"/>
          </w:tcPr>
          <w:p w14:paraId="7C7141BD" w14:textId="3FD20C3B" w:rsidR="00E94FA8" w:rsidRPr="004B4773" w:rsidRDefault="00511113" w:rsidP="009C7DD6">
            <w:pPr>
              <w:pStyle w:val="paragraph"/>
              <w:spacing w:before="0" w:line="480" w:lineRule="auto"/>
              <w:jc w:val="center"/>
              <w:textAlignment w:val="baseline"/>
              <w:rPr>
                <w:lang w:val="en-US" w:eastAsia="en-US"/>
              </w:rPr>
            </w:pPr>
            <m:oMathPara>
              <m:oMath>
                <m:r>
                  <w:rPr>
                    <w:rFonts w:ascii="Cambria Math" w:hAnsi="Cambria Math"/>
                    <w:lang w:val="en-AU"/>
                  </w:rPr>
                  <m:t>1-</m:t>
                </m:r>
                <m:f>
                  <m:fPr>
                    <m:ctrlPr>
                      <w:rPr>
                        <w:rFonts w:ascii="Cambria Math" w:hAnsi="Cambria Math"/>
                        <w:i/>
                        <w:lang w:val="en-AU"/>
                      </w:rPr>
                    </m:ctrlPr>
                  </m:fPr>
                  <m:num>
                    <m:nary>
                      <m:naryPr>
                        <m:chr m:val="∑"/>
                        <m:limLoc m:val="undOvr"/>
                        <m:subHide m:val="1"/>
                        <m:supHide m:val="1"/>
                        <m:ctrlPr>
                          <w:rPr>
                            <w:rFonts w:ascii="Cambria Math" w:hAnsi="Cambria Math"/>
                            <w:i/>
                            <w:lang w:val="en-AU"/>
                          </w:rPr>
                        </m:ctrlPr>
                      </m:naryPr>
                      <m:sub/>
                      <m:sup/>
                      <m:e>
                        <m:sSup>
                          <m:sSupPr>
                            <m:ctrlPr>
                              <w:rPr>
                                <w:rFonts w:ascii="Cambria Math" w:hAnsi="Cambria Math"/>
                                <w:i/>
                                <w:iCs/>
                                <w:lang w:val="en-AU"/>
                              </w:rPr>
                            </m:ctrlPr>
                          </m:sSupPr>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sup>
                            <m:r>
                              <w:rPr>
                                <w:rFonts w:ascii="Cambria Math" w:hAnsi="Cambria Math"/>
                                <w:lang w:val="en-AU"/>
                              </w:rPr>
                              <m:t>2</m:t>
                            </m:r>
                          </m:sup>
                        </m:sSup>
                      </m:e>
                    </m:nary>
                  </m:num>
                  <m:den>
                    <m:sSup>
                      <m:sSupPr>
                        <m:ctrlPr>
                          <w:rPr>
                            <w:rFonts w:ascii="Cambria Math" w:hAnsi="Cambria Math"/>
                            <w:i/>
                            <w:lang w:val="en-AU"/>
                          </w:rPr>
                        </m:ctrlPr>
                      </m:sSupPr>
                      <m:e>
                        <m:nary>
                          <m:naryPr>
                            <m:chr m:val="∑"/>
                            <m:limLoc m:val="undOvr"/>
                            <m:subHide m:val="1"/>
                            <m:supHide m:val="1"/>
                            <m:ctrlPr>
                              <w:rPr>
                                <w:rFonts w:ascii="Cambria Math" w:hAnsi="Cambria Math"/>
                                <w:i/>
                                <w:lang w:val="en-AU"/>
                              </w:rPr>
                            </m:ctrlPr>
                          </m:naryPr>
                          <m:sub/>
                          <m:sup/>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r>
                                  <w:rPr>
                                    <w:rFonts w:ascii="Cambria Math" w:hAnsi="Cambria Math"/>
                                    <w:lang w:val="en-AU"/>
                                  </w:rPr>
                                  <m:t>-</m:t>
                                </m:r>
                                <m:acc>
                                  <m:accPr>
                                    <m:chr m:val="̅"/>
                                    <m:ctrlPr>
                                      <w:rPr>
                                        <w:rFonts w:ascii="Cambria Math" w:hAnsi="Cambria Math"/>
                                        <w:i/>
                                        <w:iCs/>
                                        <w:lang w:val="en-AU"/>
                                      </w:rPr>
                                    </m:ctrlPr>
                                  </m:accPr>
                                  <m:e>
                                    <m:r>
                                      <w:rPr>
                                        <w:rFonts w:ascii="Cambria Math" w:hAnsi="Cambria Math"/>
                                        <w:lang w:val="en-AU"/>
                                      </w:rPr>
                                      <m:t>x</m:t>
                                    </m:r>
                                  </m:e>
                                </m:acc>
                              </m:e>
                            </m:d>
                          </m:e>
                        </m:nary>
                      </m:e>
                      <m:sup>
                        <m:r>
                          <w:rPr>
                            <w:rFonts w:ascii="Cambria Math" w:hAnsi="Cambria Math"/>
                            <w:lang w:val="en-AU"/>
                          </w:rPr>
                          <m:t>2</m:t>
                        </m:r>
                      </m:sup>
                    </m:sSup>
                  </m:den>
                </m:f>
              </m:oMath>
            </m:oMathPara>
          </w:p>
        </w:tc>
        <w:tc>
          <w:tcPr>
            <w:tcW w:w="750" w:type="pct"/>
            <w:vAlign w:val="center"/>
          </w:tcPr>
          <w:p w14:paraId="1FF3DE1B" w14:textId="5FBBACF4" w:rsidR="00E94FA8" w:rsidRPr="004B4773" w:rsidRDefault="00511113" w:rsidP="009C7DD6">
            <w:pPr>
              <w:pStyle w:val="paragraph"/>
              <w:spacing w:before="0" w:line="480" w:lineRule="auto"/>
              <w:textAlignment w:val="baseline"/>
            </w:pPr>
            <w:bookmarkStart w:id="598" w:name="_Ref135403056"/>
            <w:r w:rsidRPr="004B4773">
              <w:t xml:space="preserve">Equation </w:t>
            </w:r>
            <w:r w:rsidRPr="004B4773">
              <w:fldChar w:fldCharType="begin"/>
            </w:r>
            <w:r w:rsidRPr="004B4773">
              <w:instrText xml:space="preserve"> SEQ Equation \* ARABIC </w:instrText>
            </w:r>
            <w:r w:rsidRPr="004B4773">
              <w:fldChar w:fldCharType="separate"/>
            </w:r>
            <w:ins w:id="599" w:author="Munish K" w:date="2024-03-29T11:28:00Z">
              <w:r w:rsidR="00742033">
                <w:rPr>
                  <w:noProof/>
                </w:rPr>
                <w:t>9</w:t>
              </w:r>
            </w:ins>
            <w:del w:id="600" w:author="Munish K" w:date="2024-03-29T09:15:00Z">
              <w:r w:rsidR="0028162E" w:rsidDel="00E8081E">
                <w:rPr>
                  <w:noProof/>
                </w:rPr>
                <w:delText>7</w:delText>
              </w:r>
            </w:del>
            <w:r w:rsidRPr="004B4773">
              <w:fldChar w:fldCharType="end"/>
            </w:r>
            <w:bookmarkEnd w:id="598"/>
          </w:p>
        </w:tc>
      </w:tr>
    </w:tbl>
    <w:p w14:paraId="361331A8" w14:textId="77777777" w:rsidR="00865E9B" w:rsidRDefault="00865E9B" w:rsidP="009C7DD6">
      <w:pPr>
        <w:pStyle w:val="para1"/>
        <w:spacing w:line="480" w:lineRule="auto"/>
        <w:ind w:firstLine="0"/>
        <w:rPr>
          <w:lang w:val="en-AU"/>
        </w:rPr>
      </w:pPr>
    </w:p>
    <w:p w14:paraId="6F11C851" w14:textId="277A780A" w:rsidR="00AB334B" w:rsidRPr="00363D96" w:rsidRDefault="007447B8" w:rsidP="009C7DD6">
      <w:pPr>
        <w:pStyle w:val="para1"/>
        <w:spacing w:line="480" w:lineRule="auto"/>
        <w:rPr>
          <w:lang w:val="en-AU"/>
        </w:rPr>
      </w:pPr>
      <w:r w:rsidRPr="00363D96">
        <w:rPr>
          <w:lang w:val="en-AU"/>
        </w:rPr>
        <w:fldChar w:fldCharType="begin"/>
      </w:r>
      <w:r w:rsidRPr="00363D96">
        <w:rPr>
          <w:lang w:val="en-AU"/>
        </w:rPr>
        <w:instrText xml:space="preserve"> REF _Ref135403028 \h </w:instrText>
      </w:r>
      <w:r w:rsidR="004B4773" w:rsidRPr="00363D96">
        <w:rPr>
          <w:lang w:val="en-AU"/>
        </w:rPr>
        <w:instrText xml:space="preserve"> \* MERGEFORMAT </w:instrText>
      </w:r>
      <w:r w:rsidRPr="00363D96">
        <w:rPr>
          <w:lang w:val="en-AU"/>
        </w:rPr>
      </w:r>
      <w:r w:rsidRPr="00363D96">
        <w:rPr>
          <w:lang w:val="en-AU"/>
        </w:rPr>
        <w:fldChar w:fldCharType="separate"/>
      </w:r>
      <w:ins w:id="601" w:author="Munish K" w:date="2024-03-29T11:28:00Z">
        <w:r w:rsidR="00742033" w:rsidRPr="00742033">
          <w:rPr>
            <w:lang w:val="en-AU"/>
            <w:rPrChange w:id="602" w:author="Munish K" w:date="2024-03-29T11:28:00Z">
              <w:rPr/>
            </w:rPrChange>
          </w:rPr>
          <w:t xml:space="preserve">Equation </w:t>
        </w:r>
        <w:r w:rsidR="00742033" w:rsidRPr="00742033">
          <w:rPr>
            <w:lang w:val="en-AU"/>
            <w:rPrChange w:id="603" w:author="Munish K" w:date="2024-03-29T11:28:00Z">
              <w:rPr>
                <w:noProof/>
              </w:rPr>
            </w:rPrChange>
          </w:rPr>
          <w:t>6</w:t>
        </w:r>
      </w:ins>
      <w:del w:id="604" w:author="Munish K" w:date="2024-03-28T23:08:00Z">
        <w:r w:rsidR="0028213D" w:rsidRPr="0028213D" w:rsidDel="00113AC7">
          <w:rPr>
            <w:lang w:val="en-AU"/>
          </w:rPr>
          <w:delText>Equation 4</w:delText>
        </w:r>
      </w:del>
      <w:r w:rsidRPr="00363D96">
        <w:rPr>
          <w:lang w:val="en-AU"/>
        </w:rPr>
        <w:fldChar w:fldCharType="end"/>
      </w:r>
      <w:r w:rsidRPr="00363D96">
        <w:rPr>
          <w:lang w:val="en-AU"/>
        </w:rPr>
        <w:t xml:space="preserve"> to </w:t>
      </w:r>
      <w:r w:rsidRPr="00363D96">
        <w:rPr>
          <w:lang w:val="en-AU"/>
        </w:rPr>
        <w:fldChar w:fldCharType="begin"/>
      </w:r>
      <w:r w:rsidRPr="00363D96">
        <w:rPr>
          <w:lang w:val="en-AU"/>
        </w:rPr>
        <w:instrText xml:space="preserve"> REF _Ref135403056 \h </w:instrText>
      </w:r>
      <w:r w:rsidR="004B4773" w:rsidRPr="00363D96">
        <w:rPr>
          <w:lang w:val="en-AU"/>
        </w:rPr>
        <w:instrText xml:space="preserve"> \* MERGEFORMAT </w:instrText>
      </w:r>
      <w:r w:rsidRPr="00363D96">
        <w:rPr>
          <w:lang w:val="en-AU"/>
        </w:rPr>
      </w:r>
      <w:r w:rsidRPr="00363D96">
        <w:rPr>
          <w:lang w:val="en-AU"/>
        </w:rPr>
        <w:fldChar w:fldCharType="separate"/>
      </w:r>
      <w:ins w:id="605" w:author="Munish K" w:date="2024-03-29T11:28:00Z">
        <w:r w:rsidR="00742033" w:rsidRPr="00742033">
          <w:rPr>
            <w:lang w:val="en-AU"/>
            <w:rPrChange w:id="606" w:author="Munish K" w:date="2024-03-29T11:28:00Z">
              <w:rPr/>
            </w:rPrChange>
          </w:rPr>
          <w:t xml:space="preserve">Equation </w:t>
        </w:r>
        <w:r w:rsidR="00742033" w:rsidRPr="00742033">
          <w:rPr>
            <w:lang w:val="en-AU"/>
            <w:rPrChange w:id="607" w:author="Munish K" w:date="2024-03-29T11:28:00Z">
              <w:rPr>
                <w:noProof/>
              </w:rPr>
            </w:rPrChange>
          </w:rPr>
          <w:t>9</w:t>
        </w:r>
      </w:ins>
      <w:del w:id="608" w:author="Munish K" w:date="2024-03-28T23:08:00Z">
        <w:r w:rsidR="0028213D" w:rsidRPr="0028213D" w:rsidDel="00113AC7">
          <w:rPr>
            <w:lang w:val="en-AU"/>
          </w:rPr>
          <w:delText>Equation 7</w:delText>
        </w:r>
      </w:del>
      <w:r w:rsidRPr="00363D96">
        <w:rPr>
          <w:lang w:val="en-AU"/>
        </w:rPr>
        <w:fldChar w:fldCharType="end"/>
      </w:r>
      <w:r w:rsidRPr="00363D96">
        <w:rPr>
          <w:lang w:val="en-AU"/>
        </w:rPr>
        <w:t xml:space="preserve"> show the other measurement metrics, with</w:t>
      </w:r>
      <w:r w:rsidR="00683F15" w:rsidRPr="00363D96">
        <w:rPr>
          <w:lang w:val="en-AU"/>
        </w:rPr>
        <w:t xml:space="preserve"> </w:t>
      </w:r>
      <w:proofErr w:type="spellStart"/>
      <w:r w:rsidR="00683F15" w:rsidRPr="00363D96">
        <w:rPr>
          <w:lang w:val="en-AU"/>
        </w:rPr>
        <w:t>y</w:t>
      </w:r>
      <w:r w:rsidR="00683F15" w:rsidRPr="0028213D">
        <w:rPr>
          <w:vertAlign w:val="subscript"/>
          <w:lang w:val="en-AU"/>
        </w:rPr>
        <w:t>i</w:t>
      </w:r>
      <w:proofErr w:type="spellEnd"/>
      <w:r w:rsidR="00683F15" w:rsidRPr="00363D96">
        <w:rPr>
          <w:lang w:val="en-AU"/>
        </w:rPr>
        <w:t xml:space="preserve"> </w:t>
      </w:r>
      <w:r w:rsidRPr="00363D96">
        <w:rPr>
          <w:lang w:val="en-AU"/>
        </w:rPr>
        <w:t>a</w:t>
      </w:r>
      <w:r w:rsidR="00683F15" w:rsidRPr="00363D96">
        <w:rPr>
          <w:lang w:val="en-AU"/>
        </w:rPr>
        <w:t>s the predicted value, x</w:t>
      </w:r>
      <w:r w:rsidR="00683F15" w:rsidRPr="0028213D">
        <w:rPr>
          <w:vertAlign w:val="subscript"/>
          <w:lang w:val="en-AU"/>
        </w:rPr>
        <w:t>i</w:t>
      </w:r>
      <w:r w:rsidR="00683F15" w:rsidRPr="00363D96">
        <w:rPr>
          <w:lang w:val="en-AU"/>
        </w:rPr>
        <w:t xml:space="preserve"> </w:t>
      </w:r>
      <w:r w:rsidRPr="00363D96">
        <w:rPr>
          <w:lang w:val="en-AU"/>
        </w:rPr>
        <w:t>a</w:t>
      </w:r>
      <w:r w:rsidR="00683F15" w:rsidRPr="00363D96">
        <w:rPr>
          <w:lang w:val="en-AU"/>
        </w:rPr>
        <w:t>s the true</w:t>
      </w:r>
      <w:r w:rsidR="00683F15" w:rsidRPr="00363D96">
        <w:rPr>
          <w:iCs/>
          <w:lang w:val="en-AU"/>
        </w:rPr>
        <w:t xml:space="preserve"> value, </w:t>
      </w:r>
      <m:oMath>
        <m:acc>
          <m:accPr>
            <m:chr m:val="̅"/>
            <m:ctrlPr>
              <w:rPr>
                <w:rFonts w:ascii="Cambria Math" w:hAnsi="Cambria Math"/>
                <w:i/>
                <w:iCs/>
                <w:lang w:val="en-AU"/>
              </w:rPr>
            </m:ctrlPr>
          </m:accPr>
          <m:e>
            <m:r>
              <w:rPr>
                <w:rFonts w:ascii="Cambria Math" w:hAnsi="Cambria Math"/>
                <w:lang w:val="en-AU"/>
              </w:rPr>
              <m:t>x</m:t>
            </m:r>
          </m:e>
        </m:acc>
      </m:oMath>
      <w:r w:rsidR="00683F15" w:rsidRPr="00363D96">
        <w:rPr>
          <w:iCs/>
          <w:lang w:val="en-AU"/>
        </w:rPr>
        <w:t xml:space="preserve"> </w:t>
      </w:r>
      <w:r w:rsidRPr="00363D96">
        <w:rPr>
          <w:iCs/>
          <w:lang w:val="en-AU"/>
        </w:rPr>
        <w:t>a</w:t>
      </w:r>
      <w:r w:rsidR="00683F15" w:rsidRPr="00363D96">
        <w:rPr>
          <w:iCs/>
          <w:lang w:val="en-AU"/>
        </w:rPr>
        <w:t>s the mean of x</w:t>
      </w:r>
      <w:r w:rsidR="00683F15" w:rsidRPr="00363D96">
        <w:rPr>
          <w:iCs/>
          <w:vertAlign w:val="subscript"/>
          <w:lang w:val="en-AU"/>
        </w:rPr>
        <w:t>i</w:t>
      </w:r>
      <w:r w:rsidR="00683F15" w:rsidRPr="00363D96">
        <w:rPr>
          <w:iCs/>
          <w:lang w:val="en-AU"/>
        </w:rPr>
        <w:t xml:space="preserve"> and n </w:t>
      </w:r>
      <w:r w:rsidRPr="00363D96">
        <w:rPr>
          <w:iCs/>
          <w:lang w:val="en-AU"/>
        </w:rPr>
        <w:t>a</w:t>
      </w:r>
      <w:r w:rsidR="00683F15" w:rsidRPr="00363D96">
        <w:rPr>
          <w:iCs/>
          <w:lang w:val="en-AU"/>
        </w:rPr>
        <w:t xml:space="preserve">s the total number of data points. </w:t>
      </w:r>
      <w:r w:rsidR="002D2F97" w:rsidRPr="00363D96">
        <w:rPr>
          <w:lang w:val="en-AU"/>
        </w:rPr>
        <w:t xml:space="preserve">MAE </w:t>
      </w:r>
      <w:r w:rsidR="00266764" w:rsidRPr="00363D96">
        <w:rPr>
          <w:lang w:val="en-AU"/>
        </w:rPr>
        <w:t xml:space="preserve">measures the average absolute difference between the predicted and actual </w:t>
      </w:r>
      <w:r w:rsidR="00641C33" w:rsidRPr="00363D96">
        <w:rPr>
          <w:lang w:val="en-AU"/>
        </w:rPr>
        <w:t>values and</w:t>
      </w:r>
      <w:r w:rsidR="00266764" w:rsidRPr="00363D96">
        <w:rPr>
          <w:lang w:val="en-AU"/>
        </w:rPr>
        <w:t xml:space="preserve"> provides an absolute measure of the model's performance. MSE</w:t>
      </w:r>
      <w:r w:rsidR="00D95552" w:rsidRPr="00363D96">
        <w:rPr>
          <w:lang w:val="en-AU"/>
        </w:rPr>
        <w:t xml:space="preserve"> measures the average squared difference between the predicted and actual </w:t>
      </w:r>
      <w:r w:rsidR="00641C33" w:rsidRPr="00363D96">
        <w:rPr>
          <w:lang w:val="en-AU"/>
        </w:rPr>
        <w:t>values and</w:t>
      </w:r>
      <w:r w:rsidR="00D95552" w:rsidRPr="00363D96">
        <w:rPr>
          <w:lang w:val="en-AU"/>
        </w:rPr>
        <w:t xml:space="preserve"> amplifies larger errors due to the squaring operation.</w:t>
      </w:r>
      <w:r w:rsidR="00423487" w:rsidRPr="00363D96">
        <w:rPr>
          <w:lang w:val="en-AU"/>
        </w:rPr>
        <w:t xml:space="preserve"> RMSE is the square root of MSE and provides a measure of the average magnitude of errors. It is useful for interpreting errors in the same units as the target variable.</w:t>
      </w:r>
      <w:r w:rsidR="006B4197" w:rsidRPr="00363D96">
        <w:rPr>
          <w:lang w:val="en-AU"/>
        </w:rPr>
        <w:t xml:space="preserve"> R</w:t>
      </w:r>
      <w:r w:rsidR="002F02AE" w:rsidRPr="00363D96">
        <w:rPr>
          <w:vertAlign w:val="superscript"/>
          <w:lang w:val="en-AU"/>
        </w:rPr>
        <w:t>2</w:t>
      </w:r>
      <w:r w:rsidR="006B4197" w:rsidRPr="00363D96">
        <w:rPr>
          <w:lang w:val="en-AU"/>
        </w:rPr>
        <w:t xml:space="preserve"> measures the proportion of the variance in the target variable that is explained by the model. It ranges from 0 to 1, where 1 indicates a perfect fit and 0 indicates a poor fit.</w:t>
      </w:r>
      <w:r w:rsidR="00641C33" w:rsidRPr="00363D96">
        <w:rPr>
          <w:lang w:val="en-AU"/>
        </w:rPr>
        <w:t xml:space="preserve"> </w:t>
      </w:r>
    </w:p>
    <w:p w14:paraId="39F1A9DD" w14:textId="77777777" w:rsidR="00AB334B" w:rsidRPr="00363D96" w:rsidRDefault="00AB334B" w:rsidP="009C7DD6">
      <w:pPr>
        <w:pStyle w:val="para1"/>
        <w:spacing w:line="480" w:lineRule="auto"/>
        <w:rPr>
          <w:lang w:val="en-AU"/>
        </w:rPr>
      </w:pPr>
    </w:p>
    <w:p w14:paraId="672305C5" w14:textId="5E50861E" w:rsidR="00294BDF" w:rsidRPr="00363D96" w:rsidRDefault="00AB334B" w:rsidP="009C7DD6">
      <w:pPr>
        <w:pStyle w:val="para1"/>
        <w:spacing w:line="480" w:lineRule="auto"/>
        <w:rPr>
          <w:lang w:val="en-AU"/>
        </w:rPr>
      </w:pPr>
      <w:r w:rsidRPr="00363D96">
        <w:rPr>
          <w:lang w:val="en-AU"/>
        </w:rPr>
        <w:t>While MAE, MSE, RMSE, and R</w:t>
      </w:r>
      <w:r w:rsidRPr="00363D96">
        <w:rPr>
          <w:vertAlign w:val="superscript"/>
          <w:lang w:val="en-AU"/>
        </w:rPr>
        <w:t>2</w:t>
      </w:r>
      <w:r w:rsidRPr="00363D96">
        <w:rPr>
          <w:lang w:val="en-AU"/>
        </w:rPr>
        <w:t xml:space="preserve"> are evaluation metrics used to assess the model's performance after training, the (training and validation) loss functions are specific to the training process. These loss functions guide the model's learning by providing gradients for updating the model's parameters. </w:t>
      </w:r>
      <w:r w:rsidR="001C753E" w:rsidRPr="00363D96">
        <w:rPr>
          <w:lang w:val="en-AU"/>
        </w:rPr>
        <w:t>However, the suitability of the model is ultimately guided by scores where</w:t>
      </w:r>
      <w:r w:rsidR="00641C33" w:rsidRPr="00363D96">
        <w:rPr>
          <w:iCs/>
          <w:lang w:val="en-AU"/>
        </w:rPr>
        <w:t xml:space="preserve"> </w:t>
      </w:r>
      <w:r w:rsidR="001C753E" w:rsidRPr="00363D96">
        <w:rPr>
          <w:iCs/>
          <w:lang w:val="en-AU"/>
        </w:rPr>
        <w:t>the</w:t>
      </w:r>
      <w:r w:rsidR="00641C33" w:rsidRPr="00363D96">
        <w:rPr>
          <w:iCs/>
          <w:lang w:val="en-AU"/>
        </w:rPr>
        <w:t xml:space="preserve"> </w:t>
      </w:r>
      <w:r w:rsidR="00641C33" w:rsidRPr="00363D96">
        <w:rPr>
          <w:lang w:val="en-AU"/>
        </w:rPr>
        <w:t>MAE, MSE and RMSE</w:t>
      </w:r>
      <w:r w:rsidR="001C753E" w:rsidRPr="00363D96">
        <w:rPr>
          <w:lang w:val="en-AU"/>
        </w:rPr>
        <w:t xml:space="preserve"> and low</w:t>
      </w:r>
      <w:r w:rsidR="00641C33" w:rsidRPr="00363D96">
        <w:rPr>
          <w:lang w:val="en-AU"/>
        </w:rPr>
        <w:t xml:space="preserve">, </w:t>
      </w:r>
      <w:r w:rsidR="001C753E" w:rsidRPr="00363D96">
        <w:rPr>
          <w:lang w:val="en-AU"/>
        </w:rPr>
        <w:t>while the</w:t>
      </w:r>
      <w:r w:rsidR="00641C33" w:rsidRPr="00363D96">
        <w:rPr>
          <w:lang w:val="en-AU"/>
        </w:rPr>
        <w:t xml:space="preserve"> R</w:t>
      </w:r>
      <w:r w:rsidR="00641C33" w:rsidRPr="00363D96">
        <w:rPr>
          <w:vertAlign w:val="superscript"/>
          <w:lang w:val="en-AU"/>
        </w:rPr>
        <w:t>2</w:t>
      </w:r>
      <w:r w:rsidR="001C753E" w:rsidRPr="00363D96">
        <w:rPr>
          <w:vertAlign w:val="superscript"/>
          <w:lang w:val="en-AU"/>
        </w:rPr>
        <w:t xml:space="preserve"> </w:t>
      </w:r>
      <w:r w:rsidR="001C753E" w:rsidRPr="00363D96">
        <w:rPr>
          <w:lang w:val="en-AU"/>
        </w:rPr>
        <w:t>is high</w:t>
      </w:r>
      <w:r w:rsidR="00641C33" w:rsidRPr="00363D96">
        <w:rPr>
          <w:lang w:val="en-AU"/>
        </w:rPr>
        <w:t>.</w:t>
      </w:r>
    </w:p>
    <w:p w14:paraId="28C79A7F" w14:textId="77777777" w:rsidR="00D95552" w:rsidRPr="00363D96" w:rsidRDefault="00D95552" w:rsidP="009C7DD6">
      <w:pPr>
        <w:pStyle w:val="para1"/>
        <w:spacing w:line="480" w:lineRule="auto"/>
        <w:ind w:firstLine="0"/>
        <w:rPr>
          <w:lang w:val="en-AU"/>
        </w:rPr>
      </w:pPr>
    </w:p>
    <w:p w14:paraId="13305E69" w14:textId="4C10968F" w:rsidR="00683F15" w:rsidRPr="00B71221" w:rsidRDefault="00B42CFD" w:rsidP="009C7DD6">
      <w:pPr>
        <w:ind w:firstLine="284"/>
        <w:rPr>
          <w:iCs/>
          <w:lang w:val="en-AU"/>
        </w:rPr>
      </w:pPr>
      <w:r w:rsidRPr="00363D96">
        <w:rPr>
          <w:lang w:val="en-AU"/>
        </w:rPr>
        <w:t>The NN</w:t>
      </w:r>
      <w:r w:rsidR="00683F15" w:rsidRPr="00363D96">
        <w:rPr>
          <w:lang w:val="en-AU"/>
        </w:rPr>
        <w:t xml:space="preserve"> model </w:t>
      </w:r>
      <w:r w:rsidRPr="00363D96">
        <w:rPr>
          <w:lang w:val="en-AU"/>
        </w:rPr>
        <w:t>is</w:t>
      </w:r>
      <w:r w:rsidR="00683F15" w:rsidRPr="00363D96">
        <w:rPr>
          <w:lang w:val="en-AU"/>
        </w:rPr>
        <w:t xml:space="preserve"> tuned by varying </w:t>
      </w:r>
      <w:r w:rsidR="009D7299" w:rsidRPr="00363D96">
        <w:rPr>
          <w:lang w:val="en-AU"/>
        </w:rPr>
        <w:t xml:space="preserve">a series of </w:t>
      </w:r>
      <w:r w:rsidR="00683F15" w:rsidRPr="00363D96">
        <w:rPr>
          <w:lang w:val="en-AU"/>
        </w:rPr>
        <w:t xml:space="preserve">“hyperparameters”. A hyperparameter is a characteristic of a model that is external to the model and whose value cannot be estimated from data. The hyperparameters </w:t>
      </w:r>
      <w:r w:rsidR="00556527" w:rsidRPr="00363D96">
        <w:rPr>
          <w:lang w:val="en-AU"/>
        </w:rPr>
        <w:t xml:space="preserve">that were </w:t>
      </w:r>
      <w:r w:rsidR="00683F15" w:rsidRPr="00363D96">
        <w:rPr>
          <w:lang w:val="en-AU"/>
        </w:rPr>
        <w:t xml:space="preserve">optimized </w:t>
      </w:r>
      <w:r w:rsidR="00556527" w:rsidRPr="00363D96">
        <w:rPr>
          <w:lang w:val="en-AU"/>
        </w:rPr>
        <w:t xml:space="preserve">included the </w:t>
      </w:r>
      <w:r w:rsidR="009E0324">
        <w:rPr>
          <w:lang w:val="en-AU"/>
        </w:rPr>
        <w:t>(</w:t>
      </w:r>
      <w:proofErr w:type="spellStart"/>
      <w:r w:rsidR="009E0324">
        <w:rPr>
          <w:lang w:val="en-AU"/>
        </w:rPr>
        <w:t>i</w:t>
      </w:r>
      <w:proofErr w:type="spellEnd"/>
      <w:r w:rsidR="009E0324">
        <w:rPr>
          <w:lang w:val="en-AU"/>
        </w:rPr>
        <w:t xml:space="preserve">) </w:t>
      </w:r>
      <w:r w:rsidR="00556527" w:rsidRPr="00363D96">
        <w:rPr>
          <w:lang w:val="en-AU"/>
        </w:rPr>
        <w:t xml:space="preserve">learning rate, </w:t>
      </w:r>
      <w:r w:rsidR="009E0324">
        <w:rPr>
          <w:lang w:val="en-AU"/>
        </w:rPr>
        <w:t xml:space="preserve">(ii) </w:t>
      </w:r>
      <w:r w:rsidR="00556527" w:rsidRPr="00363D96">
        <w:rPr>
          <w:lang w:val="en-AU"/>
        </w:rPr>
        <w:t xml:space="preserve">the </w:t>
      </w:r>
      <w:r w:rsidR="00363D96" w:rsidRPr="00363D96">
        <w:rPr>
          <w:lang w:val="en-AU"/>
        </w:rPr>
        <w:t xml:space="preserve">epochs, </w:t>
      </w:r>
      <w:r w:rsidR="009E0324">
        <w:rPr>
          <w:lang w:val="en-AU"/>
        </w:rPr>
        <w:t xml:space="preserve">(iii) </w:t>
      </w:r>
      <w:r w:rsidR="00363D96" w:rsidRPr="00363D96">
        <w:rPr>
          <w:lang w:val="en-AU"/>
        </w:rPr>
        <w:t xml:space="preserve">the number of neurons, </w:t>
      </w:r>
      <w:r w:rsidR="009E0324">
        <w:rPr>
          <w:lang w:val="en-AU"/>
        </w:rPr>
        <w:t xml:space="preserve">(iv) </w:t>
      </w:r>
      <w:r w:rsidR="00363D96" w:rsidRPr="00363D96">
        <w:rPr>
          <w:lang w:val="en-AU"/>
        </w:rPr>
        <w:t xml:space="preserve">the </w:t>
      </w:r>
      <w:r w:rsidR="00363D96" w:rsidRPr="00363D96">
        <w:rPr>
          <w:lang w:val="en-AU"/>
        </w:rPr>
        <w:lastRenderedPageBreak/>
        <w:t>magnitude of dropout</w:t>
      </w:r>
      <w:r w:rsidR="009E0324">
        <w:rPr>
          <w:lang w:val="en-AU"/>
        </w:rPr>
        <w:t xml:space="preserve">, </w:t>
      </w:r>
      <w:r w:rsidR="00E70766">
        <w:rPr>
          <w:lang w:val="en-AU"/>
        </w:rPr>
        <w:t>(v) batch size</w:t>
      </w:r>
      <w:r w:rsidR="00E31B6B">
        <w:rPr>
          <w:lang w:val="en-AU"/>
        </w:rPr>
        <w:t>, (vi) the choice of optimiser</w:t>
      </w:r>
      <w:r w:rsidR="00363D96" w:rsidRPr="00363D96">
        <w:rPr>
          <w:lang w:val="en-AU"/>
        </w:rPr>
        <w:t xml:space="preserve"> and </w:t>
      </w:r>
      <w:r w:rsidR="00E70766">
        <w:rPr>
          <w:lang w:val="en-AU"/>
        </w:rPr>
        <w:t>finally (v</w:t>
      </w:r>
      <w:r w:rsidR="00E31B6B">
        <w:rPr>
          <w:lang w:val="en-AU"/>
        </w:rPr>
        <w:t>i</w:t>
      </w:r>
      <w:r w:rsidR="00E70766">
        <w:rPr>
          <w:lang w:val="en-AU"/>
        </w:rPr>
        <w:t xml:space="preserve">i) </w:t>
      </w:r>
      <w:r w:rsidR="00363D96" w:rsidRPr="00363D96">
        <w:rPr>
          <w:lang w:val="en-AU"/>
        </w:rPr>
        <w:t xml:space="preserve">the choice of activation function. </w:t>
      </w:r>
      <w:r w:rsidR="00683F15" w:rsidRPr="00363D96">
        <w:rPr>
          <w:iCs/>
          <w:lang w:val="en-AU"/>
        </w:rPr>
        <w:t>To account for idiosyncrasies in the data (noise, patterns, outliers, etc.), k-fold cross-validation was run to validate the stability of the model.</w:t>
      </w:r>
      <w:r w:rsidR="00683F15" w:rsidRPr="00B71221">
        <w:rPr>
          <w:iCs/>
          <w:lang w:val="en-AU"/>
        </w:rPr>
        <w:t xml:space="preserve"> </w:t>
      </w:r>
    </w:p>
    <w:p w14:paraId="5DDDB76A" w14:textId="1DD23C85" w:rsidR="00683F15" w:rsidRDefault="00683F15" w:rsidP="009C7DD6"/>
    <w:p w14:paraId="0297C058" w14:textId="2EAC1AAF" w:rsidR="005D6E5F" w:rsidRDefault="00C32B02" w:rsidP="009C7DD6">
      <w:pPr>
        <w:pStyle w:val="Heading1"/>
        <w:spacing w:line="480" w:lineRule="auto"/>
      </w:pPr>
      <w:bookmarkStart w:id="609" w:name="_Toc118671836"/>
      <w:bookmarkStart w:id="610" w:name="_Toc118686441"/>
      <w:r>
        <w:t>Results and Discussion</w:t>
      </w:r>
    </w:p>
    <w:bookmarkEnd w:id="609"/>
    <w:bookmarkEnd w:id="610"/>
    <w:p w14:paraId="2ED3950A" w14:textId="6DEADC18" w:rsidR="00AA6C00" w:rsidRPr="00B71221" w:rsidRDefault="00AA6C00" w:rsidP="009C7DD6">
      <w:pPr>
        <w:pStyle w:val="Heading2"/>
        <w:spacing w:line="480" w:lineRule="auto"/>
      </w:pPr>
      <w:r>
        <w:t>Data Preparation</w:t>
      </w:r>
    </w:p>
    <w:p w14:paraId="483B9C11" w14:textId="110F3056" w:rsidR="00750E92" w:rsidRDefault="00750E92" w:rsidP="009C7DD6">
      <w:pPr>
        <w:ind w:firstLine="284"/>
      </w:pPr>
      <w:r>
        <w:t xml:space="preserve">We observed significant collinearity of &gt; 0.8 across most of the data set. </w:t>
      </w:r>
      <w:r w:rsidR="00155918">
        <w:t>Most</w:t>
      </w:r>
      <w:r>
        <w:t xml:space="preserve"> were paired couplet measurements of “Temperature” and “Pressure” at various gauge depths</w:t>
      </w:r>
      <w:r w:rsidR="00155918">
        <w:t xml:space="preserve">. Keeping both parameters adds no additional information to the predictive model and in fact may be detrimental, with potential overfitting. Therefore, a single element from each of the variable pairs is eliminated to allow for a more stable model. </w:t>
      </w:r>
      <w:r w:rsidR="00155918" w:rsidRPr="00750E92">
        <w:t xml:space="preserve">Exceptions </w:t>
      </w:r>
      <w:r w:rsidR="00155918">
        <w:t>were</w:t>
      </w:r>
      <w:r w:rsidR="00155918" w:rsidRPr="00750E92">
        <w:t xml:space="preserve"> made if variables </w:t>
      </w:r>
      <w:r w:rsidR="00155918">
        <w:t>were</w:t>
      </w:r>
      <w:r w:rsidR="00155918" w:rsidRPr="00750E92">
        <w:t xml:space="preserve"> found </w:t>
      </w:r>
      <w:r w:rsidR="00155918">
        <w:t xml:space="preserve">to be </w:t>
      </w:r>
      <w:r w:rsidR="00155918" w:rsidRPr="00750E92">
        <w:t>from different</w:t>
      </w:r>
      <w:r w:rsidR="00155918">
        <w:t xml:space="preserve"> </w:t>
      </w:r>
      <w:r w:rsidR="00155918" w:rsidRPr="00750E92">
        <w:t>sources e.g. tubing and reservoir pressure at the observation well</w:t>
      </w:r>
      <w:r w:rsidR="00155918">
        <w:t xml:space="preserve"> for instance. This is also in line with </w:t>
      </w:r>
      <w:r w:rsidR="00155918" w:rsidRPr="00155918">
        <w:t>conventional reservoir engineering concept</w:t>
      </w:r>
      <w:r w:rsidR="00155918">
        <w:t>s where temperature and pressure are correlated.</w:t>
      </w:r>
    </w:p>
    <w:p w14:paraId="6B7E3F68" w14:textId="77777777" w:rsidR="00750E92" w:rsidRDefault="00750E92" w:rsidP="009C7DD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155918" w:rsidRPr="00B71221" w14:paraId="1292B91A" w14:textId="77777777" w:rsidTr="00D5073B">
        <w:tc>
          <w:tcPr>
            <w:tcW w:w="10070" w:type="dxa"/>
          </w:tcPr>
          <w:p w14:paraId="25C1B03C" w14:textId="0EF122B8" w:rsidR="00155918" w:rsidRPr="00B71221" w:rsidRDefault="00155918" w:rsidP="009C7DD6">
            <w:pPr>
              <w:pStyle w:val="para1"/>
              <w:spacing w:line="480" w:lineRule="auto"/>
              <w:ind w:firstLine="0"/>
              <w:rPr>
                <w:color w:val="FF0000"/>
                <w:lang w:val="en-AU"/>
              </w:rPr>
            </w:pPr>
            <w:del w:id="611" w:author="Munish K" w:date="2024-03-28T18:51:00Z">
              <w:r w:rsidDel="004C0E9E">
                <w:rPr>
                  <w:noProof/>
                  <w:color w:val="FF0000"/>
                  <w:lang w:val="en-AU"/>
                </w:rPr>
                <w:lastRenderedPageBreak/>
                <w:drawing>
                  <wp:inline distT="0" distB="0" distL="0" distR="0" wp14:anchorId="7FE71C18" wp14:editId="50DC24C9">
                    <wp:extent cx="6514825" cy="669417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11426" r="13799"/>
                            <a:stretch/>
                          </pic:blipFill>
                          <pic:spPr bwMode="auto">
                            <a:xfrm>
                              <a:off x="0" y="0"/>
                              <a:ext cx="6514825" cy="6694170"/>
                            </a:xfrm>
                            <a:prstGeom prst="rect">
                              <a:avLst/>
                            </a:prstGeom>
                            <a:noFill/>
                            <a:ln>
                              <a:noFill/>
                            </a:ln>
                            <a:extLst>
                              <a:ext uri="{53640926-AAD7-44D8-BBD7-CCE9431645EC}">
                                <a14:shadowObscured xmlns:a14="http://schemas.microsoft.com/office/drawing/2010/main"/>
                              </a:ext>
                            </a:extLst>
                          </pic:spPr>
                        </pic:pic>
                      </a:graphicData>
                    </a:graphic>
                  </wp:inline>
                </w:drawing>
              </w:r>
            </w:del>
            <w:ins w:id="612" w:author="Munish K" w:date="2024-03-28T18:51:00Z">
              <w:r w:rsidR="004C0E9E">
                <w:rPr>
                  <w:noProof/>
                  <w:color w:val="FF0000"/>
                  <w:lang w:val="en-AU"/>
                </w:rPr>
                <w:drawing>
                  <wp:inline distT="0" distB="0" distL="0" distR="0" wp14:anchorId="53CD95D4" wp14:editId="1835B6F8">
                    <wp:extent cx="6515100" cy="694798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17597" cy="6950650"/>
                            </a:xfrm>
                            <a:prstGeom prst="rect">
                              <a:avLst/>
                            </a:prstGeom>
                          </pic:spPr>
                        </pic:pic>
                      </a:graphicData>
                    </a:graphic>
                  </wp:inline>
                </w:drawing>
              </w:r>
            </w:ins>
          </w:p>
        </w:tc>
      </w:tr>
    </w:tbl>
    <w:p w14:paraId="0539DDFC" w14:textId="5BDE794E" w:rsidR="00D865B6" w:rsidRPr="00D865B6" w:rsidRDefault="00683F15" w:rsidP="00D865B6">
      <w:pPr>
        <w:rPr>
          <w:ins w:id="613" w:author="Munish K" w:date="2024-03-29T11:06:00Z"/>
          <w:rFonts w:eastAsia="Times New Roman"/>
          <w:szCs w:val="20"/>
          <w:lang w:val="en-AU"/>
        </w:rPr>
      </w:pPr>
      <w:bookmarkStart w:id="614" w:name="_Ref110098720"/>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742033">
        <w:rPr>
          <w:noProof/>
          <w:lang w:val="en-AU"/>
        </w:rPr>
        <w:t>4</w:t>
      </w:r>
      <w:r w:rsidRPr="00B71221">
        <w:rPr>
          <w:lang w:val="en-AU"/>
        </w:rPr>
        <w:fldChar w:fldCharType="end"/>
      </w:r>
      <w:bookmarkEnd w:id="614"/>
      <w:r w:rsidRPr="00B71221">
        <w:rPr>
          <w:lang w:val="en-AU"/>
        </w:rPr>
        <w:t>: Correlation Matrix – Pairwise Correlation</w:t>
      </w:r>
      <w:ins w:id="615" w:author="Munish K" w:date="2024-03-29T11:03:00Z">
        <w:r w:rsidR="00D865B6">
          <w:rPr>
            <w:lang w:val="en-AU"/>
          </w:rPr>
          <w:t xml:space="preserve">. </w:t>
        </w:r>
      </w:ins>
      <w:ins w:id="616" w:author="Munish K" w:date="2024-03-29T11:06:00Z">
        <w:r w:rsidR="00D865B6" w:rsidRPr="00D865B6">
          <w:rPr>
            <w:rFonts w:eastAsia="Times New Roman"/>
            <w:szCs w:val="20"/>
            <w:lang w:val="en-AU"/>
          </w:rPr>
          <w:t>It ranges from -1 to 1, -1 being a perfect negative correlation and +1 being a perfect positive correlation.</w:t>
        </w:r>
        <w:r w:rsidR="00D865B6">
          <w:rPr>
            <w:rFonts w:eastAsia="Times New Roman"/>
            <w:szCs w:val="20"/>
            <w:lang w:val="en-AU"/>
          </w:rPr>
          <w:t xml:space="preserve"> </w:t>
        </w:r>
        <w:r w:rsidR="00D865B6" w:rsidRPr="00D865B6">
          <w:rPr>
            <w:rFonts w:eastAsia="Times New Roman"/>
            <w:szCs w:val="20"/>
            <w:lang w:val="en-AU"/>
          </w:rPr>
          <w:t xml:space="preserve">The </w:t>
        </w:r>
        <w:proofErr w:type="spellStart"/>
        <w:r w:rsidR="00D865B6" w:rsidRPr="00D865B6">
          <w:rPr>
            <w:rFonts w:eastAsia="Times New Roman"/>
            <w:szCs w:val="20"/>
            <w:lang w:val="en-AU"/>
          </w:rPr>
          <w:t>color</w:t>
        </w:r>
        <w:proofErr w:type="spellEnd"/>
        <w:r w:rsidR="00D865B6" w:rsidRPr="00D865B6">
          <w:rPr>
            <w:rFonts w:eastAsia="Times New Roman"/>
            <w:szCs w:val="20"/>
            <w:lang w:val="en-AU"/>
          </w:rPr>
          <w:t xml:space="preserve"> </w:t>
        </w:r>
        <w:r w:rsidR="00D865B6">
          <w:rPr>
            <w:rFonts w:eastAsia="Times New Roman"/>
            <w:szCs w:val="20"/>
            <w:lang w:val="en-AU"/>
          </w:rPr>
          <w:t>scale visually depicts this</w:t>
        </w:r>
        <w:r w:rsidR="00D865B6" w:rsidRPr="00D865B6">
          <w:rPr>
            <w:rFonts w:eastAsia="Times New Roman"/>
            <w:szCs w:val="20"/>
            <w:lang w:val="en-AU"/>
          </w:rPr>
          <w:t xml:space="preserve">: </w:t>
        </w:r>
        <w:r w:rsidR="00D865B6">
          <w:rPr>
            <w:rFonts w:eastAsia="Times New Roman"/>
            <w:szCs w:val="20"/>
            <w:lang w:val="en-AU"/>
          </w:rPr>
          <w:t>dark</w:t>
        </w:r>
      </w:ins>
      <w:ins w:id="617" w:author="Munish K" w:date="2024-03-29T11:07:00Z">
        <w:r w:rsidR="00D865B6">
          <w:rPr>
            <w:rFonts w:eastAsia="Times New Roman"/>
            <w:szCs w:val="20"/>
            <w:lang w:val="en-AU"/>
          </w:rPr>
          <w:t>/warm</w:t>
        </w:r>
      </w:ins>
      <w:ins w:id="618" w:author="Munish K" w:date="2024-03-29T11:06:00Z">
        <w:r w:rsidR="00D865B6" w:rsidRPr="00D865B6">
          <w:rPr>
            <w:rFonts w:eastAsia="Times New Roman"/>
            <w:szCs w:val="20"/>
            <w:lang w:val="en-AU"/>
          </w:rPr>
          <w:t xml:space="preserve"> </w:t>
        </w:r>
      </w:ins>
      <w:ins w:id="619" w:author="Munish K" w:date="2024-03-29T11:07:00Z">
        <w:r w:rsidR="00D865B6">
          <w:rPr>
            <w:rFonts w:eastAsia="Times New Roman"/>
            <w:szCs w:val="20"/>
            <w:lang w:val="en-AU"/>
          </w:rPr>
          <w:t xml:space="preserve">show </w:t>
        </w:r>
      </w:ins>
      <w:ins w:id="620" w:author="Munish K" w:date="2024-03-29T11:06:00Z">
        <w:r w:rsidR="00D865B6" w:rsidRPr="00D865B6">
          <w:rPr>
            <w:rFonts w:eastAsia="Times New Roman"/>
            <w:szCs w:val="20"/>
            <w:lang w:val="en-AU"/>
          </w:rPr>
          <w:t>strong correlations</w:t>
        </w:r>
      </w:ins>
    </w:p>
    <w:p w14:paraId="21D3E2FA" w14:textId="57218399" w:rsidR="00683F15" w:rsidRPr="00B71221" w:rsidDel="00D865B6" w:rsidRDefault="00683F15">
      <w:pPr>
        <w:pStyle w:val="para1"/>
        <w:spacing w:line="480" w:lineRule="auto"/>
        <w:rPr>
          <w:del w:id="621" w:author="Munish K" w:date="2024-03-29T11:09:00Z"/>
          <w:lang w:val="en-AU"/>
        </w:rPr>
        <w:pPrChange w:id="622" w:author="Munish K" w:date="2024-03-29T11:09:00Z">
          <w:pPr>
            <w:pStyle w:val="para1"/>
            <w:spacing w:line="480" w:lineRule="auto"/>
            <w:jc w:val="center"/>
          </w:pPr>
        </w:pPrChange>
      </w:pPr>
      <w:del w:id="623" w:author="Munish K" w:date="2024-03-29T11:03:00Z">
        <w:r w:rsidRPr="00B71221" w:rsidDel="00D865B6">
          <w:rPr>
            <w:lang w:val="en-AU"/>
          </w:rPr>
          <w:delText xml:space="preserve"> </w:delText>
        </w:r>
      </w:del>
    </w:p>
    <w:p w14:paraId="5EF4B5AC" w14:textId="77777777" w:rsidR="00A60759" w:rsidRDefault="00A60759">
      <w:pPr>
        <w:pStyle w:val="para1"/>
        <w:spacing w:line="480" w:lineRule="auto"/>
        <w:pPrChange w:id="624" w:author="Munish K" w:date="2024-03-29T11:09:00Z">
          <w:pPr/>
        </w:pPrChange>
      </w:pPr>
    </w:p>
    <w:p w14:paraId="15BF9888" w14:textId="228C248D" w:rsidR="00683F15" w:rsidRDefault="00750E92" w:rsidP="009C7DD6">
      <w:pPr>
        <w:ind w:firstLine="288"/>
      </w:pPr>
      <w:r w:rsidRPr="00750E92">
        <w:t xml:space="preserve">Excluding the target injection delta variable, </w:t>
      </w:r>
      <w:commentRangeStart w:id="625"/>
      <w:r w:rsidRPr="00750E92">
        <w:t xml:space="preserve">six </w:t>
      </w:r>
      <w:commentRangeEnd w:id="625"/>
      <w:r w:rsidR="007F0CBD">
        <w:rPr>
          <w:rStyle w:val="CommentReference"/>
        </w:rPr>
        <w:commentReference w:id="625"/>
      </w:r>
      <w:r w:rsidRPr="00750E92">
        <w:t xml:space="preserve">variables </w:t>
      </w:r>
      <w:r>
        <w:t xml:space="preserve">were </w:t>
      </w:r>
      <w:r w:rsidRPr="00750E92">
        <w:t>retained for the machine learning application</w:t>
      </w:r>
      <w:r w:rsidR="00CF74A4">
        <w:t xml:space="preserve"> and are summarised in</w:t>
      </w:r>
      <w:r w:rsidR="00A60759">
        <w:t xml:space="preserve"> </w:t>
      </w:r>
      <w:r w:rsidR="00966F52">
        <w:fldChar w:fldCharType="begin"/>
      </w:r>
      <w:r w:rsidR="00966F52">
        <w:instrText xml:space="preserve"> REF _Ref110145300 \h </w:instrText>
      </w:r>
      <w:r w:rsidR="009C7DD6">
        <w:instrText xml:space="preserve"> \* MERGEFORMAT </w:instrText>
      </w:r>
      <w:r w:rsidR="00966F52">
        <w:fldChar w:fldCharType="separate"/>
      </w:r>
      <w:ins w:id="626" w:author="Munish K" w:date="2024-03-29T11:28:00Z">
        <w:r w:rsidR="00742033" w:rsidRPr="00B71221">
          <w:rPr>
            <w:lang w:val="en-AU"/>
          </w:rPr>
          <w:t xml:space="preserve">Table </w:t>
        </w:r>
        <w:r w:rsidR="00742033">
          <w:rPr>
            <w:noProof/>
            <w:lang w:val="en-AU"/>
          </w:rPr>
          <w:t>2</w:t>
        </w:r>
      </w:ins>
      <w:del w:id="627" w:author="Munish K" w:date="2024-03-28T23:08:00Z">
        <w:r w:rsidR="0028213D" w:rsidRPr="00B71221" w:rsidDel="00113AC7">
          <w:rPr>
            <w:lang w:val="en-AU"/>
          </w:rPr>
          <w:delText xml:space="preserve">Table </w:delText>
        </w:r>
        <w:r w:rsidR="0028213D" w:rsidDel="00113AC7">
          <w:rPr>
            <w:noProof/>
            <w:lang w:val="en-AU"/>
          </w:rPr>
          <w:delText>2</w:delText>
        </w:r>
      </w:del>
      <w:r w:rsidR="00966F52">
        <w:fldChar w:fldCharType="end"/>
      </w:r>
      <w:r w:rsidR="00966F52">
        <w:t xml:space="preserve"> </w:t>
      </w:r>
      <w:r w:rsidR="00A60759">
        <w:t xml:space="preserve">for the </w:t>
      </w:r>
      <w:r w:rsidR="00CF74A4">
        <w:t>entire</w:t>
      </w:r>
      <w:r w:rsidR="00A60759">
        <w:t xml:space="preserve"> dataset</w:t>
      </w:r>
      <w:r w:rsidR="00CF74A4">
        <w:t xml:space="preserve">. All data is </w:t>
      </w:r>
      <w:r w:rsidR="00A60759">
        <w:t xml:space="preserve">numerical data types. The total </w:t>
      </w:r>
      <w:r w:rsidR="00A60759">
        <w:lastRenderedPageBreak/>
        <w:t xml:space="preserve">data size is </w:t>
      </w:r>
      <w:r w:rsidR="00A008BA">
        <w:t xml:space="preserve">27,665 </w:t>
      </w:r>
      <w:r w:rsidR="00A60759">
        <w:t xml:space="preserve">values per column, for a total of </w:t>
      </w:r>
      <w:r w:rsidR="006C72FA">
        <w:t>248,</w:t>
      </w:r>
      <w:r w:rsidR="002C1F1F">
        <w:t>784</w:t>
      </w:r>
      <w:r w:rsidR="006C72FA">
        <w:t xml:space="preserve"> </w:t>
      </w:r>
      <w:r w:rsidR="00A60759">
        <w:t>data points which was approximately ~</w:t>
      </w:r>
      <w:r w:rsidR="006C72FA">
        <w:t>26</w:t>
      </w:r>
      <w:r w:rsidR="00A60759">
        <w:t>% of the original data base.</w:t>
      </w:r>
    </w:p>
    <w:p w14:paraId="521B5A5F" w14:textId="1F335EB5" w:rsidR="00683F15" w:rsidRDefault="00683F15" w:rsidP="009C7DD6"/>
    <w:p w14:paraId="2AC0202E" w14:textId="7FE4E647" w:rsidR="00A60759" w:rsidRPr="00B71221" w:rsidRDefault="00A60759" w:rsidP="009C7DD6">
      <w:pPr>
        <w:pStyle w:val="para1"/>
        <w:keepNext/>
        <w:spacing w:line="480" w:lineRule="auto"/>
        <w:jc w:val="center"/>
        <w:rPr>
          <w:lang w:val="en-AU"/>
        </w:rPr>
      </w:pPr>
      <w:bookmarkStart w:id="628" w:name="_Ref110145300"/>
      <w:r w:rsidRPr="00B71221">
        <w:rPr>
          <w:lang w:val="en-AU"/>
        </w:rPr>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742033">
        <w:rPr>
          <w:noProof/>
          <w:lang w:val="en-AU"/>
        </w:rPr>
        <w:t>2</w:t>
      </w:r>
      <w:r w:rsidRPr="00B71221">
        <w:rPr>
          <w:lang w:val="en-AU"/>
        </w:rPr>
        <w:fldChar w:fldCharType="end"/>
      </w:r>
      <w:bookmarkEnd w:id="628"/>
      <w:r w:rsidRPr="00B71221">
        <w:rPr>
          <w:lang w:val="en-AU"/>
        </w:rPr>
        <w:t xml:space="preserve">: Statistics of the </w:t>
      </w:r>
      <w:r w:rsidR="00CF74A4">
        <w:rPr>
          <w:lang w:val="en-AU"/>
        </w:rPr>
        <w:t>cleaned dataset</w:t>
      </w:r>
      <w:r w:rsidRPr="00B71221">
        <w:rPr>
          <w:lang w:val="en-AU"/>
        </w:rPr>
        <w:t xml:space="preserve"> </w:t>
      </w:r>
    </w:p>
    <w:tbl>
      <w:tblPr>
        <w:tblW w:w="5000" w:type="pct"/>
        <w:tblLook w:val="04A0" w:firstRow="1" w:lastRow="0" w:firstColumn="1" w:lastColumn="0" w:noHBand="0" w:noVBand="1"/>
      </w:tblPr>
      <w:tblGrid>
        <w:gridCol w:w="3047"/>
        <w:gridCol w:w="766"/>
        <w:gridCol w:w="694"/>
        <w:gridCol w:w="1005"/>
        <w:gridCol w:w="1017"/>
        <w:gridCol w:w="1017"/>
        <w:gridCol w:w="821"/>
        <w:gridCol w:w="6"/>
        <w:gridCol w:w="1017"/>
        <w:gridCol w:w="1050"/>
      </w:tblGrid>
      <w:tr w:rsidR="00282BD6" w:rsidRPr="005F4226" w14:paraId="27686783" w14:textId="77777777" w:rsidTr="00D865B6">
        <w:trPr>
          <w:trHeight w:val="20"/>
        </w:trPr>
        <w:tc>
          <w:tcPr>
            <w:tcW w:w="1460"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4221B90F"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Measurement</w:t>
            </w:r>
          </w:p>
        </w:tc>
        <w:tc>
          <w:tcPr>
            <w:tcW w:w="367" w:type="pct"/>
            <w:tcBorders>
              <w:top w:val="single" w:sz="8" w:space="0" w:color="auto"/>
              <w:left w:val="nil"/>
              <w:bottom w:val="single" w:sz="8" w:space="0" w:color="auto"/>
              <w:right w:val="single" w:sz="4" w:space="0" w:color="auto"/>
            </w:tcBorders>
            <w:shd w:val="clear" w:color="000000" w:fill="FFFFFF"/>
            <w:vAlign w:val="center"/>
            <w:hideMark/>
          </w:tcPr>
          <w:p w14:paraId="22C55C3A"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 xml:space="preserve">Non-Zero </w:t>
            </w:r>
            <w:r w:rsidRPr="005F4226">
              <w:rPr>
                <w:rFonts w:eastAsia="Times New Roman"/>
                <w:color w:val="000000"/>
                <w:sz w:val="20"/>
                <w:szCs w:val="20"/>
                <w:lang w:val="en-US"/>
              </w:rPr>
              <w:br/>
              <w:t>Value</w:t>
            </w:r>
          </w:p>
        </w:tc>
        <w:tc>
          <w:tcPr>
            <w:tcW w:w="332" w:type="pct"/>
            <w:tcBorders>
              <w:top w:val="single" w:sz="8" w:space="0" w:color="auto"/>
              <w:left w:val="nil"/>
              <w:bottom w:val="single" w:sz="8" w:space="0" w:color="auto"/>
              <w:right w:val="single" w:sz="4" w:space="0" w:color="auto"/>
            </w:tcBorders>
            <w:shd w:val="clear" w:color="000000" w:fill="FFFFFF"/>
            <w:vAlign w:val="center"/>
            <w:hideMark/>
          </w:tcPr>
          <w:p w14:paraId="086FE681"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Mean</w:t>
            </w:r>
            <w:r w:rsidRPr="005F4226">
              <w:rPr>
                <w:rFonts w:eastAsia="Times New Roman"/>
                <w:color w:val="000000"/>
                <w:sz w:val="20"/>
                <w:szCs w:val="20"/>
                <w:lang w:val="en-US"/>
              </w:rPr>
              <w:br/>
              <w:t>Value</w:t>
            </w:r>
          </w:p>
        </w:tc>
        <w:tc>
          <w:tcPr>
            <w:tcW w:w="481" w:type="pct"/>
            <w:tcBorders>
              <w:top w:val="single" w:sz="8" w:space="0" w:color="auto"/>
              <w:left w:val="nil"/>
              <w:bottom w:val="single" w:sz="8" w:space="0" w:color="auto"/>
              <w:right w:val="single" w:sz="4" w:space="0" w:color="auto"/>
            </w:tcBorders>
            <w:shd w:val="clear" w:color="000000" w:fill="FFFFFF"/>
            <w:vAlign w:val="center"/>
            <w:hideMark/>
          </w:tcPr>
          <w:p w14:paraId="47EA96A3"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Standard Deviation</w:t>
            </w:r>
          </w:p>
        </w:tc>
        <w:tc>
          <w:tcPr>
            <w:tcW w:w="487" w:type="pct"/>
            <w:tcBorders>
              <w:top w:val="single" w:sz="8" w:space="0" w:color="auto"/>
              <w:left w:val="nil"/>
              <w:bottom w:val="single" w:sz="8" w:space="0" w:color="auto"/>
              <w:right w:val="single" w:sz="4" w:space="0" w:color="auto"/>
            </w:tcBorders>
            <w:shd w:val="clear" w:color="000000" w:fill="FFFFFF"/>
            <w:vAlign w:val="center"/>
            <w:hideMark/>
          </w:tcPr>
          <w:p w14:paraId="0DA1D8C3"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Minimum</w:t>
            </w:r>
            <w:r w:rsidRPr="005F4226">
              <w:rPr>
                <w:rFonts w:eastAsia="Times New Roman"/>
                <w:color w:val="000000"/>
                <w:sz w:val="20"/>
                <w:szCs w:val="20"/>
                <w:lang w:val="en-US"/>
              </w:rPr>
              <w:br/>
              <w:t>Value</w:t>
            </w:r>
          </w:p>
        </w:tc>
        <w:tc>
          <w:tcPr>
            <w:tcW w:w="487" w:type="pct"/>
            <w:tcBorders>
              <w:top w:val="single" w:sz="8" w:space="0" w:color="auto"/>
              <w:left w:val="nil"/>
              <w:bottom w:val="single" w:sz="8" w:space="0" w:color="auto"/>
              <w:right w:val="single" w:sz="4" w:space="0" w:color="auto"/>
            </w:tcBorders>
            <w:shd w:val="clear" w:color="000000" w:fill="FFFFFF"/>
            <w:vAlign w:val="center"/>
            <w:hideMark/>
          </w:tcPr>
          <w:p w14:paraId="150579BF"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 xml:space="preserve">25th </w:t>
            </w:r>
            <w:r w:rsidRPr="005F4226">
              <w:rPr>
                <w:rFonts w:eastAsia="Times New Roman"/>
                <w:color w:val="000000"/>
                <w:sz w:val="20"/>
                <w:szCs w:val="20"/>
                <w:lang w:val="en-US"/>
              </w:rPr>
              <w:br/>
              <w:t>Percentile</w:t>
            </w:r>
          </w:p>
        </w:tc>
        <w:tc>
          <w:tcPr>
            <w:tcW w:w="396" w:type="pct"/>
            <w:gridSpan w:val="2"/>
            <w:tcBorders>
              <w:top w:val="single" w:sz="8" w:space="0" w:color="auto"/>
              <w:left w:val="nil"/>
              <w:bottom w:val="single" w:sz="8" w:space="0" w:color="auto"/>
              <w:right w:val="single" w:sz="4" w:space="0" w:color="auto"/>
            </w:tcBorders>
            <w:shd w:val="clear" w:color="000000" w:fill="FFFFFF"/>
            <w:vAlign w:val="center"/>
            <w:hideMark/>
          </w:tcPr>
          <w:p w14:paraId="0E1C641D"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Median</w:t>
            </w:r>
            <w:r w:rsidRPr="005F4226">
              <w:rPr>
                <w:rFonts w:eastAsia="Times New Roman"/>
                <w:color w:val="000000"/>
                <w:sz w:val="20"/>
                <w:szCs w:val="20"/>
                <w:lang w:val="en-US"/>
              </w:rPr>
              <w:br/>
              <w:t>Value</w:t>
            </w:r>
          </w:p>
        </w:tc>
        <w:tc>
          <w:tcPr>
            <w:tcW w:w="487" w:type="pct"/>
            <w:tcBorders>
              <w:top w:val="single" w:sz="8" w:space="0" w:color="auto"/>
              <w:left w:val="nil"/>
              <w:bottom w:val="single" w:sz="8" w:space="0" w:color="auto"/>
              <w:right w:val="single" w:sz="4" w:space="0" w:color="auto"/>
            </w:tcBorders>
            <w:shd w:val="clear" w:color="000000" w:fill="FFFFFF"/>
            <w:vAlign w:val="center"/>
            <w:hideMark/>
          </w:tcPr>
          <w:p w14:paraId="72396A33"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 xml:space="preserve">75th </w:t>
            </w:r>
            <w:r w:rsidRPr="005F4226">
              <w:rPr>
                <w:rFonts w:eastAsia="Times New Roman"/>
                <w:color w:val="000000"/>
                <w:sz w:val="20"/>
                <w:szCs w:val="20"/>
                <w:lang w:val="en-US"/>
              </w:rPr>
              <w:br/>
              <w:t>Percentile</w:t>
            </w:r>
          </w:p>
        </w:tc>
        <w:tc>
          <w:tcPr>
            <w:tcW w:w="503" w:type="pct"/>
            <w:tcBorders>
              <w:top w:val="single" w:sz="8" w:space="0" w:color="auto"/>
              <w:left w:val="nil"/>
              <w:bottom w:val="single" w:sz="8" w:space="0" w:color="auto"/>
              <w:right w:val="single" w:sz="8" w:space="0" w:color="auto"/>
            </w:tcBorders>
            <w:shd w:val="clear" w:color="000000" w:fill="FFFFFF"/>
            <w:vAlign w:val="center"/>
            <w:hideMark/>
          </w:tcPr>
          <w:p w14:paraId="1FAC132D"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Maximum</w:t>
            </w:r>
            <w:r w:rsidRPr="005F4226">
              <w:rPr>
                <w:rFonts w:eastAsia="Times New Roman"/>
                <w:color w:val="000000"/>
                <w:sz w:val="20"/>
                <w:szCs w:val="20"/>
                <w:lang w:val="en-US"/>
              </w:rPr>
              <w:br/>
              <w:t>Value</w:t>
            </w:r>
          </w:p>
        </w:tc>
      </w:tr>
      <w:tr w:rsidR="00282BD6" w:rsidRPr="005F4226" w14:paraId="7367D481"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6B57CEF9" w14:textId="3E77C79E" w:rsidR="00CF74A4" w:rsidRPr="007F0CBD" w:rsidRDefault="00173681" w:rsidP="009C7DD6">
            <w:pPr>
              <w:keepNext/>
              <w:jc w:val="center"/>
              <w:rPr>
                <w:rFonts w:eastAsia="Times New Roman"/>
                <w:color w:val="000000"/>
                <w:sz w:val="20"/>
                <w:szCs w:val="20"/>
                <w:lang w:val="en-US"/>
              </w:rPr>
            </w:pPr>
            <w:r w:rsidRPr="007F0CBD">
              <w:rPr>
                <w:rFonts w:eastAsia="Times New Roman"/>
                <w:color w:val="000000"/>
                <w:sz w:val="20"/>
                <w:szCs w:val="20"/>
                <w:lang w:val="en-US"/>
              </w:rPr>
              <w:t>Avg_PLT_CO2VentRate_TPH</w:t>
            </w:r>
          </w:p>
        </w:tc>
        <w:tc>
          <w:tcPr>
            <w:tcW w:w="367" w:type="pct"/>
            <w:tcBorders>
              <w:top w:val="nil"/>
              <w:left w:val="nil"/>
              <w:bottom w:val="single" w:sz="4" w:space="0" w:color="auto"/>
              <w:right w:val="single" w:sz="4" w:space="0" w:color="auto"/>
            </w:tcBorders>
            <w:shd w:val="clear" w:color="000000" w:fill="FFFFFF"/>
            <w:noWrap/>
            <w:vAlign w:val="center"/>
          </w:tcPr>
          <w:p w14:paraId="22AC241D" w14:textId="5BE02EC7" w:rsidR="00CF74A4" w:rsidRPr="005F4226" w:rsidRDefault="00797F77" w:rsidP="009C7DD6">
            <w:pPr>
              <w:keepNext/>
              <w:jc w:val="center"/>
              <w:rPr>
                <w:rFonts w:eastAsia="Times New Roman"/>
                <w:color w:val="000000"/>
                <w:sz w:val="20"/>
                <w:szCs w:val="20"/>
                <w:lang w:val="en-US"/>
              </w:rPr>
            </w:pPr>
            <w:r>
              <w:rPr>
                <w:rFonts w:eastAsia="Times New Roman"/>
                <w:color w:val="000000"/>
                <w:sz w:val="20"/>
                <w:szCs w:val="20"/>
                <w:lang w:val="en-US"/>
              </w:rPr>
              <w:t>27,</w:t>
            </w:r>
            <w:r w:rsidR="00E665B2">
              <w:rPr>
                <w:rFonts w:eastAsia="Times New Roman"/>
                <w:color w:val="000000"/>
                <w:sz w:val="20"/>
                <w:szCs w:val="20"/>
                <w:lang w:val="en-US"/>
              </w:rPr>
              <w:t>665</w:t>
            </w:r>
          </w:p>
        </w:tc>
        <w:tc>
          <w:tcPr>
            <w:tcW w:w="332" w:type="pct"/>
            <w:tcBorders>
              <w:top w:val="nil"/>
              <w:left w:val="nil"/>
              <w:bottom w:val="single" w:sz="4" w:space="0" w:color="auto"/>
              <w:right w:val="single" w:sz="4" w:space="0" w:color="auto"/>
            </w:tcBorders>
            <w:shd w:val="clear" w:color="000000" w:fill="FFFFFF"/>
            <w:noWrap/>
            <w:vAlign w:val="center"/>
          </w:tcPr>
          <w:p w14:paraId="40F2378A" w14:textId="7E1FFDB3" w:rsidR="00CF74A4" w:rsidRPr="005F4226" w:rsidRDefault="00165970" w:rsidP="009C7DD6">
            <w:pPr>
              <w:keepNext/>
              <w:jc w:val="center"/>
              <w:rPr>
                <w:rFonts w:eastAsia="Times New Roman"/>
                <w:color w:val="000000"/>
                <w:sz w:val="20"/>
                <w:szCs w:val="20"/>
                <w:lang w:val="en-US"/>
              </w:rPr>
            </w:pPr>
            <w:r>
              <w:rPr>
                <w:rFonts w:eastAsia="Times New Roman"/>
                <w:color w:val="000000"/>
                <w:sz w:val="20"/>
                <w:szCs w:val="20"/>
                <w:lang w:val="en-US"/>
              </w:rPr>
              <w:t>1.015</w:t>
            </w:r>
          </w:p>
        </w:tc>
        <w:tc>
          <w:tcPr>
            <w:tcW w:w="481" w:type="pct"/>
            <w:tcBorders>
              <w:top w:val="nil"/>
              <w:left w:val="nil"/>
              <w:bottom w:val="single" w:sz="4" w:space="0" w:color="auto"/>
              <w:right w:val="single" w:sz="4" w:space="0" w:color="auto"/>
            </w:tcBorders>
            <w:shd w:val="clear" w:color="000000" w:fill="FFFFFF"/>
            <w:noWrap/>
            <w:vAlign w:val="center"/>
          </w:tcPr>
          <w:p w14:paraId="27497C28" w14:textId="5EA0E0CE" w:rsidR="00CF74A4" w:rsidRPr="005F4226" w:rsidRDefault="00A100AD" w:rsidP="009C7DD6">
            <w:pPr>
              <w:keepNext/>
              <w:jc w:val="center"/>
              <w:rPr>
                <w:rFonts w:eastAsia="Times New Roman"/>
                <w:color w:val="000000"/>
                <w:sz w:val="20"/>
                <w:szCs w:val="20"/>
                <w:lang w:val="en-US"/>
              </w:rPr>
            </w:pPr>
            <w:r>
              <w:rPr>
                <w:rFonts w:eastAsia="Times New Roman"/>
                <w:color w:val="000000"/>
                <w:sz w:val="20"/>
                <w:szCs w:val="20"/>
                <w:lang w:val="en-US"/>
              </w:rPr>
              <w:t>3.94</w:t>
            </w:r>
          </w:p>
        </w:tc>
        <w:tc>
          <w:tcPr>
            <w:tcW w:w="487" w:type="pct"/>
            <w:tcBorders>
              <w:top w:val="nil"/>
              <w:left w:val="nil"/>
              <w:bottom w:val="single" w:sz="4" w:space="0" w:color="auto"/>
              <w:right w:val="single" w:sz="4" w:space="0" w:color="auto"/>
            </w:tcBorders>
            <w:shd w:val="clear" w:color="000000" w:fill="FFFFFF"/>
            <w:noWrap/>
            <w:vAlign w:val="center"/>
          </w:tcPr>
          <w:p w14:paraId="492CC7E6" w14:textId="407DC591" w:rsidR="00CF74A4" w:rsidRPr="005F4226" w:rsidRDefault="001C6231" w:rsidP="009C7DD6">
            <w:pPr>
              <w:keepNext/>
              <w:jc w:val="center"/>
              <w:rPr>
                <w:rFonts w:eastAsia="Times New Roman"/>
                <w:color w:val="000000"/>
                <w:sz w:val="20"/>
                <w:szCs w:val="20"/>
                <w:lang w:val="en-US"/>
              </w:rPr>
            </w:pPr>
            <w:r>
              <w:rPr>
                <w:rFonts w:eastAsia="Times New Roman"/>
                <w:color w:val="000000"/>
                <w:sz w:val="20"/>
                <w:szCs w:val="20"/>
                <w:lang w:val="en-US"/>
              </w:rPr>
              <w:t>0</w:t>
            </w:r>
          </w:p>
        </w:tc>
        <w:tc>
          <w:tcPr>
            <w:tcW w:w="487" w:type="pct"/>
            <w:tcBorders>
              <w:top w:val="nil"/>
              <w:left w:val="nil"/>
              <w:bottom w:val="single" w:sz="4" w:space="0" w:color="auto"/>
              <w:right w:val="single" w:sz="4" w:space="0" w:color="auto"/>
            </w:tcBorders>
            <w:shd w:val="clear" w:color="000000" w:fill="FFFFFF"/>
            <w:noWrap/>
            <w:vAlign w:val="center"/>
          </w:tcPr>
          <w:p w14:paraId="55FD9354" w14:textId="366D0458"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0</w:t>
            </w:r>
          </w:p>
        </w:tc>
        <w:tc>
          <w:tcPr>
            <w:tcW w:w="396" w:type="pct"/>
            <w:gridSpan w:val="2"/>
            <w:tcBorders>
              <w:top w:val="nil"/>
              <w:left w:val="nil"/>
              <w:bottom w:val="single" w:sz="4" w:space="0" w:color="auto"/>
              <w:right w:val="single" w:sz="4" w:space="0" w:color="auto"/>
            </w:tcBorders>
            <w:shd w:val="clear" w:color="000000" w:fill="FFFFFF"/>
            <w:noWrap/>
            <w:vAlign w:val="center"/>
          </w:tcPr>
          <w:p w14:paraId="7C09D002" w14:textId="05F3B364"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0.06</w:t>
            </w:r>
          </w:p>
        </w:tc>
        <w:tc>
          <w:tcPr>
            <w:tcW w:w="487" w:type="pct"/>
            <w:tcBorders>
              <w:top w:val="nil"/>
              <w:left w:val="nil"/>
              <w:bottom w:val="single" w:sz="4" w:space="0" w:color="auto"/>
              <w:right w:val="single" w:sz="4" w:space="0" w:color="auto"/>
            </w:tcBorders>
            <w:shd w:val="clear" w:color="000000" w:fill="FFFFFF"/>
            <w:noWrap/>
            <w:vAlign w:val="center"/>
          </w:tcPr>
          <w:p w14:paraId="1F7DDC68" w14:textId="3C8E9212"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0.15</w:t>
            </w:r>
          </w:p>
        </w:tc>
        <w:tc>
          <w:tcPr>
            <w:tcW w:w="503" w:type="pct"/>
            <w:tcBorders>
              <w:top w:val="nil"/>
              <w:left w:val="nil"/>
              <w:bottom w:val="single" w:sz="4" w:space="0" w:color="auto"/>
              <w:right w:val="single" w:sz="8" w:space="0" w:color="auto"/>
            </w:tcBorders>
            <w:shd w:val="clear" w:color="000000" w:fill="FFFFFF"/>
            <w:noWrap/>
            <w:vAlign w:val="center"/>
          </w:tcPr>
          <w:p w14:paraId="3A7D490A" w14:textId="5DBCCEFB"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60</w:t>
            </w:r>
          </w:p>
        </w:tc>
      </w:tr>
      <w:tr w:rsidR="00282BD6" w:rsidRPr="005F4226" w14:paraId="5B85E89E"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71504AD4" w14:textId="3F1DF6CB" w:rsidR="00CF74A4" w:rsidRPr="007F0CBD" w:rsidRDefault="00173681" w:rsidP="009C7DD6">
            <w:pPr>
              <w:keepNext/>
              <w:jc w:val="center"/>
              <w:rPr>
                <w:rFonts w:eastAsia="Times New Roman"/>
                <w:color w:val="000000"/>
                <w:sz w:val="20"/>
                <w:szCs w:val="20"/>
                <w:lang w:val="en-US"/>
              </w:rPr>
            </w:pPr>
            <w:r w:rsidRPr="007F0CBD">
              <w:rPr>
                <w:rFonts w:eastAsia="Times New Roman"/>
                <w:color w:val="000000"/>
                <w:sz w:val="20"/>
                <w:szCs w:val="20"/>
                <w:lang w:val="en-US"/>
              </w:rPr>
              <w:t>Avg_CCS1_WHCO2InjPs_psi</w:t>
            </w:r>
          </w:p>
        </w:tc>
        <w:tc>
          <w:tcPr>
            <w:tcW w:w="367" w:type="pct"/>
            <w:tcBorders>
              <w:top w:val="nil"/>
              <w:left w:val="nil"/>
              <w:bottom w:val="single" w:sz="4" w:space="0" w:color="auto"/>
              <w:right w:val="single" w:sz="4" w:space="0" w:color="auto"/>
            </w:tcBorders>
            <w:shd w:val="clear" w:color="000000" w:fill="FFFFFF"/>
            <w:noWrap/>
            <w:vAlign w:val="center"/>
          </w:tcPr>
          <w:p w14:paraId="30538B7F" w14:textId="69F01814" w:rsidR="00CF74A4" w:rsidRPr="005F4226" w:rsidRDefault="00E665B2" w:rsidP="009C7DD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101B50F2" w14:textId="60790CE5" w:rsidR="00CF74A4" w:rsidRPr="005F4226" w:rsidRDefault="004603AB" w:rsidP="009C7DD6">
            <w:pPr>
              <w:keepNext/>
              <w:jc w:val="center"/>
              <w:rPr>
                <w:rFonts w:eastAsia="Times New Roman"/>
                <w:color w:val="000000"/>
                <w:sz w:val="20"/>
                <w:szCs w:val="20"/>
                <w:lang w:val="en-US"/>
              </w:rPr>
            </w:pPr>
            <w:r>
              <w:rPr>
                <w:rFonts w:eastAsia="Times New Roman"/>
                <w:color w:val="000000"/>
                <w:sz w:val="20"/>
                <w:szCs w:val="20"/>
                <w:lang w:val="en-US"/>
              </w:rPr>
              <w:t>1253</w:t>
            </w:r>
          </w:p>
        </w:tc>
        <w:tc>
          <w:tcPr>
            <w:tcW w:w="481" w:type="pct"/>
            <w:tcBorders>
              <w:top w:val="nil"/>
              <w:left w:val="nil"/>
              <w:bottom w:val="single" w:sz="4" w:space="0" w:color="auto"/>
              <w:right w:val="single" w:sz="4" w:space="0" w:color="auto"/>
            </w:tcBorders>
            <w:shd w:val="clear" w:color="000000" w:fill="FFFFFF"/>
            <w:noWrap/>
            <w:vAlign w:val="center"/>
          </w:tcPr>
          <w:p w14:paraId="02FD042C" w14:textId="0C9B695A" w:rsidR="00CF74A4" w:rsidRPr="005F4226" w:rsidRDefault="00A100AD" w:rsidP="009C7DD6">
            <w:pPr>
              <w:keepNext/>
              <w:jc w:val="center"/>
              <w:rPr>
                <w:rFonts w:eastAsia="Times New Roman"/>
                <w:color w:val="000000"/>
                <w:sz w:val="20"/>
                <w:szCs w:val="20"/>
                <w:lang w:val="en-US"/>
              </w:rPr>
            </w:pPr>
            <w:r>
              <w:rPr>
                <w:rFonts w:eastAsia="Times New Roman"/>
                <w:color w:val="000000"/>
                <w:sz w:val="20"/>
                <w:szCs w:val="20"/>
                <w:lang w:val="en-US"/>
              </w:rPr>
              <w:t>191</w:t>
            </w:r>
          </w:p>
        </w:tc>
        <w:tc>
          <w:tcPr>
            <w:tcW w:w="487" w:type="pct"/>
            <w:tcBorders>
              <w:top w:val="nil"/>
              <w:left w:val="nil"/>
              <w:bottom w:val="single" w:sz="4" w:space="0" w:color="auto"/>
              <w:right w:val="single" w:sz="4" w:space="0" w:color="auto"/>
            </w:tcBorders>
            <w:shd w:val="clear" w:color="000000" w:fill="FFFFFF"/>
            <w:noWrap/>
            <w:vAlign w:val="center"/>
          </w:tcPr>
          <w:p w14:paraId="3F95BE90" w14:textId="537D28E0" w:rsidR="00CF74A4" w:rsidRPr="005F4226" w:rsidRDefault="001C6231" w:rsidP="009C7DD6">
            <w:pPr>
              <w:keepNext/>
              <w:jc w:val="center"/>
              <w:rPr>
                <w:rFonts w:eastAsia="Times New Roman"/>
                <w:color w:val="000000"/>
                <w:sz w:val="20"/>
                <w:szCs w:val="20"/>
                <w:lang w:val="en-US"/>
              </w:rPr>
            </w:pPr>
            <w:r>
              <w:rPr>
                <w:rFonts w:eastAsia="Times New Roman"/>
                <w:color w:val="000000"/>
                <w:sz w:val="20"/>
                <w:szCs w:val="20"/>
                <w:lang w:val="en-US"/>
              </w:rPr>
              <w:t>701</w:t>
            </w:r>
          </w:p>
        </w:tc>
        <w:tc>
          <w:tcPr>
            <w:tcW w:w="487" w:type="pct"/>
            <w:tcBorders>
              <w:top w:val="nil"/>
              <w:left w:val="nil"/>
              <w:bottom w:val="single" w:sz="4" w:space="0" w:color="auto"/>
              <w:right w:val="single" w:sz="4" w:space="0" w:color="auto"/>
            </w:tcBorders>
            <w:shd w:val="clear" w:color="000000" w:fill="FFFFFF"/>
            <w:noWrap/>
            <w:vAlign w:val="center"/>
          </w:tcPr>
          <w:p w14:paraId="6EBC6517" w14:textId="1C5A51AB"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1233</w:t>
            </w:r>
          </w:p>
        </w:tc>
        <w:tc>
          <w:tcPr>
            <w:tcW w:w="396" w:type="pct"/>
            <w:gridSpan w:val="2"/>
            <w:tcBorders>
              <w:top w:val="nil"/>
              <w:left w:val="nil"/>
              <w:bottom w:val="single" w:sz="4" w:space="0" w:color="auto"/>
              <w:right w:val="single" w:sz="4" w:space="0" w:color="auto"/>
            </w:tcBorders>
            <w:shd w:val="clear" w:color="000000" w:fill="FFFFFF"/>
            <w:noWrap/>
            <w:vAlign w:val="center"/>
          </w:tcPr>
          <w:p w14:paraId="4C7F1ED6" w14:textId="4989A692" w:rsidR="00CF74A4" w:rsidRPr="005F4226" w:rsidRDefault="008E0D53" w:rsidP="009C7DD6">
            <w:pPr>
              <w:keepNext/>
              <w:jc w:val="center"/>
              <w:rPr>
                <w:rFonts w:eastAsia="Times New Roman"/>
                <w:color w:val="000000"/>
                <w:sz w:val="20"/>
                <w:szCs w:val="20"/>
                <w:lang w:val="en-US"/>
              </w:rPr>
            </w:pPr>
            <w:r>
              <w:rPr>
                <w:rFonts w:eastAsia="Times New Roman"/>
                <w:color w:val="000000"/>
                <w:sz w:val="20"/>
                <w:szCs w:val="20"/>
                <w:lang w:val="en-US"/>
              </w:rPr>
              <w:t>1339</w:t>
            </w:r>
          </w:p>
        </w:tc>
        <w:tc>
          <w:tcPr>
            <w:tcW w:w="487" w:type="pct"/>
            <w:tcBorders>
              <w:top w:val="nil"/>
              <w:left w:val="nil"/>
              <w:bottom w:val="single" w:sz="4" w:space="0" w:color="auto"/>
              <w:right w:val="single" w:sz="4" w:space="0" w:color="auto"/>
            </w:tcBorders>
            <w:shd w:val="clear" w:color="000000" w:fill="FFFFFF"/>
            <w:noWrap/>
            <w:vAlign w:val="center"/>
          </w:tcPr>
          <w:p w14:paraId="43CEDEC5" w14:textId="074670EF" w:rsidR="00CF74A4" w:rsidRPr="005F4226" w:rsidRDefault="008E0D53" w:rsidP="009C7DD6">
            <w:pPr>
              <w:keepNext/>
              <w:jc w:val="center"/>
              <w:rPr>
                <w:rFonts w:eastAsia="Times New Roman"/>
                <w:color w:val="000000"/>
                <w:sz w:val="20"/>
                <w:szCs w:val="20"/>
                <w:lang w:val="en-US"/>
              </w:rPr>
            </w:pPr>
            <w:r>
              <w:rPr>
                <w:rFonts w:eastAsia="Times New Roman"/>
                <w:color w:val="000000"/>
                <w:sz w:val="20"/>
                <w:szCs w:val="20"/>
                <w:lang w:val="en-US"/>
              </w:rPr>
              <w:t>1361</w:t>
            </w:r>
          </w:p>
        </w:tc>
        <w:tc>
          <w:tcPr>
            <w:tcW w:w="503" w:type="pct"/>
            <w:tcBorders>
              <w:top w:val="nil"/>
              <w:left w:val="nil"/>
              <w:bottom w:val="single" w:sz="4" w:space="0" w:color="auto"/>
              <w:right w:val="single" w:sz="8" w:space="0" w:color="auto"/>
            </w:tcBorders>
            <w:shd w:val="clear" w:color="000000" w:fill="FFFFFF"/>
            <w:noWrap/>
            <w:vAlign w:val="center"/>
          </w:tcPr>
          <w:p w14:paraId="7244FC09" w14:textId="2136656E" w:rsidR="00CF74A4" w:rsidRPr="005F4226" w:rsidRDefault="008E0D53" w:rsidP="009C7DD6">
            <w:pPr>
              <w:keepNext/>
              <w:jc w:val="center"/>
              <w:rPr>
                <w:rFonts w:eastAsia="Times New Roman"/>
                <w:color w:val="000000"/>
                <w:sz w:val="20"/>
                <w:szCs w:val="20"/>
                <w:lang w:val="en-US"/>
              </w:rPr>
            </w:pPr>
            <w:r>
              <w:rPr>
                <w:rFonts w:eastAsia="Times New Roman"/>
                <w:color w:val="000000"/>
                <w:sz w:val="20"/>
                <w:szCs w:val="20"/>
                <w:lang w:val="en-US"/>
              </w:rPr>
              <w:t>1882</w:t>
            </w:r>
          </w:p>
        </w:tc>
      </w:tr>
      <w:tr w:rsidR="00D865B6" w:rsidRPr="005F4226" w14:paraId="197828C3"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6CCBD752" w14:textId="529DA673" w:rsidR="00D865B6" w:rsidRPr="007F0CBD" w:rsidRDefault="00D865B6" w:rsidP="00D865B6">
            <w:pPr>
              <w:keepNext/>
              <w:jc w:val="center"/>
              <w:rPr>
                <w:rFonts w:eastAsia="Times New Roman"/>
                <w:color w:val="000000"/>
                <w:sz w:val="20"/>
                <w:szCs w:val="20"/>
                <w:lang w:val="en-US"/>
              </w:rPr>
            </w:pPr>
            <w:r w:rsidRPr="007F0CBD">
              <w:rPr>
                <w:rFonts w:eastAsia="Times New Roman"/>
                <w:color w:val="000000"/>
                <w:sz w:val="20"/>
                <w:szCs w:val="20"/>
                <w:lang w:val="en-US"/>
              </w:rPr>
              <w:t>Avg_CCS1_WHCO2InjTp_F</w:t>
            </w:r>
          </w:p>
        </w:tc>
        <w:tc>
          <w:tcPr>
            <w:tcW w:w="367" w:type="pct"/>
            <w:tcBorders>
              <w:top w:val="nil"/>
              <w:left w:val="nil"/>
              <w:bottom w:val="single" w:sz="4" w:space="0" w:color="auto"/>
              <w:right w:val="single" w:sz="4" w:space="0" w:color="auto"/>
            </w:tcBorders>
            <w:shd w:val="clear" w:color="000000" w:fill="FFFFFF"/>
            <w:noWrap/>
            <w:vAlign w:val="center"/>
          </w:tcPr>
          <w:p w14:paraId="63105D7F" w14:textId="1E6F4666" w:rsidR="00D865B6" w:rsidRDefault="00D865B6" w:rsidP="00D865B6">
            <w:pPr>
              <w:keepNext/>
              <w:jc w:val="center"/>
              <w:rPr>
                <w:rFonts w:eastAsia="Times New Roman"/>
                <w:color w:val="000000"/>
                <w:sz w:val="20"/>
                <w:szCs w:val="20"/>
                <w:lang w:val="en-US"/>
              </w:rPr>
            </w:pPr>
            <w:ins w:id="629" w:author="Munish K" w:date="2024-03-29T11:08:00Z">
              <w:r>
                <w:rPr>
                  <w:rFonts w:eastAsia="Times New Roman"/>
                  <w:color w:val="000000"/>
                  <w:sz w:val="20"/>
                  <w:szCs w:val="20"/>
                  <w:lang w:val="en-US"/>
                </w:rPr>
                <w:t>27,665</w:t>
              </w:r>
            </w:ins>
          </w:p>
        </w:tc>
        <w:tc>
          <w:tcPr>
            <w:tcW w:w="332" w:type="pct"/>
            <w:tcBorders>
              <w:top w:val="nil"/>
              <w:left w:val="nil"/>
              <w:bottom w:val="single" w:sz="4" w:space="0" w:color="auto"/>
              <w:right w:val="single" w:sz="4" w:space="0" w:color="auto"/>
            </w:tcBorders>
            <w:shd w:val="clear" w:color="000000" w:fill="FFFFFF"/>
            <w:noWrap/>
            <w:vAlign w:val="center"/>
          </w:tcPr>
          <w:p w14:paraId="05DFC2F5" w14:textId="1D652EB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91</w:t>
            </w:r>
          </w:p>
        </w:tc>
        <w:tc>
          <w:tcPr>
            <w:tcW w:w="481" w:type="pct"/>
            <w:tcBorders>
              <w:top w:val="nil"/>
              <w:left w:val="nil"/>
              <w:bottom w:val="single" w:sz="4" w:space="0" w:color="auto"/>
              <w:right w:val="single" w:sz="4" w:space="0" w:color="auto"/>
            </w:tcBorders>
            <w:shd w:val="clear" w:color="000000" w:fill="FFFFFF"/>
            <w:noWrap/>
            <w:vAlign w:val="center"/>
          </w:tcPr>
          <w:p w14:paraId="7446E11B" w14:textId="50ADF4A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12</w:t>
            </w:r>
          </w:p>
        </w:tc>
        <w:tc>
          <w:tcPr>
            <w:tcW w:w="487" w:type="pct"/>
            <w:tcBorders>
              <w:top w:val="nil"/>
              <w:left w:val="nil"/>
              <w:bottom w:val="single" w:sz="4" w:space="0" w:color="auto"/>
              <w:right w:val="single" w:sz="4" w:space="0" w:color="auto"/>
            </w:tcBorders>
            <w:shd w:val="clear" w:color="000000" w:fill="FFFFFF"/>
            <w:noWrap/>
            <w:vAlign w:val="center"/>
          </w:tcPr>
          <w:p w14:paraId="5E36BA2C" w14:textId="5094BF3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59</w:t>
            </w:r>
          </w:p>
        </w:tc>
        <w:tc>
          <w:tcPr>
            <w:tcW w:w="487" w:type="pct"/>
            <w:tcBorders>
              <w:top w:val="nil"/>
              <w:left w:val="nil"/>
              <w:bottom w:val="single" w:sz="4" w:space="0" w:color="auto"/>
              <w:right w:val="single" w:sz="4" w:space="0" w:color="auto"/>
            </w:tcBorders>
            <w:shd w:val="clear" w:color="000000" w:fill="FFFFFF"/>
            <w:noWrap/>
            <w:vAlign w:val="center"/>
          </w:tcPr>
          <w:p w14:paraId="74912371" w14:textId="042BB838"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93</w:t>
            </w:r>
          </w:p>
        </w:tc>
        <w:tc>
          <w:tcPr>
            <w:tcW w:w="393" w:type="pct"/>
            <w:tcBorders>
              <w:top w:val="nil"/>
              <w:left w:val="nil"/>
              <w:bottom w:val="single" w:sz="4" w:space="0" w:color="auto"/>
              <w:right w:val="single" w:sz="4" w:space="0" w:color="auto"/>
            </w:tcBorders>
            <w:shd w:val="clear" w:color="000000" w:fill="FFFFFF"/>
            <w:noWrap/>
            <w:vAlign w:val="center"/>
          </w:tcPr>
          <w:p w14:paraId="7F0990BF" w14:textId="7CD53EB3"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96</w:t>
            </w:r>
          </w:p>
        </w:tc>
        <w:tc>
          <w:tcPr>
            <w:tcW w:w="489" w:type="pct"/>
            <w:gridSpan w:val="2"/>
            <w:tcBorders>
              <w:top w:val="nil"/>
              <w:left w:val="nil"/>
              <w:bottom w:val="single" w:sz="4" w:space="0" w:color="auto"/>
              <w:right w:val="single" w:sz="4" w:space="0" w:color="auto"/>
            </w:tcBorders>
            <w:shd w:val="clear" w:color="000000" w:fill="FFFFFF"/>
            <w:noWrap/>
            <w:vAlign w:val="center"/>
          </w:tcPr>
          <w:p w14:paraId="2D02E267" w14:textId="43845A47"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97</w:t>
            </w:r>
          </w:p>
        </w:tc>
        <w:tc>
          <w:tcPr>
            <w:tcW w:w="503" w:type="pct"/>
            <w:tcBorders>
              <w:top w:val="nil"/>
              <w:left w:val="nil"/>
              <w:bottom w:val="single" w:sz="4" w:space="0" w:color="auto"/>
              <w:right w:val="single" w:sz="8" w:space="0" w:color="auto"/>
            </w:tcBorders>
            <w:shd w:val="clear" w:color="000000" w:fill="FFFFFF"/>
            <w:noWrap/>
            <w:vAlign w:val="center"/>
          </w:tcPr>
          <w:p w14:paraId="62B45C5D" w14:textId="1AC399B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120</w:t>
            </w:r>
          </w:p>
        </w:tc>
      </w:tr>
      <w:tr w:rsidR="00D865B6" w:rsidRPr="005F4226" w14:paraId="4362F17B"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3B39DF46" w14:textId="1192018E" w:rsidR="00D865B6" w:rsidRPr="007F0CBD" w:rsidRDefault="00D865B6" w:rsidP="00D865B6">
            <w:pPr>
              <w:keepNext/>
              <w:jc w:val="center"/>
              <w:rPr>
                <w:rFonts w:eastAsia="Times New Roman"/>
                <w:color w:val="000000"/>
                <w:sz w:val="20"/>
                <w:szCs w:val="20"/>
                <w:lang w:val="en-US"/>
              </w:rPr>
            </w:pPr>
            <w:r w:rsidRPr="007F0CBD">
              <w:rPr>
                <w:rFonts w:eastAsia="Times New Roman"/>
                <w:color w:val="000000"/>
                <w:sz w:val="20"/>
                <w:szCs w:val="20"/>
                <w:lang w:val="en-US"/>
              </w:rPr>
              <w:t>Avg_CCS1_ANPs_psi</w:t>
            </w:r>
          </w:p>
        </w:tc>
        <w:tc>
          <w:tcPr>
            <w:tcW w:w="367" w:type="pct"/>
            <w:tcBorders>
              <w:top w:val="nil"/>
              <w:left w:val="nil"/>
              <w:bottom w:val="single" w:sz="4" w:space="0" w:color="auto"/>
              <w:right w:val="single" w:sz="4" w:space="0" w:color="auto"/>
            </w:tcBorders>
            <w:shd w:val="clear" w:color="000000" w:fill="FFFFFF"/>
            <w:noWrap/>
            <w:vAlign w:val="center"/>
          </w:tcPr>
          <w:p w14:paraId="36374D28" w14:textId="52EB4FBF"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0297D160" w14:textId="1D961F45"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554</w:t>
            </w:r>
          </w:p>
        </w:tc>
        <w:tc>
          <w:tcPr>
            <w:tcW w:w="481" w:type="pct"/>
            <w:tcBorders>
              <w:top w:val="nil"/>
              <w:left w:val="nil"/>
              <w:bottom w:val="single" w:sz="4" w:space="0" w:color="auto"/>
              <w:right w:val="single" w:sz="4" w:space="0" w:color="auto"/>
            </w:tcBorders>
            <w:shd w:val="clear" w:color="000000" w:fill="FFFFFF"/>
            <w:noWrap/>
            <w:vAlign w:val="center"/>
          </w:tcPr>
          <w:p w14:paraId="1547FB30" w14:textId="0E0F361D"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102</w:t>
            </w:r>
          </w:p>
        </w:tc>
        <w:tc>
          <w:tcPr>
            <w:tcW w:w="487" w:type="pct"/>
            <w:tcBorders>
              <w:top w:val="nil"/>
              <w:left w:val="nil"/>
              <w:bottom w:val="single" w:sz="4" w:space="0" w:color="auto"/>
              <w:right w:val="single" w:sz="4" w:space="0" w:color="auto"/>
            </w:tcBorders>
            <w:shd w:val="clear" w:color="000000" w:fill="FFFFFF"/>
            <w:noWrap/>
            <w:vAlign w:val="center"/>
          </w:tcPr>
          <w:p w14:paraId="057C1378" w14:textId="1E01B815"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149</w:t>
            </w:r>
          </w:p>
        </w:tc>
        <w:tc>
          <w:tcPr>
            <w:tcW w:w="487" w:type="pct"/>
            <w:tcBorders>
              <w:top w:val="nil"/>
              <w:left w:val="nil"/>
              <w:bottom w:val="single" w:sz="4" w:space="0" w:color="auto"/>
              <w:right w:val="single" w:sz="4" w:space="0" w:color="auto"/>
            </w:tcBorders>
            <w:shd w:val="clear" w:color="000000" w:fill="FFFFFF"/>
            <w:noWrap/>
            <w:vAlign w:val="center"/>
          </w:tcPr>
          <w:p w14:paraId="0403A176" w14:textId="26313D09"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523</w:t>
            </w:r>
          </w:p>
        </w:tc>
        <w:tc>
          <w:tcPr>
            <w:tcW w:w="396" w:type="pct"/>
            <w:gridSpan w:val="2"/>
            <w:tcBorders>
              <w:top w:val="nil"/>
              <w:left w:val="nil"/>
              <w:bottom w:val="single" w:sz="4" w:space="0" w:color="auto"/>
              <w:right w:val="single" w:sz="4" w:space="0" w:color="auto"/>
            </w:tcBorders>
            <w:shd w:val="clear" w:color="000000" w:fill="FFFFFF"/>
            <w:noWrap/>
            <w:vAlign w:val="center"/>
          </w:tcPr>
          <w:p w14:paraId="1A55EE8E" w14:textId="76E0B04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565</w:t>
            </w:r>
          </w:p>
        </w:tc>
        <w:tc>
          <w:tcPr>
            <w:tcW w:w="487" w:type="pct"/>
            <w:tcBorders>
              <w:top w:val="nil"/>
              <w:left w:val="nil"/>
              <w:bottom w:val="single" w:sz="4" w:space="0" w:color="auto"/>
              <w:right w:val="single" w:sz="4" w:space="0" w:color="auto"/>
            </w:tcBorders>
            <w:shd w:val="clear" w:color="000000" w:fill="FFFFFF"/>
            <w:noWrap/>
            <w:vAlign w:val="center"/>
          </w:tcPr>
          <w:p w14:paraId="6DAD8A63" w14:textId="5843248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605</w:t>
            </w:r>
          </w:p>
        </w:tc>
        <w:tc>
          <w:tcPr>
            <w:tcW w:w="503" w:type="pct"/>
            <w:tcBorders>
              <w:top w:val="nil"/>
              <w:left w:val="nil"/>
              <w:bottom w:val="single" w:sz="4" w:space="0" w:color="auto"/>
              <w:right w:val="single" w:sz="8" w:space="0" w:color="auto"/>
            </w:tcBorders>
            <w:shd w:val="clear" w:color="000000" w:fill="FFFFFF"/>
            <w:noWrap/>
            <w:vAlign w:val="center"/>
          </w:tcPr>
          <w:p w14:paraId="35A2D8C6" w14:textId="7F32CD7F"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977</w:t>
            </w:r>
          </w:p>
        </w:tc>
      </w:tr>
      <w:tr w:rsidR="00D865B6" w:rsidRPr="005F4226" w14:paraId="5A325AA1"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45D6D573" w14:textId="3DEE9B09" w:rsidR="00D865B6" w:rsidRPr="005F4226" w:rsidRDefault="00D865B6" w:rsidP="00D865B6">
            <w:pPr>
              <w:keepNext/>
              <w:jc w:val="center"/>
              <w:rPr>
                <w:rFonts w:eastAsia="Times New Roman"/>
                <w:color w:val="000000"/>
                <w:sz w:val="20"/>
                <w:szCs w:val="20"/>
                <w:lang w:val="en-US"/>
              </w:rPr>
            </w:pPr>
            <w:r w:rsidRPr="00173681">
              <w:rPr>
                <w:rFonts w:eastAsia="Times New Roman"/>
                <w:color w:val="000000"/>
                <w:sz w:val="20"/>
                <w:szCs w:val="20"/>
                <w:lang w:val="en-US"/>
              </w:rPr>
              <w:t>Avg_CCS1_DH6325Ps_psi</w:t>
            </w:r>
          </w:p>
        </w:tc>
        <w:tc>
          <w:tcPr>
            <w:tcW w:w="367" w:type="pct"/>
            <w:tcBorders>
              <w:top w:val="nil"/>
              <w:left w:val="nil"/>
              <w:bottom w:val="single" w:sz="4" w:space="0" w:color="auto"/>
              <w:right w:val="single" w:sz="4" w:space="0" w:color="auto"/>
            </w:tcBorders>
            <w:shd w:val="clear" w:color="000000" w:fill="FFFFFF"/>
            <w:noWrap/>
            <w:vAlign w:val="center"/>
          </w:tcPr>
          <w:p w14:paraId="5DC7677B" w14:textId="1F57793A"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45D9B732" w14:textId="26E6B5F2"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3254</w:t>
            </w:r>
          </w:p>
        </w:tc>
        <w:tc>
          <w:tcPr>
            <w:tcW w:w="481" w:type="pct"/>
            <w:tcBorders>
              <w:top w:val="nil"/>
              <w:left w:val="nil"/>
              <w:bottom w:val="single" w:sz="4" w:space="0" w:color="auto"/>
              <w:right w:val="single" w:sz="4" w:space="0" w:color="auto"/>
            </w:tcBorders>
            <w:shd w:val="clear" w:color="000000" w:fill="FFFFFF"/>
            <w:noWrap/>
            <w:vAlign w:val="center"/>
          </w:tcPr>
          <w:p w14:paraId="4C55C704" w14:textId="347FBF93"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106</w:t>
            </w:r>
          </w:p>
        </w:tc>
        <w:tc>
          <w:tcPr>
            <w:tcW w:w="487" w:type="pct"/>
            <w:tcBorders>
              <w:top w:val="nil"/>
              <w:left w:val="nil"/>
              <w:bottom w:val="single" w:sz="4" w:space="0" w:color="auto"/>
              <w:right w:val="single" w:sz="4" w:space="0" w:color="auto"/>
            </w:tcBorders>
            <w:shd w:val="clear" w:color="000000" w:fill="FFFFFF"/>
            <w:noWrap/>
            <w:vAlign w:val="center"/>
          </w:tcPr>
          <w:p w14:paraId="11C0B3BB" w14:textId="7C20E047"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3006</w:t>
            </w:r>
          </w:p>
        </w:tc>
        <w:tc>
          <w:tcPr>
            <w:tcW w:w="487" w:type="pct"/>
            <w:tcBorders>
              <w:top w:val="nil"/>
              <w:left w:val="nil"/>
              <w:bottom w:val="single" w:sz="4" w:space="0" w:color="auto"/>
              <w:right w:val="single" w:sz="4" w:space="0" w:color="auto"/>
            </w:tcBorders>
            <w:shd w:val="clear" w:color="000000" w:fill="FFFFFF"/>
            <w:noWrap/>
            <w:vAlign w:val="center"/>
          </w:tcPr>
          <w:p w14:paraId="28BBC728" w14:textId="5AB6A9F5"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3234</w:t>
            </w:r>
          </w:p>
        </w:tc>
        <w:tc>
          <w:tcPr>
            <w:tcW w:w="396" w:type="pct"/>
            <w:gridSpan w:val="2"/>
            <w:tcBorders>
              <w:top w:val="nil"/>
              <w:left w:val="nil"/>
              <w:bottom w:val="single" w:sz="4" w:space="0" w:color="auto"/>
              <w:right w:val="single" w:sz="4" w:space="0" w:color="auto"/>
            </w:tcBorders>
            <w:shd w:val="clear" w:color="000000" w:fill="FFFFFF"/>
            <w:noWrap/>
            <w:vAlign w:val="center"/>
          </w:tcPr>
          <w:p w14:paraId="46D4022D" w14:textId="570842A8"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3286</w:t>
            </w:r>
          </w:p>
        </w:tc>
        <w:tc>
          <w:tcPr>
            <w:tcW w:w="487" w:type="pct"/>
            <w:tcBorders>
              <w:top w:val="nil"/>
              <w:left w:val="nil"/>
              <w:bottom w:val="single" w:sz="4" w:space="0" w:color="auto"/>
              <w:right w:val="single" w:sz="4" w:space="0" w:color="auto"/>
            </w:tcBorders>
            <w:shd w:val="clear" w:color="000000" w:fill="FFFFFF"/>
            <w:noWrap/>
            <w:vAlign w:val="center"/>
          </w:tcPr>
          <w:p w14:paraId="4E645E79" w14:textId="0B72D7B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3326</w:t>
            </w:r>
          </w:p>
        </w:tc>
        <w:tc>
          <w:tcPr>
            <w:tcW w:w="503" w:type="pct"/>
            <w:tcBorders>
              <w:top w:val="nil"/>
              <w:left w:val="nil"/>
              <w:bottom w:val="single" w:sz="4" w:space="0" w:color="auto"/>
              <w:right w:val="single" w:sz="8" w:space="0" w:color="auto"/>
            </w:tcBorders>
            <w:shd w:val="clear" w:color="000000" w:fill="FFFFFF"/>
            <w:noWrap/>
            <w:vAlign w:val="center"/>
          </w:tcPr>
          <w:p w14:paraId="7B8937E6" w14:textId="56E65BE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3516</w:t>
            </w:r>
          </w:p>
        </w:tc>
      </w:tr>
      <w:tr w:rsidR="00D865B6" w:rsidRPr="005F4226" w14:paraId="67F86F59"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1FAC44AC" w14:textId="58A03E32" w:rsidR="00D865B6" w:rsidRPr="00173681" w:rsidRDefault="00D865B6" w:rsidP="00D865B6">
            <w:pPr>
              <w:keepNext/>
              <w:jc w:val="center"/>
              <w:rPr>
                <w:rFonts w:eastAsia="Times New Roman"/>
                <w:color w:val="000000"/>
                <w:sz w:val="20"/>
                <w:szCs w:val="20"/>
                <w:lang w:val="en-US"/>
              </w:rPr>
            </w:pPr>
            <w:r w:rsidRPr="00173681">
              <w:rPr>
                <w:rFonts w:eastAsia="Times New Roman"/>
                <w:color w:val="000000"/>
                <w:sz w:val="20"/>
                <w:szCs w:val="20"/>
                <w:lang w:val="en-US"/>
              </w:rPr>
              <w:t>Avg_CCS1_DH6325</w:t>
            </w:r>
            <w:r>
              <w:rPr>
                <w:rFonts w:eastAsia="Times New Roman"/>
                <w:color w:val="000000"/>
                <w:sz w:val="20"/>
                <w:szCs w:val="20"/>
                <w:lang w:val="en-US"/>
              </w:rPr>
              <w:t>Tp</w:t>
            </w:r>
            <w:r w:rsidRPr="00173681">
              <w:rPr>
                <w:rFonts w:eastAsia="Times New Roman"/>
                <w:color w:val="000000"/>
                <w:sz w:val="20"/>
                <w:szCs w:val="20"/>
                <w:lang w:val="en-US"/>
              </w:rPr>
              <w:t>_</w:t>
            </w:r>
            <w:r>
              <w:rPr>
                <w:rFonts w:eastAsia="Times New Roman"/>
                <w:color w:val="000000"/>
                <w:sz w:val="20"/>
                <w:szCs w:val="20"/>
                <w:lang w:val="en-US"/>
              </w:rPr>
              <w:t>F</w:t>
            </w:r>
          </w:p>
        </w:tc>
        <w:tc>
          <w:tcPr>
            <w:tcW w:w="367" w:type="pct"/>
            <w:tcBorders>
              <w:top w:val="nil"/>
              <w:left w:val="nil"/>
              <w:bottom w:val="single" w:sz="4" w:space="0" w:color="auto"/>
              <w:right w:val="single" w:sz="4" w:space="0" w:color="auto"/>
            </w:tcBorders>
            <w:shd w:val="clear" w:color="000000" w:fill="FFFFFF"/>
            <w:noWrap/>
            <w:vAlign w:val="center"/>
          </w:tcPr>
          <w:p w14:paraId="2ED336A7" w14:textId="6A1D2DAB" w:rsidR="00D865B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77E47909" w14:textId="3490869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128</w:t>
            </w:r>
          </w:p>
        </w:tc>
        <w:tc>
          <w:tcPr>
            <w:tcW w:w="481" w:type="pct"/>
            <w:tcBorders>
              <w:top w:val="nil"/>
              <w:left w:val="nil"/>
              <w:bottom w:val="single" w:sz="4" w:space="0" w:color="auto"/>
              <w:right w:val="single" w:sz="4" w:space="0" w:color="auto"/>
            </w:tcBorders>
            <w:shd w:val="clear" w:color="000000" w:fill="FFFFFF"/>
            <w:noWrap/>
            <w:vAlign w:val="center"/>
          </w:tcPr>
          <w:p w14:paraId="13043C58" w14:textId="27104F2F"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4.58</w:t>
            </w:r>
          </w:p>
        </w:tc>
        <w:tc>
          <w:tcPr>
            <w:tcW w:w="487" w:type="pct"/>
            <w:tcBorders>
              <w:top w:val="nil"/>
              <w:left w:val="nil"/>
              <w:bottom w:val="single" w:sz="4" w:space="0" w:color="auto"/>
              <w:right w:val="single" w:sz="4" w:space="0" w:color="auto"/>
            </w:tcBorders>
            <w:shd w:val="clear" w:color="000000" w:fill="FFFFFF"/>
            <w:noWrap/>
            <w:vAlign w:val="center"/>
          </w:tcPr>
          <w:p w14:paraId="248BA901" w14:textId="743E472C"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117</w:t>
            </w:r>
          </w:p>
        </w:tc>
        <w:tc>
          <w:tcPr>
            <w:tcW w:w="487" w:type="pct"/>
            <w:tcBorders>
              <w:top w:val="nil"/>
              <w:left w:val="nil"/>
              <w:bottom w:val="single" w:sz="4" w:space="0" w:color="auto"/>
              <w:right w:val="single" w:sz="4" w:space="0" w:color="auto"/>
            </w:tcBorders>
            <w:shd w:val="clear" w:color="000000" w:fill="FFFFFF"/>
            <w:noWrap/>
            <w:vAlign w:val="center"/>
          </w:tcPr>
          <w:p w14:paraId="1CDF4536" w14:textId="59C15385"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127</w:t>
            </w:r>
          </w:p>
        </w:tc>
        <w:tc>
          <w:tcPr>
            <w:tcW w:w="393" w:type="pct"/>
            <w:tcBorders>
              <w:top w:val="nil"/>
              <w:left w:val="nil"/>
              <w:bottom w:val="single" w:sz="4" w:space="0" w:color="auto"/>
              <w:right w:val="single" w:sz="4" w:space="0" w:color="auto"/>
            </w:tcBorders>
            <w:shd w:val="clear" w:color="000000" w:fill="FFFFFF"/>
            <w:noWrap/>
            <w:vAlign w:val="center"/>
          </w:tcPr>
          <w:p w14:paraId="3C6EE4C9" w14:textId="079BBFE3"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130</w:t>
            </w:r>
          </w:p>
        </w:tc>
        <w:tc>
          <w:tcPr>
            <w:tcW w:w="489" w:type="pct"/>
            <w:gridSpan w:val="2"/>
            <w:tcBorders>
              <w:top w:val="nil"/>
              <w:left w:val="nil"/>
              <w:bottom w:val="single" w:sz="4" w:space="0" w:color="auto"/>
              <w:right w:val="single" w:sz="4" w:space="0" w:color="auto"/>
            </w:tcBorders>
            <w:shd w:val="clear" w:color="000000" w:fill="FFFFFF"/>
            <w:noWrap/>
            <w:vAlign w:val="center"/>
          </w:tcPr>
          <w:p w14:paraId="054BC765" w14:textId="3D0ACB80"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131</w:t>
            </w:r>
          </w:p>
        </w:tc>
        <w:tc>
          <w:tcPr>
            <w:tcW w:w="503" w:type="pct"/>
            <w:tcBorders>
              <w:top w:val="nil"/>
              <w:left w:val="nil"/>
              <w:bottom w:val="single" w:sz="4" w:space="0" w:color="auto"/>
              <w:right w:val="single" w:sz="8" w:space="0" w:color="auto"/>
            </w:tcBorders>
            <w:shd w:val="clear" w:color="000000" w:fill="FFFFFF"/>
            <w:noWrap/>
            <w:vAlign w:val="center"/>
          </w:tcPr>
          <w:p w14:paraId="472D0F09" w14:textId="77FA283F"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136</w:t>
            </w:r>
          </w:p>
        </w:tc>
      </w:tr>
      <w:tr w:rsidR="00D865B6" w:rsidRPr="005F4226" w14:paraId="7584E0B7"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58CBB7DD" w14:textId="0CF76F6F" w:rsidR="00D865B6" w:rsidRPr="005F4226" w:rsidRDefault="00D865B6" w:rsidP="00D865B6">
            <w:pPr>
              <w:keepNext/>
              <w:jc w:val="center"/>
              <w:rPr>
                <w:rFonts w:eastAsia="Times New Roman"/>
                <w:color w:val="000000"/>
                <w:sz w:val="20"/>
                <w:szCs w:val="20"/>
                <w:lang w:val="en-US"/>
              </w:rPr>
            </w:pPr>
            <w:r w:rsidRPr="00173681">
              <w:rPr>
                <w:rFonts w:eastAsia="Times New Roman"/>
                <w:color w:val="000000"/>
                <w:sz w:val="20"/>
                <w:szCs w:val="20"/>
                <w:lang w:val="en-US"/>
              </w:rPr>
              <w:t>Avg_VW1_WBTbgPs_psi</w:t>
            </w:r>
          </w:p>
        </w:tc>
        <w:tc>
          <w:tcPr>
            <w:tcW w:w="367" w:type="pct"/>
            <w:tcBorders>
              <w:top w:val="nil"/>
              <w:left w:val="nil"/>
              <w:bottom w:val="single" w:sz="4" w:space="0" w:color="auto"/>
              <w:right w:val="single" w:sz="4" w:space="0" w:color="auto"/>
            </w:tcBorders>
            <w:shd w:val="clear" w:color="000000" w:fill="FFFFFF"/>
            <w:noWrap/>
            <w:vAlign w:val="center"/>
          </w:tcPr>
          <w:p w14:paraId="1A599046" w14:textId="6BEF5FE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790091FC" w14:textId="10B4D49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2248</w:t>
            </w:r>
          </w:p>
        </w:tc>
        <w:tc>
          <w:tcPr>
            <w:tcW w:w="481" w:type="pct"/>
            <w:tcBorders>
              <w:top w:val="nil"/>
              <w:left w:val="nil"/>
              <w:bottom w:val="single" w:sz="4" w:space="0" w:color="auto"/>
              <w:right w:val="single" w:sz="4" w:space="0" w:color="auto"/>
            </w:tcBorders>
            <w:shd w:val="clear" w:color="000000" w:fill="FFFFFF"/>
            <w:noWrap/>
            <w:vAlign w:val="center"/>
          </w:tcPr>
          <w:p w14:paraId="25ED7878" w14:textId="414473C1"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452</w:t>
            </w:r>
          </w:p>
        </w:tc>
        <w:tc>
          <w:tcPr>
            <w:tcW w:w="487" w:type="pct"/>
            <w:tcBorders>
              <w:top w:val="nil"/>
              <w:left w:val="nil"/>
              <w:bottom w:val="single" w:sz="4" w:space="0" w:color="auto"/>
              <w:right w:val="single" w:sz="4" w:space="0" w:color="auto"/>
            </w:tcBorders>
            <w:shd w:val="clear" w:color="000000" w:fill="FFFFFF"/>
            <w:noWrap/>
            <w:vAlign w:val="center"/>
          </w:tcPr>
          <w:p w14:paraId="22335A41" w14:textId="0AB38F58"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60</w:t>
            </w:r>
          </w:p>
        </w:tc>
        <w:tc>
          <w:tcPr>
            <w:tcW w:w="487" w:type="pct"/>
            <w:tcBorders>
              <w:top w:val="nil"/>
              <w:left w:val="nil"/>
              <w:bottom w:val="single" w:sz="4" w:space="0" w:color="auto"/>
              <w:right w:val="single" w:sz="4" w:space="0" w:color="auto"/>
            </w:tcBorders>
            <w:shd w:val="clear" w:color="000000" w:fill="FFFFFF"/>
            <w:noWrap/>
            <w:vAlign w:val="center"/>
          </w:tcPr>
          <w:p w14:paraId="271A2E1B" w14:textId="53465821"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2233</w:t>
            </w:r>
          </w:p>
        </w:tc>
        <w:tc>
          <w:tcPr>
            <w:tcW w:w="396" w:type="pct"/>
            <w:gridSpan w:val="2"/>
            <w:tcBorders>
              <w:top w:val="nil"/>
              <w:left w:val="nil"/>
              <w:bottom w:val="single" w:sz="4" w:space="0" w:color="auto"/>
              <w:right w:val="single" w:sz="4" w:space="0" w:color="auto"/>
            </w:tcBorders>
            <w:shd w:val="clear" w:color="000000" w:fill="FFFFFF"/>
            <w:noWrap/>
            <w:vAlign w:val="center"/>
          </w:tcPr>
          <w:p w14:paraId="32678804" w14:textId="248BBAD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2343</w:t>
            </w:r>
          </w:p>
        </w:tc>
        <w:tc>
          <w:tcPr>
            <w:tcW w:w="487" w:type="pct"/>
            <w:tcBorders>
              <w:top w:val="nil"/>
              <w:left w:val="nil"/>
              <w:bottom w:val="single" w:sz="4" w:space="0" w:color="auto"/>
              <w:right w:val="single" w:sz="4" w:space="0" w:color="auto"/>
            </w:tcBorders>
            <w:shd w:val="clear" w:color="000000" w:fill="FFFFFF"/>
            <w:noWrap/>
            <w:vAlign w:val="center"/>
          </w:tcPr>
          <w:p w14:paraId="48D9E2DC" w14:textId="484C4DD8"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2421</w:t>
            </w:r>
          </w:p>
        </w:tc>
        <w:tc>
          <w:tcPr>
            <w:tcW w:w="503" w:type="pct"/>
            <w:tcBorders>
              <w:top w:val="nil"/>
              <w:left w:val="nil"/>
              <w:bottom w:val="single" w:sz="4" w:space="0" w:color="auto"/>
              <w:right w:val="single" w:sz="8" w:space="0" w:color="auto"/>
            </w:tcBorders>
            <w:shd w:val="clear" w:color="000000" w:fill="FFFFFF"/>
            <w:noWrap/>
            <w:vAlign w:val="center"/>
          </w:tcPr>
          <w:p w14:paraId="69E0F0DB" w14:textId="3D78A0D8"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4817</w:t>
            </w:r>
          </w:p>
        </w:tc>
      </w:tr>
      <w:tr w:rsidR="00D865B6" w:rsidRPr="005F4226" w14:paraId="2194C92F"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05ADC08C" w14:textId="4A1FF580" w:rsidR="00D865B6" w:rsidRPr="005F4226" w:rsidRDefault="00D865B6" w:rsidP="00D865B6">
            <w:pPr>
              <w:keepNext/>
              <w:jc w:val="center"/>
              <w:rPr>
                <w:rFonts w:eastAsia="Times New Roman"/>
                <w:color w:val="000000"/>
                <w:sz w:val="20"/>
                <w:szCs w:val="20"/>
                <w:lang w:val="en-US"/>
              </w:rPr>
            </w:pPr>
            <w:r w:rsidRPr="00472D17">
              <w:rPr>
                <w:rFonts w:eastAsia="Times New Roman"/>
                <w:color w:val="000000"/>
                <w:sz w:val="20"/>
                <w:szCs w:val="20"/>
                <w:lang w:val="en-US"/>
              </w:rPr>
              <w:t>Avg_VW1_Z0</w:t>
            </w:r>
            <w:r>
              <w:rPr>
                <w:rFonts w:eastAsia="Times New Roman"/>
                <w:color w:val="000000"/>
                <w:sz w:val="20"/>
                <w:szCs w:val="20"/>
                <w:lang w:val="en-US"/>
              </w:rPr>
              <w:t>5</w:t>
            </w:r>
            <w:r w:rsidRPr="00472D17">
              <w:rPr>
                <w:rFonts w:eastAsia="Times New Roman"/>
                <w:color w:val="000000"/>
                <w:sz w:val="20"/>
                <w:szCs w:val="20"/>
                <w:lang w:val="en-US"/>
              </w:rPr>
              <w:t>D</w:t>
            </w:r>
            <w:r>
              <w:rPr>
                <w:rFonts w:eastAsia="Times New Roman"/>
                <w:color w:val="000000"/>
                <w:sz w:val="20"/>
                <w:szCs w:val="20"/>
                <w:lang w:val="en-US"/>
              </w:rPr>
              <w:t>6720</w:t>
            </w:r>
            <w:r w:rsidRPr="00472D17">
              <w:rPr>
                <w:rFonts w:eastAsia="Times New Roman"/>
                <w:color w:val="000000"/>
                <w:sz w:val="20"/>
                <w:szCs w:val="20"/>
                <w:lang w:val="en-US"/>
              </w:rPr>
              <w:t>Ps_psi</w:t>
            </w:r>
          </w:p>
        </w:tc>
        <w:tc>
          <w:tcPr>
            <w:tcW w:w="367" w:type="pct"/>
            <w:tcBorders>
              <w:top w:val="nil"/>
              <w:left w:val="nil"/>
              <w:bottom w:val="single" w:sz="4" w:space="0" w:color="auto"/>
              <w:right w:val="single" w:sz="4" w:space="0" w:color="auto"/>
            </w:tcBorders>
            <w:shd w:val="clear" w:color="000000" w:fill="FFFFFF"/>
            <w:noWrap/>
            <w:vAlign w:val="center"/>
          </w:tcPr>
          <w:p w14:paraId="75C07C45" w14:textId="1C6E28E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746C52DB" w14:textId="291E1ADC"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3043</w:t>
            </w:r>
          </w:p>
        </w:tc>
        <w:tc>
          <w:tcPr>
            <w:tcW w:w="481" w:type="pct"/>
            <w:tcBorders>
              <w:top w:val="nil"/>
              <w:left w:val="nil"/>
              <w:bottom w:val="single" w:sz="4" w:space="0" w:color="auto"/>
              <w:right w:val="single" w:sz="4" w:space="0" w:color="auto"/>
            </w:tcBorders>
            <w:shd w:val="clear" w:color="000000" w:fill="FFFFFF"/>
            <w:noWrap/>
            <w:vAlign w:val="center"/>
          </w:tcPr>
          <w:p w14:paraId="7AB39C0F" w14:textId="42CCF825"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233</w:t>
            </w:r>
          </w:p>
        </w:tc>
        <w:tc>
          <w:tcPr>
            <w:tcW w:w="487" w:type="pct"/>
            <w:tcBorders>
              <w:top w:val="nil"/>
              <w:left w:val="nil"/>
              <w:bottom w:val="single" w:sz="4" w:space="0" w:color="auto"/>
              <w:right w:val="single" w:sz="4" w:space="0" w:color="auto"/>
            </w:tcBorders>
            <w:shd w:val="clear" w:color="000000" w:fill="FFFFFF"/>
            <w:noWrap/>
            <w:vAlign w:val="center"/>
          </w:tcPr>
          <w:p w14:paraId="5776D911" w14:textId="3415984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282</w:t>
            </w:r>
          </w:p>
        </w:tc>
        <w:tc>
          <w:tcPr>
            <w:tcW w:w="487" w:type="pct"/>
            <w:tcBorders>
              <w:top w:val="nil"/>
              <w:left w:val="nil"/>
              <w:bottom w:val="single" w:sz="4" w:space="0" w:color="auto"/>
              <w:right w:val="single" w:sz="4" w:space="0" w:color="auto"/>
            </w:tcBorders>
            <w:shd w:val="clear" w:color="000000" w:fill="FFFFFF"/>
            <w:noWrap/>
            <w:vAlign w:val="center"/>
          </w:tcPr>
          <w:p w14:paraId="0572577E" w14:textId="5DD842D1"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3061</w:t>
            </w:r>
          </w:p>
        </w:tc>
        <w:tc>
          <w:tcPr>
            <w:tcW w:w="396" w:type="pct"/>
            <w:gridSpan w:val="2"/>
            <w:tcBorders>
              <w:top w:val="nil"/>
              <w:left w:val="nil"/>
              <w:bottom w:val="single" w:sz="4" w:space="0" w:color="auto"/>
              <w:right w:val="single" w:sz="4" w:space="0" w:color="auto"/>
            </w:tcBorders>
            <w:shd w:val="clear" w:color="000000" w:fill="FFFFFF"/>
            <w:noWrap/>
            <w:vAlign w:val="center"/>
          </w:tcPr>
          <w:p w14:paraId="0E9328FC" w14:textId="64593E66"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3072</w:t>
            </w:r>
          </w:p>
        </w:tc>
        <w:tc>
          <w:tcPr>
            <w:tcW w:w="487" w:type="pct"/>
            <w:tcBorders>
              <w:top w:val="nil"/>
              <w:left w:val="nil"/>
              <w:bottom w:val="single" w:sz="4" w:space="0" w:color="auto"/>
              <w:right w:val="single" w:sz="4" w:space="0" w:color="auto"/>
            </w:tcBorders>
            <w:shd w:val="clear" w:color="000000" w:fill="FFFFFF"/>
            <w:noWrap/>
            <w:vAlign w:val="center"/>
          </w:tcPr>
          <w:p w14:paraId="3E980578" w14:textId="10293F97"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3075</w:t>
            </w:r>
          </w:p>
        </w:tc>
        <w:tc>
          <w:tcPr>
            <w:tcW w:w="503" w:type="pct"/>
            <w:tcBorders>
              <w:top w:val="nil"/>
              <w:left w:val="nil"/>
              <w:bottom w:val="single" w:sz="4" w:space="0" w:color="auto"/>
              <w:right w:val="single" w:sz="8" w:space="0" w:color="auto"/>
            </w:tcBorders>
            <w:shd w:val="clear" w:color="000000" w:fill="FFFFFF"/>
            <w:noWrap/>
            <w:vAlign w:val="center"/>
          </w:tcPr>
          <w:p w14:paraId="69168FBA" w14:textId="4AEC02EB"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3366</w:t>
            </w:r>
          </w:p>
        </w:tc>
      </w:tr>
      <w:tr w:rsidR="00D865B6" w:rsidRPr="005F4226" w14:paraId="61265E3C" w14:textId="77777777" w:rsidTr="00D865B6">
        <w:trPr>
          <w:trHeight w:val="20"/>
        </w:trPr>
        <w:tc>
          <w:tcPr>
            <w:tcW w:w="1460" w:type="pct"/>
            <w:tcBorders>
              <w:top w:val="nil"/>
              <w:left w:val="single" w:sz="8" w:space="0" w:color="auto"/>
              <w:bottom w:val="single" w:sz="8" w:space="0" w:color="auto"/>
              <w:right w:val="single" w:sz="8" w:space="0" w:color="auto"/>
            </w:tcBorders>
            <w:shd w:val="clear" w:color="000000" w:fill="FFFFFF"/>
            <w:noWrap/>
            <w:vAlign w:val="center"/>
          </w:tcPr>
          <w:p w14:paraId="481B091B" w14:textId="2450D380" w:rsidR="00D865B6" w:rsidRPr="005F4226" w:rsidRDefault="00D865B6" w:rsidP="00D865B6">
            <w:pPr>
              <w:keepNext/>
              <w:jc w:val="center"/>
              <w:rPr>
                <w:rFonts w:eastAsia="Times New Roman"/>
                <w:color w:val="000000"/>
                <w:sz w:val="20"/>
                <w:szCs w:val="20"/>
                <w:lang w:val="en-US"/>
              </w:rPr>
            </w:pPr>
            <w:proofErr w:type="spellStart"/>
            <w:r w:rsidRPr="00472D17">
              <w:rPr>
                <w:rFonts w:eastAsia="Times New Roman"/>
                <w:color w:val="000000"/>
                <w:sz w:val="20"/>
                <w:szCs w:val="20"/>
                <w:lang w:val="en-US"/>
              </w:rPr>
              <w:t>inj_diff</w:t>
            </w:r>
            <w:proofErr w:type="spellEnd"/>
          </w:p>
        </w:tc>
        <w:tc>
          <w:tcPr>
            <w:tcW w:w="367" w:type="pct"/>
            <w:tcBorders>
              <w:top w:val="nil"/>
              <w:left w:val="nil"/>
              <w:bottom w:val="single" w:sz="8" w:space="0" w:color="auto"/>
              <w:right w:val="single" w:sz="4" w:space="0" w:color="auto"/>
            </w:tcBorders>
            <w:shd w:val="clear" w:color="000000" w:fill="FFFFFF"/>
            <w:noWrap/>
            <w:vAlign w:val="center"/>
          </w:tcPr>
          <w:p w14:paraId="50392A1F" w14:textId="3F8466B0"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8" w:space="0" w:color="auto"/>
              <w:right w:val="single" w:sz="4" w:space="0" w:color="auto"/>
            </w:tcBorders>
            <w:shd w:val="clear" w:color="000000" w:fill="FFFFFF"/>
            <w:noWrap/>
            <w:vAlign w:val="center"/>
          </w:tcPr>
          <w:p w14:paraId="3C11D4E2" w14:textId="5188D5B6"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0.03</w:t>
            </w:r>
          </w:p>
        </w:tc>
        <w:tc>
          <w:tcPr>
            <w:tcW w:w="481" w:type="pct"/>
            <w:tcBorders>
              <w:top w:val="nil"/>
              <w:left w:val="nil"/>
              <w:bottom w:val="single" w:sz="8" w:space="0" w:color="auto"/>
              <w:right w:val="single" w:sz="4" w:space="0" w:color="auto"/>
            </w:tcBorders>
            <w:shd w:val="clear" w:color="000000" w:fill="FFFFFF"/>
            <w:noWrap/>
            <w:vAlign w:val="center"/>
          </w:tcPr>
          <w:p w14:paraId="1320B1FA" w14:textId="7474747F"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3.74</w:t>
            </w:r>
          </w:p>
        </w:tc>
        <w:tc>
          <w:tcPr>
            <w:tcW w:w="487" w:type="pct"/>
            <w:tcBorders>
              <w:top w:val="nil"/>
              <w:left w:val="nil"/>
              <w:bottom w:val="single" w:sz="8" w:space="0" w:color="auto"/>
              <w:right w:val="single" w:sz="4" w:space="0" w:color="auto"/>
            </w:tcBorders>
            <w:shd w:val="clear" w:color="000000" w:fill="FFFFFF"/>
            <w:noWrap/>
            <w:vAlign w:val="center"/>
          </w:tcPr>
          <w:p w14:paraId="68588F6C" w14:textId="2277502C"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-38</w:t>
            </w:r>
          </w:p>
        </w:tc>
        <w:tc>
          <w:tcPr>
            <w:tcW w:w="487" w:type="pct"/>
            <w:tcBorders>
              <w:top w:val="nil"/>
              <w:left w:val="nil"/>
              <w:bottom w:val="single" w:sz="8" w:space="0" w:color="auto"/>
              <w:right w:val="single" w:sz="4" w:space="0" w:color="auto"/>
            </w:tcBorders>
            <w:shd w:val="clear" w:color="000000" w:fill="FFFFFF"/>
            <w:noWrap/>
            <w:vAlign w:val="center"/>
          </w:tcPr>
          <w:p w14:paraId="288306A4" w14:textId="66A6C2E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-0.08</w:t>
            </w:r>
          </w:p>
        </w:tc>
        <w:tc>
          <w:tcPr>
            <w:tcW w:w="396" w:type="pct"/>
            <w:gridSpan w:val="2"/>
            <w:tcBorders>
              <w:top w:val="nil"/>
              <w:left w:val="nil"/>
              <w:bottom w:val="single" w:sz="8" w:space="0" w:color="auto"/>
              <w:right w:val="single" w:sz="4" w:space="0" w:color="auto"/>
            </w:tcBorders>
            <w:shd w:val="clear" w:color="000000" w:fill="FFFFFF"/>
            <w:noWrap/>
            <w:vAlign w:val="center"/>
          </w:tcPr>
          <w:p w14:paraId="45A28457" w14:textId="2A43D70D"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0</w:t>
            </w:r>
          </w:p>
        </w:tc>
        <w:tc>
          <w:tcPr>
            <w:tcW w:w="487" w:type="pct"/>
            <w:tcBorders>
              <w:top w:val="nil"/>
              <w:left w:val="nil"/>
              <w:bottom w:val="single" w:sz="8" w:space="0" w:color="auto"/>
              <w:right w:val="single" w:sz="4" w:space="0" w:color="auto"/>
            </w:tcBorders>
            <w:shd w:val="clear" w:color="000000" w:fill="FFFFFF"/>
            <w:noWrap/>
            <w:vAlign w:val="center"/>
          </w:tcPr>
          <w:p w14:paraId="06BBD161" w14:textId="19C8AD97"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0.07</w:t>
            </w:r>
          </w:p>
        </w:tc>
        <w:tc>
          <w:tcPr>
            <w:tcW w:w="503" w:type="pct"/>
            <w:tcBorders>
              <w:top w:val="nil"/>
              <w:left w:val="nil"/>
              <w:bottom w:val="single" w:sz="8" w:space="0" w:color="auto"/>
              <w:right w:val="single" w:sz="8" w:space="0" w:color="auto"/>
            </w:tcBorders>
            <w:shd w:val="clear" w:color="000000" w:fill="FFFFFF"/>
            <w:noWrap/>
            <w:vAlign w:val="center"/>
          </w:tcPr>
          <w:p w14:paraId="6E5C2C8F" w14:textId="64F9C427"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38</w:t>
            </w:r>
          </w:p>
        </w:tc>
      </w:tr>
    </w:tbl>
    <w:p w14:paraId="10C509DE" w14:textId="5796A4B5" w:rsidR="00A60759" w:rsidRDefault="00A60759" w:rsidP="009C7DD6">
      <w:pPr>
        <w:keepNext/>
      </w:pPr>
    </w:p>
    <w:p w14:paraId="29A40966" w14:textId="1D375767" w:rsidR="00A60759" w:rsidRPr="00B71221" w:rsidRDefault="00821E6C" w:rsidP="009C7DD6">
      <w:pPr>
        <w:pStyle w:val="Heading2"/>
        <w:spacing w:line="480" w:lineRule="auto"/>
      </w:pPr>
      <w:bookmarkStart w:id="630" w:name="_Hlk140322837"/>
      <w:r>
        <w:t>LSTM Model Architecture</w:t>
      </w:r>
    </w:p>
    <w:bookmarkEnd w:id="630"/>
    <w:p w14:paraId="32FE92BF" w14:textId="77777777" w:rsidR="00722332" w:rsidRDefault="00605A74" w:rsidP="009C7DD6">
      <w:pPr>
        <w:ind w:firstLine="284"/>
      </w:pPr>
      <w:r>
        <w:t>We have employed a stacked LSTM architecture, with 2 layers</w:t>
      </w:r>
      <w:r w:rsidR="00AA5D36">
        <w:t xml:space="preserve">, </w:t>
      </w:r>
      <w:r w:rsidR="006319FD">
        <w:t xml:space="preserve">for this </w:t>
      </w:r>
      <w:r w:rsidR="00930645">
        <w:t>evaluation</w:t>
      </w:r>
      <w:r>
        <w:t>.</w:t>
      </w:r>
      <w:r w:rsidR="00E339DD">
        <w:t xml:space="preserve"> </w:t>
      </w:r>
      <w:r w:rsidR="00573BBD" w:rsidRPr="00573BBD">
        <w:t>In a stacked LSTM model, the output sequence of one LSTM layer serves as the input sequence for the next LSTM layer in the stack. This allows for a hierarchical representation of the input data, with each LSTM layer capturing different levels of abstraction or temporal dependencies.</w:t>
      </w:r>
      <w:r w:rsidR="00573BBD">
        <w:t xml:space="preserve"> </w:t>
      </w:r>
      <w:r w:rsidR="00A02894">
        <w:t xml:space="preserve">The second layer of the stacked model </w:t>
      </w:r>
      <w:r w:rsidR="009F11AF">
        <w:t>feeds the results to the output layer. We also use dropout to reduce the r</w:t>
      </w:r>
      <w:r w:rsidR="00A064FB">
        <w:t xml:space="preserve">isk associated with overfitting. </w:t>
      </w:r>
      <w:r w:rsidRPr="00605A74">
        <w:t xml:space="preserve">Finally, there is a </w:t>
      </w:r>
      <w:r w:rsidR="00A16170">
        <w:t>d</w:t>
      </w:r>
      <w:r w:rsidRPr="00605A74">
        <w:t xml:space="preserve">ense layer which predicts </w:t>
      </w:r>
      <w:r w:rsidR="008B1562">
        <w:t xml:space="preserve">the output, </w:t>
      </w:r>
      <w:r w:rsidRPr="00605A74">
        <w:t>a single timestep at a time</w:t>
      </w:r>
      <w:r w:rsidR="008B1562">
        <w:t xml:space="preserve">. </w:t>
      </w:r>
    </w:p>
    <w:p w14:paraId="0B84D136" w14:textId="77777777" w:rsidR="00722332" w:rsidRDefault="00722332" w:rsidP="009C7DD6">
      <w:pPr>
        <w:ind w:firstLine="284"/>
      </w:pPr>
    </w:p>
    <w:p w14:paraId="3D7DB4BD" w14:textId="1DD588E9" w:rsidR="00FA7017" w:rsidRDefault="00395D83" w:rsidP="009C7DD6">
      <w:pPr>
        <w:ind w:firstLine="284"/>
      </w:pPr>
      <w:r w:rsidRPr="00FA7017">
        <w:t xml:space="preserve">We </w:t>
      </w:r>
      <w:r w:rsidR="00A16170" w:rsidRPr="00FA7017">
        <w:t xml:space="preserve">tested the performance of the model by </w:t>
      </w:r>
      <w:r w:rsidR="00C31D27" w:rsidRPr="00FA7017">
        <w:t xml:space="preserve">varying the </w:t>
      </w:r>
      <w:r w:rsidR="00A16170" w:rsidRPr="00FA7017">
        <w:t>hyper</w:t>
      </w:r>
      <w:r w:rsidR="00C31D27" w:rsidRPr="00FA7017">
        <w:t xml:space="preserve">parameters given in </w:t>
      </w:r>
      <w:r w:rsidR="006325E4" w:rsidRPr="00FA7017">
        <w:fldChar w:fldCharType="begin"/>
      </w:r>
      <w:r w:rsidR="006325E4" w:rsidRPr="00FA7017">
        <w:instrText xml:space="preserve"> REF _Ref135406178 \h </w:instrText>
      </w:r>
      <w:r w:rsidR="00FA7017" w:rsidRPr="00FA7017">
        <w:instrText xml:space="preserve"> \* MERGEFORMAT </w:instrText>
      </w:r>
      <w:r w:rsidR="006325E4" w:rsidRPr="00FA7017">
        <w:fldChar w:fldCharType="separate"/>
      </w:r>
      <w:ins w:id="631" w:author="Munish K" w:date="2024-03-29T11:28:00Z">
        <w:r w:rsidR="00742033" w:rsidRPr="00B71221">
          <w:rPr>
            <w:lang w:val="en-AU"/>
          </w:rPr>
          <w:t xml:space="preserve">Table </w:t>
        </w:r>
        <w:r w:rsidR="00742033">
          <w:rPr>
            <w:noProof/>
            <w:lang w:val="en-AU"/>
          </w:rPr>
          <w:t>3</w:t>
        </w:r>
      </w:ins>
      <w:del w:id="632" w:author="Munish K" w:date="2024-03-28T23:08:00Z">
        <w:r w:rsidR="0028213D" w:rsidRPr="00B71221" w:rsidDel="00113AC7">
          <w:rPr>
            <w:lang w:val="en-AU"/>
          </w:rPr>
          <w:delText xml:space="preserve">Table </w:delText>
        </w:r>
        <w:r w:rsidR="0028213D" w:rsidDel="00113AC7">
          <w:rPr>
            <w:noProof/>
            <w:lang w:val="en-AU"/>
          </w:rPr>
          <w:delText>3</w:delText>
        </w:r>
      </w:del>
      <w:r w:rsidR="006325E4" w:rsidRPr="00FA7017">
        <w:fldChar w:fldCharType="end"/>
      </w:r>
      <w:r w:rsidR="006325E4" w:rsidRPr="00FA7017">
        <w:t xml:space="preserve">. </w:t>
      </w:r>
      <w:r w:rsidR="00FA7017" w:rsidRPr="00FA7017">
        <w:t xml:space="preserve">We utilised K-fold cross validation for hyper parameter tuning, ensuring that we kept the time series harmony. By this, what we mean is we split the time series sequence into samples but retained the sequence of information. With each </w:t>
      </w:r>
      <w:r w:rsidR="00FA7017" w:rsidRPr="00FA7017">
        <w:lastRenderedPageBreak/>
        <w:t xml:space="preserve">split, a model is trained using (k-1) folds of the training data. The model is then validated against the remaining fold. A final model is scored on the held-out fold, with scores averaged across the splits. We used this to refine our hyperparameters, and finally took an average of values you see in </w:t>
      </w:r>
      <w:r w:rsidR="00FA7017" w:rsidRPr="00FA7017">
        <w:fldChar w:fldCharType="begin"/>
      </w:r>
      <w:r w:rsidR="00FA7017" w:rsidRPr="00FA7017">
        <w:instrText xml:space="preserve"> REF _Ref135406178 \h  \* MERGEFORMAT </w:instrText>
      </w:r>
      <w:r w:rsidR="00FA7017" w:rsidRPr="00FA7017">
        <w:fldChar w:fldCharType="separate"/>
      </w:r>
      <w:ins w:id="633" w:author="Munish K" w:date="2024-03-29T11:28:00Z">
        <w:r w:rsidR="00742033" w:rsidRPr="00B71221">
          <w:rPr>
            <w:lang w:val="en-AU"/>
          </w:rPr>
          <w:t xml:space="preserve">Table </w:t>
        </w:r>
        <w:r w:rsidR="00742033">
          <w:rPr>
            <w:noProof/>
            <w:lang w:val="en-AU"/>
          </w:rPr>
          <w:t>3</w:t>
        </w:r>
      </w:ins>
      <w:del w:id="634" w:author="Munish K" w:date="2024-03-28T23:08:00Z">
        <w:r w:rsidR="0028213D" w:rsidRPr="00B71221" w:rsidDel="00113AC7">
          <w:rPr>
            <w:lang w:val="en-AU"/>
          </w:rPr>
          <w:delText xml:space="preserve">Table </w:delText>
        </w:r>
        <w:r w:rsidR="0028213D" w:rsidDel="00113AC7">
          <w:rPr>
            <w:noProof/>
            <w:lang w:val="en-AU"/>
          </w:rPr>
          <w:delText>3</w:delText>
        </w:r>
      </w:del>
      <w:r w:rsidR="00FA7017" w:rsidRPr="00FA7017">
        <w:fldChar w:fldCharType="end"/>
      </w:r>
      <w:r w:rsidR="00FA7017" w:rsidRPr="00FA7017">
        <w:t>.</w:t>
      </w:r>
    </w:p>
    <w:p w14:paraId="7CF5EFF2" w14:textId="77777777" w:rsidR="00FA7017" w:rsidRDefault="00FA7017" w:rsidP="009C7DD6">
      <w:pPr>
        <w:ind w:firstLine="284"/>
      </w:pPr>
    </w:p>
    <w:p w14:paraId="7A0A8922" w14:textId="71516B87" w:rsidR="000D0548" w:rsidRDefault="00373954" w:rsidP="009C7DD6">
      <w:pPr>
        <w:ind w:firstLine="284"/>
      </w:pPr>
      <w:r>
        <w:t>Each hyperparameter serves a specific purpose and it is fundamentally an iterative process</w:t>
      </w:r>
      <w:r w:rsidR="00355D6B">
        <w:t xml:space="preserve"> to tune these parameters such that the </w:t>
      </w:r>
      <w:r w:rsidR="00A901F2">
        <w:t xml:space="preserve">model </w:t>
      </w:r>
      <w:r w:rsidR="00355D6B">
        <w:t>outputs are optimised.</w:t>
      </w:r>
      <w:r>
        <w:t xml:space="preserve"> </w:t>
      </w:r>
      <w:r w:rsidR="00A901F2">
        <w:t xml:space="preserve">We broadly define each </w:t>
      </w:r>
      <w:r w:rsidR="000D0548">
        <w:t>hyperparameter</w:t>
      </w:r>
      <w:r w:rsidR="00A901F2">
        <w:t xml:space="preserve"> here</w:t>
      </w:r>
      <w:r w:rsidR="000D0548">
        <w:t xml:space="preserve">, sharing more details in </w:t>
      </w:r>
      <w:r w:rsidR="000D0548">
        <w:fldChar w:fldCharType="begin"/>
      </w:r>
      <w:r w:rsidR="000D0548">
        <w:instrText xml:space="preserve"> REF _Ref135406178 \h </w:instrText>
      </w:r>
      <w:r w:rsidR="009C7DD6">
        <w:instrText xml:space="preserve"> \* MERGEFORMAT </w:instrText>
      </w:r>
      <w:r w:rsidR="000D0548">
        <w:fldChar w:fldCharType="separate"/>
      </w:r>
      <w:ins w:id="635" w:author="Munish K" w:date="2024-03-29T11:28:00Z">
        <w:r w:rsidR="00742033" w:rsidRPr="00B71221">
          <w:rPr>
            <w:lang w:val="en-AU"/>
          </w:rPr>
          <w:t xml:space="preserve">Table </w:t>
        </w:r>
        <w:r w:rsidR="00742033">
          <w:rPr>
            <w:noProof/>
            <w:lang w:val="en-AU"/>
          </w:rPr>
          <w:t>3</w:t>
        </w:r>
      </w:ins>
      <w:del w:id="636" w:author="Munish K" w:date="2024-03-28T23:08:00Z">
        <w:r w:rsidR="0028213D" w:rsidRPr="00B71221" w:rsidDel="00113AC7">
          <w:rPr>
            <w:lang w:val="en-AU"/>
          </w:rPr>
          <w:delText xml:space="preserve">Table </w:delText>
        </w:r>
        <w:r w:rsidR="0028213D" w:rsidDel="00113AC7">
          <w:rPr>
            <w:noProof/>
            <w:lang w:val="en-AU"/>
          </w:rPr>
          <w:delText>3</w:delText>
        </w:r>
      </w:del>
      <w:r w:rsidR="000D0548">
        <w:fldChar w:fldCharType="end"/>
      </w:r>
      <w:r w:rsidR="000D0548">
        <w:t>. The same table also shows our final selected values based on an optimised MSE value.</w:t>
      </w:r>
    </w:p>
    <w:p w14:paraId="71F433A4" w14:textId="77777777" w:rsidR="000D0548" w:rsidRDefault="000D0548" w:rsidP="009C7DD6">
      <w:pPr>
        <w:ind w:firstLine="284"/>
      </w:pPr>
    </w:p>
    <w:p w14:paraId="5666BE13" w14:textId="013BE606" w:rsidR="00395D83" w:rsidRDefault="00E26EEC" w:rsidP="009C7DD6">
      <w:pPr>
        <w:ind w:firstLine="284"/>
      </w:pPr>
      <w:r>
        <w:t>The</w:t>
      </w:r>
      <w:r w:rsidRPr="00CE1493">
        <w:t xml:space="preserve"> learning rate refers to the model’s degree of responsiveness to errors</w:t>
      </w:r>
      <w:r>
        <w:t>.</w:t>
      </w:r>
      <w:r w:rsidRPr="00CE1493">
        <w:t xml:space="preserve"> </w:t>
      </w:r>
      <w:r>
        <w:t>E</w:t>
      </w:r>
      <w:r w:rsidRPr="00CE1493">
        <w:t xml:space="preserve">pochs </w:t>
      </w:r>
      <w:r>
        <w:t>refer to</w:t>
      </w:r>
      <w:r w:rsidRPr="00CE1493">
        <w:t xml:space="preserve"> the number of iterations across the entire dataset</w:t>
      </w:r>
      <w:r>
        <w:t>, while</w:t>
      </w:r>
      <w:r w:rsidRPr="00CE1493">
        <w:t xml:space="preserve"> neurons are </w:t>
      </w:r>
      <w:r>
        <w:t>the fundamental nodes/building blocks used to</w:t>
      </w:r>
      <w:r w:rsidRPr="00CE1493">
        <w:t xml:space="preserve"> process inputs</w:t>
      </w:r>
      <w:r>
        <w:t xml:space="preserve">. Dropout refers to the proportion of randomly selected neurons which get deactivated (to prevent overfitting) and </w:t>
      </w:r>
      <w:r w:rsidRPr="00CE1493">
        <w:t xml:space="preserve">batch size </w:t>
      </w:r>
      <w:r>
        <w:t>addresses</w:t>
      </w:r>
      <w:r w:rsidRPr="00CE1493">
        <w:t xml:space="preserve"> the quantity of inputs processed before updating the model</w:t>
      </w:r>
      <w:r>
        <w:t>. An optimiser</w:t>
      </w:r>
      <w:r w:rsidR="001F4AC7">
        <w:t xml:space="preserve"> algorithm is needed </w:t>
      </w:r>
      <w:r w:rsidR="00DD1D86">
        <w:t xml:space="preserve">to </w:t>
      </w:r>
      <w:r w:rsidR="00DD1D86" w:rsidRPr="00DD1D86">
        <w:t>minimize the loss function</w:t>
      </w:r>
      <w:r w:rsidR="00DD1D86">
        <w:t>,</w:t>
      </w:r>
      <w:r w:rsidR="00DD1D86" w:rsidRPr="00DD1D86">
        <w:t xml:space="preserve"> by finding the optimal set of parameter values that lead to improved network performance</w:t>
      </w:r>
      <w:r w:rsidR="00DD1D86">
        <w:t>.</w:t>
      </w:r>
      <w:r>
        <w:t xml:space="preserve"> </w:t>
      </w:r>
      <w:r w:rsidR="00DD1D86">
        <w:t xml:space="preserve">Finally, </w:t>
      </w:r>
      <w:r>
        <w:t>the activation function is a mathematical function which introduces non-linearity to the layer of neurons</w:t>
      </w:r>
      <w:r w:rsidRPr="00CE1493">
        <w:t>.</w:t>
      </w:r>
      <w:r>
        <w:t xml:space="preserve"> </w:t>
      </w:r>
    </w:p>
    <w:p w14:paraId="78CE8E33" w14:textId="77777777" w:rsidR="00397905" w:rsidRDefault="00397905" w:rsidP="009C7DD6">
      <w:pPr>
        <w:ind w:firstLine="284"/>
      </w:pPr>
    </w:p>
    <w:p w14:paraId="3EC3C108" w14:textId="5BD6EB8E" w:rsidR="006325E4" w:rsidRPr="00B71221" w:rsidRDefault="006325E4" w:rsidP="009C7DD6">
      <w:pPr>
        <w:pStyle w:val="para1"/>
        <w:spacing w:line="480" w:lineRule="auto"/>
        <w:jc w:val="center"/>
        <w:rPr>
          <w:lang w:val="en-AU"/>
        </w:rPr>
      </w:pPr>
      <w:bookmarkStart w:id="637" w:name="_Ref135406178"/>
      <w:r w:rsidRPr="00B71221">
        <w:rPr>
          <w:lang w:val="en-AU"/>
        </w:rPr>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742033">
        <w:rPr>
          <w:noProof/>
          <w:lang w:val="en-AU"/>
        </w:rPr>
        <w:t>3</w:t>
      </w:r>
      <w:r w:rsidRPr="00B71221">
        <w:rPr>
          <w:lang w:val="en-AU"/>
        </w:rPr>
        <w:fldChar w:fldCharType="end"/>
      </w:r>
      <w:bookmarkEnd w:id="637"/>
      <w:r w:rsidRPr="00B71221">
        <w:rPr>
          <w:lang w:val="en-AU"/>
        </w:rPr>
        <w:t xml:space="preserve">: </w:t>
      </w:r>
      <w:r w:rsidR="0091026F">
        <w:rPr>
          <w:lang w:val="en-AU"/>
        </w:rPr>
        <w:t>Variation in Hyperparameter Values, Final Selected Values</w:t>
      </w:r>
      <w:r w:rsidR="00104F32">
        <w:rPr>
          <w:lang w:val="en-AU"/>
        </w:rPr>
        <w:t xml:space="preserve"> and </w:t>
      </w:r>
      <w:r w:rsidR="00CA4E60">
        <w:rPr>
          <w:lang w:val="en-AU"/>
        </w:rPr>
        <w:t xml:space="preserve">Parameter </w:t>
      </w:r>
      <w:r w:rsidR="00104F32">
        <w:rPr>
          <w:lang w:val="en-AU"/>
        </w:rPr>
        <w:t>descriptor</w:t>
      </w:r>
    </w:p>
    <w:tbl>
      <w:tblPr>
        <w:tblW w:w="10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7"/>
        <w:gridCol w:w="1077"/>
        <w:gridCol w:w="1077"/>
        <w:gridCol w:w="1077"/>
        <w:gridCol w:w="6255"/>
      </w:tblGrid>
      <w:tr w:rsidR="00CA4E60" w:rsidRPr="005F4226" w14:paraId="2CBCC0E9" w14:textId="77777777" w:rsidTr="00CA4E60">
        <w:trPr>
          <w:trHeight w:val="20"/>
        </w:trPr>
        <w:tc>
          <w:tcPr>
            <w:tcW w:w="1077" w:type="dxa"/>
            <w:shd w:val="clear" w:color="000000" w:fill="FFFFFF"/>
            <w:vAlign w:val="center"/>
            <w:hideMark/>
          </w:tcPr>
          <w:p w14:paraId="76D11330" w14:textId="6B21694E" w:rsidR="00266093" w:rsidRPr="005F4226" w:rsidRDefault="00266093" w:rsidP="009C7DD6">
            <w:pPr>
              <w:jc w:val="center"/>
              <w:rPr>
                <w:rFonts w:eastAsia="Times New Roman"/>
                <w:color w:val="000000"/>
                <w:sz w:val="20"/>
                <w:szCs w:val="20"/>
                <w:lang w:val="en-US"/>
              </w:rPr>
            </w:pPr>
            <w:r w:rsidRPr="005F4226">
              <w:rPr>
                <w:rFonts w:eastAsia="Times New Roman"/>
                <w:color w:val="000000"/>
                <w:sz w:val="20"/>
                <w:szCs w:val="20"/>
                <w:lang w:val="en-US"/>
              </w:rPr>
              <w:t>Measure</w:t>
            </w:r>
          </w:p>
        </w:tc>
        <w:tc>
          <w:tcPr>
            <w:tcW w:w="1077" w:type="dxa"/>
            <w:shd w:val="clear" w:color="000000" w:fill="FFFFFF"/>
            <w:vAlign w:val="center"/>
            <w:hideMark/>
          </w:tcPr>
          <w:p w14:paraId="4DDA1CFC" w14:textId="26EA1521"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Minimum</w:t>
            </w:r>
          </w:p>
        </w:tc>
        <w:tc>
          <w:tcPr>
            <w:tcW w:w="1077" w:type="dxa"/>
            <w:shd w:val="clear" w:color="000000" w:fill="FFFFFF"/>
            <w:vAlign w:val="center"/>
            <w:hideMark/>
          </w:tcPr>
          <w:p w14:paraId="4396D5D3" w14:textId="1ECCFAD0"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Maximum</w:t>
            </w:r>
          </w:p>
        </w:tc>
        <w:tc>
          <w:tcPr>
            <w:tcW w:w="1077" w:type="dxa"/>
            <w:shd w:val="clear" w:color="000000" w:fill="FFFFFF"/>
            <w:vAlign w:val="center"/>
          </w:tcPr>
          <w:p w14:paraId="77E24F5B" w14:textId="248DAC8D"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Final</w:t>
            </w:r>
          </w:p>
        </w:tc>
        <w:tc>
          <w:tcPr>
            <w:tcW w:w="6255" w:type="dxa"/>
            <w:shd w:val="clear" w:color="000000" w:fill="FFFFFF"/>
            <w:vAlign w:val="center"/>
          </w:tcPr>
          <w:p w14:paraId="0C95D72C" w14:textId="32FCF780" w:rsidR="00266093" w:rsidRPr="005F4226" w:rsidRDefault="00CA4E60" w:rsidP="009C7DD6">
            <w:pPr>
              <w:jc w:val="center"/>
              <w:rPr>
                <w:rFonts w:eastAsia="Times New Roman"/>
                <w:color w:val="000000"/>
                <w:sz w:val="20"/>
                <w:szCs w:val="20"/>
                <w:lang w:val="en-US"/>
              </w:rPr>
            </w:pPr>
            <w:r>
              <w:rPr>
                <w:rFonts w:eastAsia="Times New Roman"/>
                <w:color w:val="000000"/>
                <w:sz w:val="20"/>
                <w:szCs w:val="20"/>
                <w:lang w:val="en-US"/>
              </w:rPr>
              <w:t xml:space="preserve">Parameter </w:t>
            </w:r>
            <w:r w:rsidR="00282CB8">
              <w:rPr>
                <w:rFonts w:eastAsia="Times New Roman"/>
                <w:color w:val="000000"/>
                <w:sz w:val="20"/>
                <w:szCs w:val="20"/>
                <w:lang w:val="en-US"/>
              </w:rPr>
              <w:t>Descriptor</w:t>
            </w:r>
          </w:p>
        </w:tc>
      </w:tr>
      <w:tr w:rsidR="00CA4E60" w:rsidRPr="005F4226" w14:paraId="6D7C578C" w14:textId="77777777" w:rsidTr="00CA4E60">
        <w:trPr>
          <w:trHeight w:val="20"/>
        </w:trPr>
        <w:tc>
          <w:tcPr>
            <w:tcW w:w="1077" w:type="dxa"/>
            <w:shd w:val="clear" w:color="000000" w:fill="FFFFFF"/>
            <w:noWrap/>
            <w:vAlign w:val="center"/>
          </w:tcPr>
          <w:p w14:paraId="604178CB" w14:textId="41F66C16"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Learning Rate (</w:t>
            </w:r>
            <w:proofErr w:type="spellStart"/>
            <w:r>
              <w:rPr>
                <w:rFonts w:eastAsia="Times New Roman"/>
                <w:color w:val="000000"/>
                <w:sz w:val="20"/>
                <w:szCs w:val="20"/>
                <w:lang w:val="en-US"/>
              </w:rPr>
              <w:t>lr</w:t>
            </w:r>
            <w:proofErr w:type="spellEnd"/>
            <w:r>
              <w:rPr>
                <w:rFonts w:eastAsia="Times New Roman"/>
                <w:color w:val="000000"/>
                <w:sz w:val="20"/>
                <w:szCs w:val="20"/>
                <w:lang w:val="en-US"/>
              </w:rPr>
              <w:t>)</w:t>
            </w:r>
          </w:p>
        </w:tc>
        <w:tc>
          <w:tcPr>
            <w:tcW w:w="1077" w:type="dxa"/>
            <w:shd w:val="clear" w:color="000000" w:fill="FFFFFF"/>
            <w:noWrap/>
            <w:vAlign w:val="center"/>
          </w:tcPr>
          <w:p w14:paraId="4AC3EEE5" w14:textId="28CADBE4"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0.001</w:t>
            </w:r>
          </w:p>
        </w:tc>
        <w:tc>
          <w:tcPr>
            <w:tcW w:w="1077" w:type="dxa"/>
            <w:shd w:val="clear" w:color="000000" w:fill="FFFFFF"/>
            <w:noWrap/>
            <w:vAlign w:val="center"/>
          </w:tcPr>
          <w:p w14:paraId="59B0974A" w14:textId="16A056C3"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0.1</w:t>
            </w:r>
          </w:p>
        </w:tc>
        <w:tc>
          <w:tcPr>
            <w:tcW w:w="1077" w:type="dxa"/>
            <w:shd w:val="clear" w:color="000000" w:fill="FFFFFF"/>
            <w:vAlign w:val="center"/>
          </w:tcPr>
          <w:p w14:paraId="674439BD" w14:textId="6A21563E"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0.01</w:t>
            </w:r>
          </w:p>
        </w:tc>
        <w:tc>
          <w:tcPr>
            <w:tcW w:w="6255" w:type="dxa"/>
            <w:shd w:val="clear" w:color="000000" w:fill="FFFFFF"/>
            <w:noWrap/>
            <w:vAlign w:val="center"/>
          </w:tcPr>
          <w:p w14:paraId="66A8D263" w14:textId="6DBE7D79" w:rsidR="00266093" w:rsidRPr="005F4226" w:rsidRDefault="00CA4E60" w:rsidP="009C7DD6">
            <w:pPr>
              <w:jc w:val="left"/>
              <w:rPr>
                <w:rFonts w:eastAsia="Times New Roman"/>
                <w:color w:val="000000"/>
                <w:sz w:val="20"/>
                <w:szCs w:val="20"/>
                <w:lang w:val="en-US"/>
              </w:rPr>
            </w:pPr>
            <w:r>
              <w:rPr>
                <w:rFonts w:eastAsia="Times New Roman"/>
                <w:color w:val="000000"/>
                <w:sz w:val="20"/>
                <w:szCs w:val="20"/>
                <w:lang w:val="en-US"/>
              </w:rPr>
              <w:t>T</w:t>
            </w:r>
            <w:r w:rsidR="004E331E" w:rsidRPr="004E331E">
              <w:rPr>
                <w:rFonts w:eastAsia="Times New Roman"/>
                <w:color w:val="000000"/>
                <w:sz w:val="20"/>
                <w:szCs w:val="20"/>
                <w:lang w:val="en-US"/>
              </w:rPr>
              <w:t xml:space="preserve">he rate at which the parameters (weights and biases) of the network are updated during the training process. </w:t>
            </w:r>
            <w:r w:rsidR="00962829">
              <w:rPr>
                <w:rFonts w:eastAsia="Times New Roman"/>
                <w:color w:val="000000"/>
                <w:sz w:val="20"/>
                <w:szCs w:val="20"/>
                <w:lang w:val="en-US"/>
              </w:rPr>
              <w:t>It essentially</w:t>
            </w:r>
            <w:r w:rsidR="004E331E" w:rsidRPr="004E331E">
              <w:rPr>
                <w:rFonts w:eastAsia="Times New Roman"/>
                <w:color w:val="000000"/>
                <w:sz w:val="20"/>
                <w:szCs w:val="20"/>
                <w:lang w:val="en-US"/>
              </w:rPr>
              <w:t xml:space="preserve"> controls how quickly or slowly the network learns from the gradients of the loss function.</w:t>
            </w:r>
          </w:p>
        </w:tc>
      </w:tr>
      <w:tr w:rsidR="00CA4E60" w:rsidRPr="005F4226" w14:paraId="02E14856" w14:textId="77777777" w:rsidTr="00CA4E60">
        <w:trPr>
          <w:trHeight w:val="20"/>
        </w:trPr>
        <w:tc>
          <w:tcPr>
            <w:tcW w:w="1077" w:type="dxa"/>
            <w:shd w:val="clear" w:color="000000" w:fill="FFFFFF"/>
            <w:noWrap/>
            <w:vAlign w:val="center"/>
          </w:tcPr>
          <w:p w14:paraId="3907ECB0" w14:textId="15306C6F"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Epochs</w:t>
            </w:r>
          </w:p>
        </w:tc>
        <w:tc>
          <w:tcPr>
            <w:tcW w:w="1077" w:type="dxa"/>
            <w:shd w:val="clear" w:color="000000" w:fill="FFFFFF"/>
            <w:noWrap/>
            <w:vAlign w:val="center"/>
          </w:tcPr>
          <w:p w14:paraId="000FF4BB" w14:textId="27A74125"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10</w:t>
            </w:r>
          </w:p>
        </w:tc>
        <w:tc>
          <w:tcPr>
            <w:tcW w:w="1077" w:type="dxa"/>
            <w:shd w:val="clear" w:color="000000" w:fill="FFFFFF"/>
            <w:noWrap/>
            <w:vAlign w:val="center"/>
          </w:tcPr>
          <w:p w14:paraId="7F2C66C6" w14:textId="7C57534B"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100</w:t>
            </w:r>
          </w:p>
        </w:tc>
        <w:tc>
          <w:tcPr>
            <w:tcW w:w="1077" w:type="dxa"/>
            <w:shd w:val="clear" w:color="000000" w:fill="FFFFFF"/>
            <w:vAlign w:val="center"/>
          </w:tcPr>
          <w:p w14:paraId="62502F48" w14:textId="11270679" w:rsidR="00266093" w:rsidRDefault="00282CB8" w:rsidP="009C7DD6">
            <w:pPr>
              <w:jc w:val="center"/>
              <w:rPr>
                <w:rFonts w:eastAsia="Times New Roman"/>
                <w:color w:val="000000"/>
                <w:sz w:val="20"/>
                <w:szCs w:val="20"/>
                <w:lang w:val="en-US"/>
              </w:rPr>
            </w:pPr>
            <w:r>
              <w:rPr>
                <w:rFonts w:eastAsia="Times New Roman"/>
                <w:color w:val="000000"/>
                <w:sz w:val="20"/>
                <w:szCs w:val="20"/>
                <w:lang w:val="en-US"/>
              </w:rPr>
              <w:t>50</w:t>
            </w:r>
          </w:p>
        </w:tc>
        <w:tc>
          <w:tcPr>
            <w:tcW w:w="6255" w:type="dxa"/>
            <w:shd w:val="clear" w:color="000000" w:fill="FFFFFF"/>
            <w:noWrap/>
            <w:vAlign w:val="center"/>
          </w:tcPr>
          <w:p w14:paraId="656FA6A6" w14:textId="05F4115B" w:rsidR="00266093" w:rsidRDefault="00CA4E60" w:rsidP="009C7DD6">
            <w:pPr>
              <w:jc w:val="left"/>
              <w:rPr>
                <w:rFonts w:eastAsia="Times New Roman"/>
                <w:color w:val="000000"/>
                <w:sz w:val="20"/>
                <w:szCs w:val="20"/>
                <w:lang w:val="en-US"/>
              </w:rPr>
            </w:pPr>
            <w:r>
              <w:rPr>
                <w:rFonts w:eastAsia="Times New Roman"/>
                <w:color w:val="000000"/>
                <w:sz w:val="20"/>
                <w:szCs w:val="20"/>
                <w:lang w:val="en-US"/>
              </w:rPr>
              <w:t xml:space="preserve">This parameter </w:t>
            </w:r>
            <w:r w:rsidR="00CC792E" w:rsidRPr="00EF115D">
              <w:rPr>
                <w:rFonts w:eastAsia="Times New Roman"/>
                <w:color w:val="000000"/>
                <w:sz w:val="20"/>
                <w:szCs w:val="20"/>
                <w:lang w:val="en-US"/>
              </w:rPr>
              <w:t>determines</w:t>
            </w:r>
            <w:r w:rsidR="00EF115D" w:rsidRPr="00EF115D">
              <w:rPr>
                <w:rFonts w:eastAsia="Times New Roman"/>
                <w:color w:val="000000"/>
                <w:sz w:val="20"/>
                <w:szCs w:val="20"/>
                <w:lang w:val="en-US"/>
              </w:rPr>
              <w:t xml:space="preserve"> how many times the learning algorithm will iterate over the entire training dataset.</w:t>
            </w:r>
            <w:r w:rsidR="00F8116A">
              <w:rPr>
                <w:rFonts w:eastAsia="Times New Roman"/>
                <w:color w:val="000000"/>
                <w:sz w:val="20"/>
                <w:szCs w:val="20"/>
                <w:lang w:val="en-US"/>
              </w:rPr>
              <w:t xml:space="preserve"> Each iteration has the following steps (</w:t>
            </w:r>
            <w:r w:rsidR="00CC792E">
              <w:rPr>
                <w:rFonts w:eastAsia="Times New Roman"/>
                <w:color w:val="000000"/>
                <w:sz w:val="20"/>
                <w:szCs w:val="20"/>
                <w:lang w:val="en-US"/>
              </w:rPr>
              <w:t>a</w:t>
            </w:r>
            <w:r w:rsidR="00F8116A">
              <w:rPr>
                <w:rFonts w:eastAsia="Times New Roman"/>
                <w:color w:val="000000"/>
                <w:sz w:val="20"/>
                <w:szCs w:val="20"/>
                <w:lang w:val="en-US"/>
              </w:rPr>
              <w:t xml:space="preserve">) forward </w:t>
            </w:r>
            <w:r w:rsidR="00CC792E">
              <w:rPr>
                <w:rFonts w:eastAsia="Times New Roman"/>
                <w:color w:val="000000"/>
                <w:sz w:val="20"/>
                <w:szCs w:val="20"/>
                <w:lang w:val="en-US"/>
              </w:rPr>
              <w:t>propagation</w:t>
            </w:r>
            <w:r w:rsidR="00F8116A">
              <w:rPr>
                <w:rFonts w:eastAsia="Times New Roman"/>
                <w:color w:val="000000"/>
                <w:sz w:val="20"/>
                <w:szCs w:val="20"/>
                <w:lang w:val="en-US"/>
              </w:rPr>
              <w:t xml:space="preserve">, (b) loss computation, (c) </w:t>
            </w:r>
            <w:r w:rsidR="00CC792E">
              <w:rPr>
                <w:rFonts w:eastAsia="Times New Roman"/>
                <w:color w:val="000000"/>
                <w:sz w:val="20"/>
                <w:szCs w:val="20"/>
                <w:lang w:val="en-US"/>
              </w:rPr>
              <w:t>backpropagation</w:t>
            </w:r>
            <w:r w:rsidR="00B41DEA">
              <w:rPr>
                <w:rFonts w:eastAsia="Times New Roman"/>
                <w:color w:val="000000"/>
                <w:sz w:val="20"/>
                <w:szCs w:val="20"/>
                <w:lang w:val="en-US"/>
              </w:rPr>
              <w:t>,</w:t>
            </w:r>
            <w:r w:rsidR="00CC792E">
              <w:rPr>
                <w:rFonts w:eastAsia="Times New Roman"/>
                <w:color w:val="000000"/>
                <w:sz w:val="20"/>
                <w:szCs w:val="20"/>
                <w:lang w:val="en-US"/>
              </w:rPr>
              <w:t xml:space="preserve"> and</w:t>
            </w:r>
            <w:r w:rsidR="00B41DEA">
              <w:rPr>
                <w:rFonts w:eastAsia="Times New Roman"/>
                <w:color w:val="000000"/>
                <w:sz w:val="20"/>
                <w:szCs w:val="20"/>
                <w:lang w:val="en-US"/>
              </w:rPr>
              <w:t xml:space="preserve"> (d) update. These steps are </w:t>
            </w:r>
            <w:r w:rsidR="00CC792E">
              <w:rPr>
                <w:rFonts w:eastAsia="Times New Roman"/>
                <w:color w:val="000000"/>
                <w:sz w:val="20"/>
                <w:szCs w:val="20"/>
                <w:lang w:val="en-US"/>
              </w:rPr>
              <w:t>repeated</w:t>
            </w:r>
            <w:r w:rsidR="00B41DEA">
              <w:rPr>
                <w:rFonts w:eastAsia="Times New Roman"/>
                <w:color w:val="000000"/>
                <w:sz w:val="20"/>
                <w:szCs w:val="20"/>
                <w:lang w:val="en-US"/>
              </w:rPr>
              <w:t xml:space="preserve"> </w:t>
            </w:r>
            <w:r w:rsidRPr="00CA4E60">
              <w:rPr>
                <w:rFonts w:eastAsia="Times New Roman"/>
                <w:color w:val="000000"/>
                <w:sz w:val="20"/>
                <w:szCs w:val="20"/>
                <w:lang w:val="en-US"/>
              </w:rPr>
              <w:t>in the training dataset until all samples have been processed. This completes one epoch</w:t>
            </w:r>
            <w:r w:rsidR="00CC792E">
              <w:rPr>
                <w:rFonts w:eastAsia="Times New Roman"/>
                <w:color w:val="000000"/>
                <w:sz w:val="20"/>
                <w:szCs w:val="20"/>
                <w:lang w:val="en-US"/>
              </w:rPr>
              <w:t>.</w:t>
            </w:r>
          </w:p>
        </w:tc>
      </w:tr>
      <w:tr w:rsidR="00282CB8" w:rsidRPr="005F4226" w14:paraId="53BBB85F" w14:textId="77777777" w:rsidTr="00CA4E60">
        <w:trPr>
          <w:trHeight w:val="20"/>
        </w:trPr>
        <w:tc>
          <w:tcPr>
            <w:tcW w:w="1077" w:type="dxa"/>
            <w:shd w:val="clear" w:color="000000" w:fill="FFFFFF"/>
            <w:noWrap/>
            <w:vAlign w:val="center"/>
          </w:tcPr>
          <w:p w14:paraId="11131039" w14:textId="1885872A" w:rsidR="00282CB8" w:rsidRDefault="00282CB8" w:rsidP="009C7DD6">
            <w:pPr>
              <w:jc w:val="center"/>
              <w:rPr>
                <w:rFonts w:eastAsia="Times New Roman"/>
                <w:color w:val="000000"/>
                <w:sz w:val="20"/>
                <w:szCs w:val="20"/>
                <w:lang w:val="en-US"/>
              </w:rPr>
            </w:pPr>
            <w:r>
              <w:rPr>
                <w:rFonts w:eastAsia="Times New Roman"/>
                <w:color w:val="000000"/>
                <w:sz w:val="20"/>
                <w:szCs w:val="20"/>
                <w:lang w:val="en-US"/>
              </w:rPr>
              <w:t>Neurons</w:t>
            </w:r>
          </w:p>
        </w:tc>
        <w:tc>
          <w:tcPr>
            <w:tcW w:w="1077" w:type="dxa"/>
            <w:shd w:val="clear" w:color="000000" w:fill="FFFFFF"/>
            <w:noWrap/>
            <w:vAlign w:val="center"/>
          </w:tcPr>
          <w:p w14:paraId="23621A06" w14:textId="54BD3668" w:rsidR="00282CB8" w:rsidRDefault="00C203C9" w:rsidP="009C7DD6">
            <w:pPr>
              <w:jc w:val="center"/>
              <w:rPr>
                <w:rFonts w:eastAsia="Times New Roman"/>
                <w:color w:val="000000"/>
                <w:sz w:val="20"/>
                <w:szCs w:val="20"/>
                <w:lang w:val="en-US"/>
              </w:rPr>
            </w:pPr>
            <w:r>
              <w:rPr>
                <w:rFonts w:eastAsia="Times New Roman"/>
                <w:color w:val="000000"/>
                <w:sz w:val="20"/>
                <w:szCs w:val="20"/>
                <w:lang w:val="en-US"/>
              </w:rPr>
              <w:t>10</w:t>
            </w:r>
          </w:p>
        </w:tc>
        <w:tc>
          <w:tcPr>
            <w:tcW w:w="1077" w:type="dxa"/>
            <w:shd w:val="clear" w:color="000000" w:fill="FFFFFF"/>
            <w:noWrap/>
            <w:vAlign w:val="center"/>
          </w:tcPr>
          <w:p w14:paraId="058D1E51" w14:textId="335CFC09" w:rsidR="00282CB8" w:rsidRDefault="00C203C9" w:rsidP="009C7DD6">
            <w:pPr>
              <w:jc w:val="center"/>
              <w:rPr>
                <w:rFonts w:eastAsia="Times New Roman"/>
                <w:color w:val="000000"/>
                <w:sz w:val="20"/>
                <w:szCs w:val="20"/>
                <w:lang w:val="en-US"/>
              </w:rPr>
            </w:pPr>
            <w:r>
              <w:rPr>
                <w:rFonts w:eastAsia="Times New Roman"/>
                <w:color w:val="000000"/>
                <w:sz w:val="20"/>
                <w:szCs w:val="20"/>
                <w:lang w:val="en-US"/>
              </w:rPr>
              <w:t>50</w:t>
            </w:r>
          </w:p>
        </w:tc>
        <w:tc>
          <w:tcPr>
            <w:tcW w:w="1077" w:type="dxa"/>
            <w:shd w:val="clear" w:color="000000" w:fill="FFFFFF"/>
            <w:vAlign w:val="center"/>
          </w:tcPr>
          <w:p w14:paraId="11D0BD81" w14:textId="057B0DA5" w:rsidR="00282CB8" w:rsidRDefault="00C203C9" w:rsidP="009C7DD6">
            <w:pPr>
              <w:jc w:val="center"/>
              <w:rPr>
                <w:rFonts w:eastAsia="Times New Roman"/>
                <w:color w:val="000000"/>
                <w:sz w:val="20"/>
                <w:szCs w:val="20"/>
                <w:lang w:val="en-US"/>
              </w:rPr>
            </w:pPr>
            <w:r>
              <w:rPr>
                <w:rFonts w:eastAsia="Times New Roman"/>
                <w:color w:val="000000"/>
                <w:sz w:val="20"/>
                <w:szCs w:val="20"/>
                <w:lang w:val="en-US"/>
              </w:rPr>
              <w:t>20</w:t>
            </w:r>
          </w:p>
        </w:tc>
        <w:tc>
          <w:tcPr>
            <w:tcW w:w="6255" w:type="dxa"/>
            <w:shd w:val="clear" w:color="000000" w:fill="FFFFFF"/>
            <w:noWrap/>
            <w:vAlign w:val="center"/>
          </w:tcPr>
          <w:p w14:paraId="1002BA8F" w14:textId="505E324D" w:rsidR="00282CB8" w:rsidRDefault="009F2DFD" w:rsidP="009C7DD6">
            <w:pPr>
              <w:jc w:val="left"/>
              <w:rPr>
                <w:rFonts w:eastAsia="Times New Roman"/>
                <w:color w:val="000000"/>
                <w:sz w:val="20"/>
                <w:szCs w:val="20"/>
                <w:lang w:val="en-US"/>
              </w:rPr>
            </w:pPr>
            <w:r w:rsidRPr="009F2DFD">
              <w:rPr>
                <w:rFonts w:eastAsia="Times New Roman"/>
                <w:color w:val="000000"/>
                <w:sz w:val="20"/>
                <w:szCs w:val="20"/>
                <w:lang w:val="en-US"/>
              </w:rPr>
              <w:t xml:space="preserve">Each neuron takes multiple inputs, performs a computation on those inputs, and produces an output. The computation typically involves </w:t>
            </w:r>
            <w:r w:rsidRPr="009F2DFD">
              <w:rPr>
                <w:rFonts w:eastAsia="Times New Roman"/>
                <w:color w:val="000000"/>
                <w:sz w:val="20"/>
                <w:szCs w:val="20"/>
                <w:lang w:val="en-US"/>
              </w:rPr>
              <w:lastRenderedPageBreak/>
              <w:t>applying a weighted sum of the inputs, followed by the application of an activation function.</w:t>
            </w:r>
          </w:p>
        </w:tc>
      </w:tr>
      <w:tr w:rsidR="00C203C9" w:rsidRPr="005F4226" w14:paraId="1861DC67" w14:textId="77777777" w:rsidTr="00CA4E60">
        <w:trPr>
          <w:trHeight w:val="20"/>
        </w:trPr>
        <w:tc>
          <w:tcPr>
            <w:tcW w:w="1077" w:type="dxa"/>
            <w:shd w:val="clear" w:color="000000" w:fill="FFFFFF"/>
            <w:noWrap/>
            <w:vAlign w:val="center"/>
          </w:tcPr>
          <w:p w14:paraId="659BD9C5" w14:textId="0B494362" w:rsidR="00C203C9" w:rsidRDefault="00C203C9" w:rsidP="009C7DD6">
            <w:pPr>
              <w:jc w:val="center"/>
              <w:rPr>
                <w:rFonts w:eastAsia="Times New Roman"/>
                <w:color w:val="000000"/>
                <w:sz w:val="20"/>
                <w:szCs w:val="20"/>
                <w:lang w:val="en-US"/>
              </w:rPr>
            </w:pPr>
            <w:r>
              <w:rPr>
                <w:rFonts w:eastAsia="Times New Roman"/>
                <w:color w:val="000000"/>
                <w:sz w:val="20"/>
                <w:szCs w:val="20"/>
                <w:lang w:val="en-US"/>
              </w:rPr>
              <w:lastRenderedPageBreak/>
              <w:t>Dropout</w:t>
            </w:r>
          </w:p>
        </w:tc>
        <w:tc>
          <w:tcPr>
            <w:tcW w:w="1077" w:type="dxa"/>
            <w:shd w:val="clear" w:color="000000" w:fill="FFFFFF"/>
            <w:noWrap/>
            <w:vAlign w:val="center"/>
          </w:tcPr>
          <w:p w14:paraId="26FE49B0" w14:textId="2AE67510" w:rsidR="00C203C9" w:rsidRDefault="00C203C9" w:rsidP="009C7DD6">
            <w:pPr>
              <w:jc w:val="center"/>
              <w:rPr>
                <w:rFonts w:eastAsia="Times New Roman"/>
                <w:color w:val="000000"/>
                <w:sz w:val="20"/>
                <w:szCs w:val="20"/>
                <w:lang w:val="en-US"/>
              </w:rPr>
            </w:pPr>
            <w:r>
              <w:rPr>
                <w:rFonts w:eastAsia="Times New Roman"/>
                <w:color w:val="000000"/>
                <w:sz w:val="20"/>
                <w:szCs w:val="20"/>
                <w:lang w:val="en-US"/>
              </w:rPr>
              <w:t>0.1</w:t>
            </w:r>
          </w:p>
        </w:tc>
        <w:tc>
          <w:tcPr>
            <w:tcW w:w="1077" w:type="dxa"/>
            <w:shd w:val="clear" w:color="000000" w:fill="FFFFFF"/>
            <w:noWrap/>
            <w:vAlign w:val="center"/>
          </w:tcPr>
          <w:p w14:paraId="045DA6BA" w14:textId="4DC0ADDE" w:rsidR="00C203C9" w:rsidRDefault="00C203C9" w:rsidP="009C7DD6">
            <w:pPr>
              <w:jc w:val="center"/>
              <w:rPr>
                <w:rFonts w:eastAsia="Times New Roman"/>
                <w:color w:val="000000"/>
                <w:sz w:val="20"/>
                <w:szCs w:val="20"/>
                <w:lang w:val="en-US"/>
              </w:rPr>
            </w:pPr>
            <w:r>
              <w:rPr>
                <w:rFonts w:eastAsia="Times New Roman"/>
                <w:color w:val="000000"/>
                <w:sz w:val="20"/>
                <w:szCs w:val="20"/>
                <w:lang w:val="en-US"/>
              </w:rPr>
              <w:t>0.25</w:t>
            </w:r>
          </w:p>
        </w:tc>
        <w:tc>
          <w:tcPr>
            <w:tcW w:w="1077" w:type="dxa"/>
            <w:shd w:val="clear" w:color="000000" w:fill="FFFFFF"/>
            <w:vAlign w:val="center"/>
          </w:tcPr>
          <w:p w14:paraId="17D1F37B" w14:textId="65F71787" w:rsidR="00C203C9" w:rsidRDefault="00C203C9" w:rsidP="009C7DD6">
            <w:pPr>
              <w:jc w:val="center"/>
              <w:rPr>
                <w:rFonts w:eastAsia="Times New Roman"/>
                <w:color w:val="000000"/>
                <w:sz w:val="20"/>
                <w:szCs w:val="20"/>
                <w:lang w:val="en-US"/>
              </w:rPr>
            </w:pPr>
            <w:r>
              <w:rPr>
                <w:rFonts w:eastAsia="Times New Roman"/>
                <w:color w:val="000000"/>
                <w:sz w:val="20"/>
                <w:szCs w:val="20"/>
                <w:lang w:val="en-US"/>
              </w:rPr>
              <w:t>0.25</w:t>
            </w:r>
          </w:p>
        </w:tc>
        <w:tc>
          <w:tcPr>
            <w:tcW w:w="6255" w:type="dxa"/>
            <w:shd w:val="clear" w:color="000000" w:fill="FFFFFF"/>
            <w:noWrap/>
            <w:vAlign w:val="center"/>
          </w:tcPr>
          <w:p w14:paraId="6C767B37" w14:textId="28140E03" w:rsidR="00C203C9" w:rsidRDefault="00A01D31" w:rsidP="009C7DD6">
            <w:pPr>
              <w:jc w:val="left"/>
              <w:rPr>
                <w:rFonts w:eastAsia="Times New Roman"/>
                <w:color w:val="000000"/>
                <w:sz w:val="20"/>
                <w:szCs w:val="20"/>
                <w:lang w:val="en-US"/>
              </w:rPr>
            </w:pPr>
            <w:r>
              <w:rPr>
                <w:rFonts w:eastAsia="Times New Roman"/>
                <w:color w:val="000000"/>
                <w:sz w:val="20"/>
                <w:szCs w:val="20"/>
                <w:lang w:val="en-US"/>
              </w:rPr>
              <w:t xml:space="preserve">This parameter </w:t>
            </w:r>
            <w:r w:rsidR="00204125" w:rsidRPr="00204125">
              <w:rPr>
                <w:rFonts w:eastAsia="Times New Roman"/>
                <w:color w:val="000000"/>
                <w:sz w:val="20"/>
                <w:szCs w:val="20"/>
                <w:lang w:val="en-US"/>
              </w:rPr>
              <w:t>introduces noise or randomness into the network by temporarily removing a portion of the neurons from the calculation in each training iteration. By doing so, dropout prevents complex co-adaptations between neurons, reducing the reliance of the network on specific neurons and promoting the learning of more robust and generalized representations.</w:t>
            </w:r>
          </w:p>
        </w:tc>
      </w:tr>
      <w:tr w:rsidR="00F54622" w:rsidRPr="005F4226" w14:paraId="2F9B4DBC" w14:textId="77777777" w:rsidTr="00CA4E60">
        <w:trPr>
          <w:trHeight w:val="20"/>
        </w:trPr>
        <w:tc>
          <w:tcPr>
            <w:tcW w:w="1077" w:type="dxa"/>
            <w:shd w:val="clear" w:color="000000" w:fill="FFFFFF"/>
            <w:noWrap/>
            <w:vAlign w:val="center"/>
          </w:tcPr>
          <w:p w14:paraId="759BDBFA" w14:textId="007C8983" w:rsidR="00F54622" w:rsidRDefault="00F54622" w:rsidP="009C7DD6">
            <w:pPr>
              <w:jc w:val="center"/>
              <w:rPr>
                <w:rFonts w:eastAsia="Times New Roman"/>
                <w:color w:val="000000"/>
                <w:sz w:val="20"/>
                <w:szCs w:val="20"/>
                <w:lang w:val="en-US"/>
              </w:rPr>
            </w:pPr>
            <w:r>
              <w:rPr>
                <w:rFonts w:eastAsia="Times New Roman"/>
                <w:color w:val="000000"/>
                <w:sz w:val="20"/>
                <w:szCs w:val="20"/>
                <w:lang w:val="en-US"/>
              </w:rPr>
              <w:t>Batch Size</w:t>
            </w:r>
          </w:p>
        </w:tc>
        <w:tc>
          <w:tcPr>
            <w:tcW w:w="1077" w:type="dxa"/>
            <w:shd w:val="clear" w:color="000000" w:fill="FFFFFF"/>
            <w:noWrap/>
            <w:vAlign w:val="center"/>
          </w:tcPr>
          <w:p w14:paraId="77530BB7" w14:textId="52D4B9F5" w:rsidR="00F54622" w:rsidRDefault="00AF2CA9" w:rsidP="009C7DD6">
            <w:pPr>
              <w:jc w:val="center"/>
              <w:rPr>
                <w:rFonts w:eastAsia="Times New Roman"/>
                <w:color w:val="000000"/>
                <w:sz w:val="20"/>
                <w:szCs w:val="20"/>
                <w:lang w:val="en-US"/>
              </w:rPr>
            </w:pPr>
            <w:r>
              <w:rPr>
                <w:rFonts w:eastAsia="Times New Roman"/>
                <w:color w:val="000000"/>
                <w:sz w:val="20"/>
                <w:szCs w:val="20"/>
                <w:lang w:val="en-US"/>
              </w:rPr>
              <w:t>30</w:t>
            </w:r>
          </w:p>
        </w:tc>
        <w:tc>
          <w:tcPr>
            <w:tcW w:w="1077" w:type="dxa"/>
            <w:shd w:val="clear" w:color="000000" w:fill="FFFFFF"/>
            <w:noWrap/>
            <w:vAlign w:val="center"/>
          </w:tcPr>
          <w:p w14:paraId="47F55C19" w14:textId="29659B7C" w:rsidR="00F54622" w:rsidRDefault="00AF2CA9" w:rsidP="009C7DD6">
            <w:pPr>
              <w:jc w:val="center"/>
              <w:rPr>
                <w:rFonts w:eastAsia="Times New Roman"/>
                <w:color w:val="000000"/>
                <w:sz w:val="20"/>
                <w:szCs w:val="20"/>
                <w:lang w:val="en-US"/>
              </w:rPr>
            </w:pPr>
            <w:r>
              <w:rPr>
                <w:rFonts w:eastAsia="Times New Roman"/>
                <w:color w:val="000000"/>
                <w:sz w:val="20"/>
                <w:szCs w:val="20"/>
                <w:lang w:val="en-US"/>
              </w:rPr>
              <w:t>100</w:t>
            </w:r>
          </w:p>
        </w:tc>
        <w:tc>
          <w:tcPr>
            <w:tcW w:w="1077" w:type="dxa"/>
            <w:shd w:val="clear" w:color="000000" w:fill="FFFFFF"/>
            <w:vAlign w:val="center"/>
          </w:tcPr>
          <w:p w14:paraId="2ADB0539" w14:textId="4455367D" w:rsidR="00F54622" w:rsidRDefault="00AF2CA9" w:rsidP="009C7DD6">
            <w:pPr>
              <w:jc w:val="center"/>
              <w:rPr>
                <w:rFonts w:eastAsia="Times New Roman"/>
                <w:color w:val="000000"/>
                <w:sz w:val="20"/>
                <w:szCs w:val="20"/>
                <w:lang w:val="en-US"/>
              </w:rPr>
            </w:pPr>
            <w:r>
              <w:rPr>
                <w:rFonts w:eastAsia="Times New Roman"/>
                <w:color w:val="000000"/>
                <w:sz w:val="20"/>
                <w:szCs w:val="20"/>
                <w:lang w:val="en-US"/>
              </w:rPr>
              <w:t>50</w:t>
            </w:r>
          </w:p>
        </w:tc>
        <w:tc>
          <w:tcPr>
            <w:tcW w:w="6255" w:type="dxa"/>
            <w:shd w:val="clear" w:color="000000" w:fill="FFFFFF"/>
            <w:noWrap/>
            <w:vAlign w:val="center"/>
          </w:tcPr>
          <w:p w14:paraId="2F6422E4" w14:textId="7D1D4998" w:rsidR="00F54622" w:rsidRDefault="00E7797F" w:rsidP="009C7DD6">
            <w:pPr>
              <w:jc w:val="left"/>
              <w:rPr>
                <w:rFonts w:eastAsia="Times New Roman"/>
                <w:color w:val="000000"/>
                <w:sz w:val="20"/>
                <w:szCs w:val="20"/>
                <w:lang w:val="en-US"/>
              </w:rPr>
            </w:pPr>
            <w:r>
              <w:rPr>
                <w:rFonts w:eastAsia="Times New Roman"/>
                <w:color w:val="000000"/>
                <w:sz w:val="20"/>
                <w:szCs w:val="20"/>
                <w:lang w:val="en-US"/>
              </w:rPr>
              <w:t xml:space="preserve">This parameter </w:t>
            </w:r>
            <w:r w:rsidRPr="00E7797F">
              <w:rPr>
                <w:rFonts w:eastAsia="Times New Roman"/>
                <w:color w:val="000000"/>
                <w:sz w:val="20"/>
                <w:szCs w:val="20"/>
                <w:lang w:val="en-US"/>
              </w:rPr>
              <w:t>refers to the number of training examples that are processed together in a single forward and backward pass during training.</w:t>
            </w:r>
          </w:p>
        </w:tc>
      </w:tr>
      <w:tr w:rsidR="00F54622" w:rsidRPr="005F4226" w14:paraId="28041013" w14:textId="77777777" w:rsidTr="00CA4E60">
        <w:trPr>
          <w:trHeight w:val="20"/>
        </w:trPr>
        <w:tc>
          <w:tcPr>
            <w:tcW w:w="1077" w:type="dxa"/>
            <w:shd w:val="clear" w:color="000000" w:fill="FFFFFF"/>
            <w:noWrap/>
            <w:vAlign w:val="center"/>
          </w:tcPr>
          <w:p w14:paraId="3FA93F11" w14:textId="78B6E02C" w:rsidR="00F54622" w:rsidRDefault="00552AF5" w:rsidP="009C7DD6">
            <w:pPr>
              <w:jc w:val="center"/>
              <w:rPr>
                <w:rFonts w:eastAsia="Times New Roman"/>
                <w:color w:val="000000"/>
                <w:sz w:val="20"/>
                <w:szCs w:val="20"/>
                <w:lang w:val="en-US"/>
              </w:rPr>
            </w:pPr>
            <w:proofErr w:type="spellStart"/>
            <w:r>
              <w:rPr>
                <w:rFonts w:eastAsia="Times New Roman"/>
                <w:color w:val="000000"/>
                <w:sz w:val="20"/>
                <w:szCs w:val="20"/>
                <w:lang w:val="en-US"/>
              </w:rPr>
              <w:t>Optimi</w:t>
            </w:r>
            <w:r w:rsidR="0028213D">
              <w:rPr>
                <w:rFonts w:eastAsia="Times New Roman"/>
                <w:color w:val="000000"/>
                <w:sz w:val="20"/>
                <w:szCs w:val="20"/>
                <w:lang w:val="en-US"/>
              </w:rPr>
              <w:t>s</w:t>
            </w:r>
            <w:r>
              <w:rPr>
                <w:rFonts w:eastAsia="Times New Roman"/>
                <w:color w:val="000000"/>
                <w:sz w:val="20"/>
                <w:szCs w:val="20"/>
                <w:lang w:val="en-US"/>
              </w:rPr>
              <w:t>er</w:t>
            </w:r>
            <w:proofErr w:type="spellEnd"/>
          </w:p>
        </w:tc>
        <w:tc>
          <w:tcPr>
            <w:tcW w:w="1077" w:type="dxa"/>
            <w:shd w:val="clear" w:color="000000" w:fill="FFFFFF"/>
            <w:noWrap/>
            <w:vAlign w:val="center"/>
          </w:tcPr>
          <w:p w14:paraId="5AE534EF" w14:textId="7367BA83" w:rsidR="00F54622" w:rsidRDefault="005C7EAC" w:rsidP="009C7DD6">
            <w:pPr>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noWrap/>
            <w:vAlign w:val="center"/>
          </w:tcPr>
          <w:p w14:paraId="262C92C9" w14:textId="6D6B2B9F" w:rsidR="00F54622" w:rsidRDefault="005C7EAC" w:rsidP="009C7DD6">
            <w:pPr>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vAlign w:val="center"/>
          </w:tcPr>
          <w:p w14:paraId="1707FA52" w14:textId="1FF39B82" w:rsidR="00F54622" w:rsidRDefault="005C7EAC" w:rsidP="009C7DD6">
            <w:pPr>
              <w:jc w:val="center"/>
              <w:rPr>
                <w:rFonts w:eastAsia="Times New Roman"/>
                <w:color w:val="000000"/>
                <w:sz w:val="20"/>
                <w:szCs w:val="20"/>
                <w:lang w:val="en-US"/>
              </w:rPr>
            </w:pPr>
            <w:r>
              <w:rPr>
                <w:rFonts w:eastAsia="Times New Roman"/>
                <w:color w:val="000000"/>
                <w:sz w:val="20"/>
                <w:szCs w:val="20"/>
                <w:lang w:val="en-US"/>
              </w:rPr>
              <w:t>Adam</w:t>
            </w:r>
          </w:p>
        </w:tc>
        <w:tc>
          <w:tcPr>
            <w:tcW w:w="6255" w:type="dxa"/>
            <w:shd w:val="clear" w:color="000000" w:fill="FFFFFF"/>
            <w:noWrap/>
            <w:vAlign w:val="center"/>
          </w:tcPr>
          <w:p w14:paraId="281AD257" w14:textId="438768E5" w:rsidR="00F54622" w:rsidRDefault="007C18E5" w:rsidP="009C7DD6">
            <w:pPr>
              <w:jc w:val="left"/>
              <w:rPr>
                <w:rFonts w:eastAsia="Times New Roman"/>
                <w:color w:val="000000"/>
                <w:sz w:val="20"/>
                <w:szCs w:val="20"/>
                <w:lang w:val="en-US"/>
              </w:rPr>
            </w:pPr>
            <w:r w:rsidRPr="007C18E5">
              <w:rPr>
                <w:rFonts w:eastAsia="Times New Roman"/>
                <w:color w:val="000000"/>
                <w:sz w:val="20"/>
                <w:szCs w:val="20"/>
                <w:lang w:val="en-US"/>
              </w:rPr>
              <w:t>ADAM (Adaptive Moment Estimation) is an optimization algorithm used to update the weights of neural networks during the training process.</w:t>
            </w:r>
            <w:r>
              <w:rPr>
                <w:rFonts w:eastAsia="Times New Roman"/>
                <w:color w:val="000000"/>
                <w:sz w:val="20"/>
                <w:szCs w:val="20"/>
                <w:lang w:val="en-US"/>
              </w:rPr>
              <w:t xml:space="preserve"> </w:t>
            </w:r>
            <w:r w:rsidR="006D7ED4">
              <w:rPr>
                <w:rFonts w:eastAsia="Times New Roman"/>
                <w:color w:val="000000"/>
                <w:sz w:val="20"/>
                <w:szCs w:val="20"/>
                <w:lang w:val="en-US"/>
              </w:rPr>
              <w:t xml:space="preserve">It </w:t>
            </w:r>
            <w:r w:rsidR="006D7ED4" w:rsidRPr="006D7ED4">
              <w:rPr>
                <w:rFonts w:eastAsia="Times New Roman"/>
                <w:color w:val="000000"/>
                <w:sz w:val="20"/>
                <w:szCs w:val="20"/>
                <w:lang w:val="en-US"/>
              </w:rPr>
              <w:t>automatically adjust</w:t>
            </w:r>
            <w:r w:rsidR="00552AF5">
              <w:rPr>
                <w:rFonts w:eastAsia="Times New Roman"/>
                <w:color w:val="000000"/>
                <w:sz w:val="20"/>
                <w:szCs w:val="20"/>
                <w:lang w:val="en-US"/>
              </w:rPr>
              <w:t>s</w:t>
            </w:r>
            <w:r w:rsidR="006D7ED4" w:rsidRPr="006D7ED4">
              <w:rPr>
                <w:rFonts w:eastAsia="Times New Roman"/>
                <w:color w:val="000000"/>
                <w:sz w:val="20"/>
                <w:szCs w:val="20"/>
                <w:lang w:val="en-US"/>
              </w:rPr>
              <w:t xml:space="preserve"> the learning rate for each parameter based on the history of gradients.</w:t>
            </w:r>
            <w:r w:rsidR="006D7ED4">
              <w:rPr>
                <w:rFonts w:eastAsia="Times New Roman"/>
                <w:color w:val="000000"/>
                <w:sz w:val="20"/>
                <w:szCs w:val="20"/>
                <w:lang w:val="en-US"/>
              </w:rPr>
              <w:t xml:space="preserve"> This was chosen as the default optimizer as </w:t>
            </w:r>
            <w:r w:rsidR="002D573A">
              <w:rPr>
                <w:rFonts w:eastAsia="Times New Roman"/>
                <w:color w:val="000000"/>
                <w:sz w:val="20"/>
                <w:szCs w:val="20"/>
                <w:lang w:val="en-US"/>
              </w:rPr>
              <w:t xml:space="preserve">it has </w:t>
            </w:r>
            <w:r w:rsidR="00552AF5">
              <w:rPr>
                <w:rFonts w:eastAsia="Times New Roman"/>
                <w:color w:val="000000"/>
                <w:sz w:val="20"/>
                <w:szCs w:val="20"/>
                <w:lang w:val="en-US"/>
              </w:rPr>
              <w:t>the</w:t>
            </w:r>
            <w:r w:rsidR="00552AF5" w:rsidRPr="002D573A">
              <w:rPr>
                <w:rFonts w:eastAsia="Times New Roman"/>
                <w:color w:val="000000"/>
                <w:sz w:val="20"/>
                <w:szCs w:val="20"/>
                <w:lang w:val="en-US"/>
              </w:rPr>
              <w:t xml:space="preserve"> </w:t>
            </w:r>
            <w:r w:rsidR="002D573A" w:rsidRPr="002D573A">
              <w:rPr>
                <w:rFonts w:eastAsia="Times New Roman"/>
                <w:color w:val="000000"/>
                <w:sz w:val="20"/>
                <w:szCs w:val="20"/>
                <w:lang w:val="en-US"/>
              </w:rPr>
              <w:t>ability to converge quickly</w:t>
            </w:r>
            <w:r w:rsidR="002D573A">
              <w:rPr>
                <w:rFonts w:eastAsia="Times New Roman"/>
                <w:color w:val="000000"/>
                <w:sz w:val="20"/>
                <w:szCs w:val="20"/>
                <w:lang w:val="en-US"/>
              </w:rPr>
              <w:t xml:space="preserve"> as well</w:t>
            </w:r>
          </w:p>
        </w:tc>
      </w:tr>
      <w:tr w:rsidR="00C203C9" w:rsidRPr="005F4226" w14:paraId="0A0EE7F7" w14:textId="77777777" w:rsidTr="00CA4E60">
        <w:trPr>
          <w:trHeight w:val="20"/>
        </w:trPr>
        <w:tc>
          <w:tcPr>
            <w:tcW w:w="1077" w:type="dxa"/>
            <w:shd w:val="clear" w:color="000000" w:fill="FFFFFF"/>
            <w:noWrap/>
            <w:vAlign w:val="center"/>
          </w:tcPr>
          <w:p w14:paraId="756AC096" w14:textId="364D76AD" w:rsidR="00C203C9" w:rsidRDefault="00F54622" w:rsidP="009C7DD6">
            <w:pPr>
              <w:jc w:val="center"/>
              <w:rPr>
                <w:rFonts w:eastAsia="Times New Roman"/>
                <w:color w:val="000000"/>
                <w:sz w:val="20"/>
                <w:szCs w:val="20"/>
                <w:lang w:val="en-US"/>
              </w:rPr>
            </w:pPr>
            <w:r>
              <w:rPr>
                <w:rFonts w:eastAsia="Times New Roman"/>
                <w:color w:val="000000"/>
                <w:sz w:val="20"/>
                <w:szCs w:val="20"/>
                <w:lang w:val="en-US"/>
              </w:rPr>
              <w:t>Activation</w:t>
            </w:r>
          </w:p>
        </w:tc>
        <w:tc>
          <w:tcPr>
            <w:tcW w:w="1077" w:type="dxa"/>
            <w:shd w:val="clear" w:color="000000" w:fill="FFFFFF"/>
            <w:noWrap/>
            <w:vAlign w:val="center"/>
          </w:tcPr>
          <w:p w14:paraId="1B6B3AB2" w14:textId="54CE9806" w:rsidR="00C203C9" w:rsidRDefault="00F54622" w:rsidP="009C7DD6">
            <w:pPr>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noWrap/>
            <w:vAlign w:val="center"/>
          </w:tcPr>
          <w:p w14:paraId="7BB79068" w14:textId="14AAFB78" w:rsidR="00C203C9" w:rsidRDefault="00F54622" w:rsidP="009C7DD6">
            <w:pPr>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vAlign w:val="center"/>
          </w:tcPr>
          <w:p w14:paraId="4C2BEC80" w14:textId="75BC609F" w:rsidR="00C203C9" w:rsidRDefault="00F54622" w:rsidP="009C7DD6">
            <w:pPr>
              <w:jc w:val="center"/>
              <w:rPr>
                <w:rFonts w:eastAsia="Times New Roman"/>
                <w:color w:val="000000"/>
                <w:sz w:val="20"/>
                <w:szCs w:val="20"/>
                <w:lang w:val="en-US"/>
              </w:rPr>
            </w:pPr>
            <w:r>
              <w:rPr>
                <w:rFonts w:eastAsia="Times New Roman"/>
                <w:color w:val="000000"/>
                <w:sz w:val="20"/>
                <w:szCs w:val="20"/>
                <w:lang w:val="en-US"/>
              </w:rPr>
              <w:t>tanh</w:t>
            </w:r>
          </w:p>
        </w:tc>
        <w:tc>
          <w:tcPr>
            <w:tcW w:w="6255" w:type="dxa"/>
            <w:shd w:val="clear" w:color="000000" w:fill="FFFFFF"/>
            <w:noWrap/>
            <w:vAlign w:val="center"/>
          </w:tcPr>
          <w:p w14:paraId="4C1CDB1E" w14:textId="3AC3CB50" w:rsidR="00C203C9" w:rsidRDefault="0048612B" w:rsidP="009C7DD6">
            <w:pPr>
              <w:jc w:val="left"/>
              <w:rPr>
                <w:rFonts w:eastAsia="Times New Roman"/>
                <w:color w:val="000000"/>
                <w:sz w:val="20"/>
                <w:szCs w:val="20"/>
                <w:lang w:val="en-US"/>
              </w:rPr>
            </w:pPr>
            <w:r>
              <w:rPr>
                <w:rFonts w:eastAsia="Times New Roman"/>
                <w:color w:val="000000"/>
                <w:sz w:val="20"/>
                <w:szCs w:val="20"/>
                <w:lang w:val="en-US"/>
              </w:rPr>
              <w:t>T</w:t>
            </w:r>
            <w:r w:rsidRPr="0048612B">
              <w:rPr>
                <w:rFonts w:eastAsia="Times New Roman"/>
                <w:color w:val="000000"/>
                <w:sz w:val="20"/>
                <w:szCs w:val="20"/>
                <w:lang w:val="en-US"/>
              </w:rPr>
              <w:t>he hyperbolic tangent function maps the input to a value between -1 and 1. It has an S-shaped curve like the sigmoid function but is symmetric around the origin. The formula for tanh is</w:t>
            </w:r>
            <w:r w:rsidR="00A3649E">
              <w:rPr>
                <w:rFonts w:eastAsia="Times New Roman"/>
                <w:color w:val="000000"/>
                <w:sz w:val="20"/>
                <w:szCs w:val="20"/>
                <w:lang w:val="en-US"/>
              </w:rPr>
              <w:t xml:space="preserve">: </w:t>
            </w:r>
            <m:oMath>
              <m:r>
                <w:rPr>
                  <w:rFonts w:ascii="Cambria Math" w:eastAsia="Times New Roman" w:hAnsi="Cambria Math"/>
                  <w:color w:val="000000"/>
                  <w:sz w:val="20"/>
                  <w:szCs w:val="20"/>
                  <w:lang w:val="en-US"/>
                </w:rPr>
                <m:t>f(x)=</m:t>
              </m:r>
              <m:f>
                <m:fPr>
                  <m:ctrlPr>
                    <w:rPr>
                      <w:rFonts w:ascii="Cambria Math" w:eastAsia="Times New Roman" w:hAnsi="Cambria Math"/>
                      <w:color w:val="000000"/>
                      <w:sz w:val="20"/>
                      <w:szCs w:val="20"/>
                      <w:lang w:val="en-US"/>
                    </w:rPr>
                  </m:ctrlPr>
                </m:fPr>
                <m:num>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r>
                    <w:rPr>
                      <w:rFonts w:ascii="Cambria Math" w:eastAsia="Times New Roman" w:hAnsi="Cambria Math"/>
                      <w:color w:val="000000"/>
                      <w:sz w:val="20"/>
                      <w:szCs w:val="20"/>
                      <w:lang w:val="en-US"/>
                    </w:rPr>
                    <m:t>-</m:t>
                  </m:r>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num>
                <m:den>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r>
                    <w:rPr>
                      <w:rFonts w:ascii="Cambria Math" w:eastAsia="Times New Roman" w:hAnsi="Cambria Math"/>
                      <w:color w:val="000000"/>
                      <w:sz w:val="20"/>
                      <w:szCs w:val="20"/>
                      <w:lang w:val="en-US"/>
                    </w:rPr>
                    <m:t>+</m:t>
                  </m:r>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den>
              </m:f>
            </m:oMath>
          </w:p>
        </w:tc>
      </w:tr>
    </w:tbl>
    <w:p w14:paraId="3383BF37" w14:textId="19B14CFF" w:rsidR="00722332" w:rsidRDefault="00722332" w:rsidP="009C7DD6"/>
    <w:p w14:paraId="6920DB4B" w14:textId="2AF5CE1B" w:rsidR="008D58C6" w:rsidRDefault="00A649FE" w:rsidP="009C7DD6">
      <w:pPr>
        <w:ind w:firstLine="284"/>
      </w:pPr>
      <w:r w:rsidRPr="00953436">
        <w:fldChar w:fldCharType="begin"/>
      </w:r>
      <w:r w:rsidRPr="00953436">
        <w:instrText xml:space="preserve"> REF _Ref140323046 \h </w:instrText>
      </w:r>
      <w:r w:rsidR="008408A3" w:rsidRPr="00953436">
        <w:instrText xml:space="preserve"> \* MERGEFORMAT </w:instrText>
      </w:r>
      <w:r w:rsidRPr="00953436">
        <w:fldChar w:fldCharType="separate"/>
      </w:r>
      <w:ins w:id="638" w:author="Munish K" w:date="2024-03-29T11:28:00Z">
        <w:r w:rsidR="00742033" w:rsidRPr="00742033">
          <w:rPr>
            <w:rPrChange w:id="639" w:author="Munish K" w:date="2024-03-29T11:28:00Z">
              <w:rPr>
                <w:lang w:val="en-AU"/>
              </w:rPr>
            </w:rPrChange>
          </w:rPr>
          <w:t xml:space="preserve">Figure </w:t>
        </w:r>
        <w:r w:rsidR="00742033" w:rsidRPr="00742033">
          <w:rPr>
            <w:rPrChange w:id="640" w:author="Munish K" w:date="2024-03-29T11:28:00Z">
              <w:rPr>
                <w:noProof/>
                <w:lang w:val="en-AU"/>
              </w:rPr>
            </w:rPrChange>
          </w:rPr>
          <w:t>5</w:t>
        </w:r>
      </w:ins>
      <w:del w:id="641" w:author="Munish K" w:date="2024-03-28T23:08:00Z">
        <w:r w:rsidR="0028213D" w:rsidRPr="0028213D" w:rsidDel="00113AC7">
          <w:delText>Figure 5</w:delText>
        </w:r>
      </w:del>
      <w:r w:rsidRPr="00953436">
        <w:fldChar w:fldCharType="end"/>
      </w:r>
      <w:r w:rsidRPr="00953436">
        <w:t xml:space="preserve"> </w:t>
      </w:r>
      <w:r w:rsidR="002E6EC2" w:rsidRPr="00953436">
        <w:t>shows the MSE output of the training</w:t>
      </w:r>
      <w:r w:rsidR="00303A69" w:rsidRPr="00953436">
        <w:t xml:space="preserve"> (train)</w:t>
      </w:r>
      <w:r w:rsidR="002E6EC2" w:rsidRPr="00953436">
        <w:t xml:space="preserve"> and validation </w:t>
      </w:r>
      <w:r w:rsidR="00303A69" w:rsidRPr="00953436">
        <w:t>(</w:t>
      </w:r>
      <w:proofErr w:type="spellStart"/>
      <w:r w:rsidR="00303A69" w:rsidRPr="00953436">
        <w:t>val</w:t>
      </w:r>
      <w:proofErr w:type="spellEnd"/>
      <w:r w:rsidR="00303A69" w:rsidRPr="00953436">
        <w:t xml:space="preserve">) </w:t>
      </w:r>
      <w:r w:rsidR="002E6EC2" w:rsidRPr="00953436">
        <w:t>sets</w:t>
      </w:r>
      <w:r w:rsidR="00DA5360" w:rsidRPr="00953436">
        <w:t xml:space="preserve"> for one of our K-folds</w:t>
      </w:r>
      <w:r w:rsidR="002E6EC2" w:rsidRPr="00953436">
        <w:t xml:space="preserve">. </w:t>
      </w:r>
      <w:r w:rsidR="00842DBD" w:rsidRPr="00953436">
        <w:t xml:space="preserve">MSE is on the y-axis and </w:t>
      </w:r>
      <w:r w:rsidR="00554055" w:rsidRPr="00953436">
        <w:t>epoch</w:t>
      </w:r>
      <w:r w:rsidR="00303A69" w:rsidRPr="00953436">
        <w:t xml:space="preserve"> is</w:t>
      </w:r>
      <w:r w:rsidR="00554055" w:rsidRPr="00953436">
        <w:t xml:space="preserve"> on the x</w:t>
      </w:r>
      <w:r w:rsidR="00842DBD" w:rsidRPr="00953436">
        <w:t>-axis</w:t>
      </w:r>
      <w:r w:rsidR="00303A69" w:rsidRPr="00953436">
        <w:t xml:space="preserve">. We observe the convergence between train and </w:t>
      </w:r>
      <w:proofErr w:type="spellStart"/>
      <w:r w:rsidR="00303A69" w:rsidRPr="00953436">
        <w:t>val</w:t>
      </w:r>
      <w:proofErr w:type="spellEnd"/>
      <w:r w:rsidR="00303A69" w:rsidRPr="00953436">
        <w:t xml:space="preserve">, telling </w:t>
      </w:r>
      <w:r w:rsidR="008D58C6" w:rsidRPr="00953436">
        <w:t>us</w:t>
      </w:r>
      <w:r w:rsidR="00303A69" w:rsidRPr="00953436">
        <w:t xml:space="preserve"> that the model accuracy is improv</w:t>
      </w:r>
      <w:r w:rsidR="008D58C6" w:rsidRPr="00953436">
        <w:t xml:space="preserve">ing </w:t>
      </w:r>
      <w:r w:rsidR="00303A69" w:rsidRPr="00953436">
        <w:t>per epoch.</w:t>
      </w:r>
      <w:r w:rsidR="00E52960" w:rsidRPr="00953436">
        <w:t xml:space="preserve"> </w:t>
      </w:r>
      <w:r w:rsidR="008D58C6" w:rsidRPr="00953436">
        <w:t xml:space="preserve">The point of convergence is arrived at by gradient descent and tells us the </w:t>
      </w:r>
      <w:r w:rsidR="00525824" w:rsidRPr="00953436">
        <w:t xml:space="preserve">point of minimum information loss. </w:t>
      </w:r>
      <w:r w:rsidR="00516369" w:rsidRPr="00953436">
        <w:t xml:space="preserve">In this </w:t>
      </w:r>
      <w:r w:rsidR="005C08B8" w:rsidRPr="00953436">
        <w:t xml:space="preserve">example, we achieved convergence at around </w:t>
      </w:r>
      <w:r w:rsidR="00650B8B" w:rsidRPr="00953436">
        <w:t xml:space="preserve">epoch = </w:t>
      </w:r>
      <w:r w:rsidR="005C08B8" w:rsidRPr="00953436">
        <w:t xml:space="preserve">30, with </w:t>
      </w:r>
      <w:r w:rsidR="00650B8B" w:rsidRPr="00953436">
        <w:t>losses increasing beyond that.</w:t>
      </w:r>
      <w:r w:rsidR="00650B8B">
        <w:t xml:space="preserve"> </w:t>
      </w:r>
    </w:p>
    <w:p w14:paraId="3B44A2AB" w14:textId="77777777" w:rsidR="008D58C6" w:rsidRDefault="008D58C6" w:rsidP="009C7DD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1"/>
        <w:gridCol w:w="5089"/>
      </w:tblGrid>
      <w:tr w:rsidR="00D33730" w14:paraId="365969ED" w14:textId="77777777" w:rsidTr="00650B8B">
        <w:tc>
          <w:tcPr>
            <w:tcW w:w="5349" w:type="dxa"/>
          </w:tcPr>
          <w:p w14:paraId="15BC20E1" w14:textId="5EE6430B" w:rsidR="00757758" w:rsidRDefault="00FA5073" w:rsidP="009C7DD6">
            <w:r>
              <w:rPr>
                <w:noProof/>
              </w:rPr>
              <w:lastRenderedPageBreak/>
              <w:drawing>
                <wp:inline distT="0" distB="0" distL="0" distR="0" wp14:anchorId="1EC3435C" wp14:editId="4EEE6BF5">
                  <wp:extent cx="3315390"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3561" cy="2183603"/>
                          </a:xfrm>
                          <a:prstGeom prst="rect">
                            <a:avLst/>
                          </a:prstGeom>
                          <a:noFill/>
                        </pic:spPr>
                      </pic:pic>
                    </a:graphicData>
                  </a:graphic>
                </wp:inline>
              </w:drawing>
            </w:r>
          </w:p>
        </w:tc>
        <w:tc>
          <w:tcPr>
            <w:tcW w:w="5111" w:type="dxa"/>
          </w:tcPr>
          <w:p w14:paraId="6D46207E" w14:textId="3759AFA3" w:rsidR="00757758" w:rsidRDefault="00D33730" w:rsidP="009C7DD6">
            <w:r>
              <w:rPr>
                <w:noProof/>
              </w:rPr>
              <w:drawing>
                <wp:inline distT="0" distB="0" distL="0" distR="0" wp14:anchorId="757028CB" wp14:editId="3A973689">
                  <wp:extent cx="3133725" cy="217131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6280" cy="2193870"/>
                          </a:xfrm>
                          <a:prstGeom prst="rect">
                            <a:avLst/>
                          </a:prstGeom>
                          <a:noFill/>
                        </pic:spPr>
                      </pic:pic>
                    </a:graphicData>
                  </a:graphic>
                </wp:inline>
              </w:drawing>
            </w:r>
          </w:p>
        </w:tc>
      </w:tr>
    </w:tbl>
    <w:p w14:paraId="616A0B36" w14:textId="24F9DDB7" w:rsidR="00757758" w:rsidRPr="00B71221" w:rsidRDefault="00757758" w:rsidP="009C7DD6">
      <w:pPr>
        <w:pStyle w:val="para1"/>
        <w:spacing w:line="480" w:lineRule="auto"/>
        <w:jc w:val="center"/>
        <w:rPr>
          <w:lang w:val="en-AU"/>
        </w:rPr>
      </w:pPr>
      <w:bookmarkStart w:id="642" w:name="_Ref140323046"/>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742033">
        <w:rPr>
          <w:noProof/>
          <w:lang w:val="en-AU"/>
        </w:rPr>
        <w:t>5</w:t>
      </w:r>
      <w:r w:rsidRPr="00B71221">
        <w:rPr>
          <w:lang w:val="en-AU"/>
        </w:rPr>
        <w:fldChar w:fldCharType="end"/>
      </w:r>
      <w:bookmarkEnd w:id="642"/>
      <w:r w:rsidRPr="00B71221">
        <w:rPr>
          <w:lang w:val="en-AU"/>
        </w:rPr>
        <w:t xml:space="preserve">: </w:t>
      </w:r>
      <w:r>
        <w:rPr>
          <w:lang w:val="en-AU"/>
        </w:rPr>
        <w:t xml:space="preserve">(a) MSE output of the training and validation set </w:t>
      </w:r>
      <w:commentRangeStart w:id="643"/>
      <w:r>
        <w:rPr>
          <w:lang w:val="en-AU"/>
        </w:rPr>
        <w:t xml:space="preserve">(b) </w:t>
      </w:r>
      <w:commentRangeEnd w:id="643"/>
      <w:r w:rsidR="00AF2192">
        <w:rPr>
          <w:rStyle w:val="CommentReference"/>
          <w:rFonts w:eastAsiaTheme="minorHAnsi"/>
          <w:lang w:val="en-GB"/>
        </w:rPr>
        <w:commentReference w:id="643"/>
      </w:r>
      <w:r>
        <w:rPr>
          <w:lang w:val="en-AU"/>
        </w:rPr>
        <w:t>Check file of a small subset of data; output from the K-fold set.</w:t>
      </w:r>
    </w:p>
    <w:p w14:paraId="2B36A33E" w14:textId="2C10894A" w:rsidR="00757758" w:rsidRDefault="00757758" w:rsidP="009C7DD6"/>
    <w:p w14:paraId="05526796" w14:textId="7B7EEEA8" w:rsidR="0065042D" w:rsidRPr="00B71221" w:rsidRDefault="0065042D" w:rsidP="009C7DD6">
      <w:pPr>
        <w:pStyle w:val="Heading2"/>
        <w:spacing w:line="480" w:lineRule="auto"/>
      </w:pPr>
      <w:r>
        <w:t xml:space="preserve">Prediction on </w:t>
      </w:r>
      <w:r w:rsidR="007652DD">
        <w:t>Validation</w:t>
      </w:r>
      <w:r w:rsidR="00825DEA">
        <w:t xml:space="preserve"> Data</w:t>
      </w:r>
    </w:p>
    <w:p w14:paraId="7094D9FD" w14:textId="38235707" w:rsidR="00792182" w:rsidRDefault="007652DD" w:rsidP="009C7DD6">
      <w:pPr>
        <w:ind w:firstLine="284"/>
      </w:pPr>
      <w:r>
        <w:t>We deployed our developed model on our hold out data. Given i</w:t>
      </w:r>
      <w:r w:rsidR="00792182">
        <w:t xml:space="preserve">n </w:t>
      </w:r>
      <w:r w:rsidR="008408A3">
        <w:fldChar w:fldCharType="begin"/>
      </w:r>
      <w:r w:rsidR="008408A3">
        <w:instrText xml:space="preserve"> REF _Ref140323157 \h </w:instrText>
      </w:r>
      <w:r w:rsidR="00E43718">
        <w:instrText xml:space="preserve"> \* MERGEFORMAT </w:instrText>
      </w:r>
      <w:r w:rsidR="008408A3">
        <w:fldChar w:fldCharType="separate"/>
      </w:r>
      <w:ins w:id="644" w:author="Munish K" w:date="2024-03-29T11:28:00Z">
        <w:r w:rsidR="00742033" w:rsidRPr="00742033">
          <w:rPr>
            <w:rPrChange w:id="645" w:author="Munish K" w:date="2024-03-29T11:28:00Z">
              <w:rPr>
                <w:lang w:val="en-AU"/>
              </w:rPr>
            </w:rPrChange>
          </w:rPr>
          <w:t xml:space="preserve">Figure </w:t>
        </w:r>
        <w:r w:rsidR="00742033" w:rsidRPr="00742033">
          <w:rPr>
            <w:rPrChange w:id="646" w:author="Munish K" w:date="2024-03-29T11:28:00Z">
              <w:rPr>
                <w:noProof/>
                <w:lang w:val="en-AU"/>
              </w:rPr>
            </w:rPrChange>
          </w:rPr>
          <w:t>6</w:t>
        </w:r>
      </w:ins>
      <w:del w:id="647" w:author="Munish K" w:date="2024-03-28T23:08:00Z">
        <w:r w:rsidR="0028213D" w:rsidRPr="0028213D" w:rsidDel="00113AC7">
          <w:delText>Figure 6</w:delText>
        </w:r>
      </w:del>
      <w:r w:rsidR="008408A3">
        <w:fldChar w:fldCharType="end"/>
      </w:r>
      <w:r>
        <w:t xml:space="preserve"> is</w:t>
      </w:r>
      <w:r w:rsidR="008408A3">
        <w:t xml:space="preserve"> </w:t>
      </w:r>
      <w:r w:rsidR="00792182">
        <w:t xml:space="preserve">the comparison between the predicted injection rate deltas </w:t>
      </w:r>
      <w:r>
        <w:t>versus</w:t>
      </w:r>
      <w:r w:rsidR="00792182">
        <w:t xml:space="preserve"> the actual injection rate deltas</w:t>
      </w:r>
      <w:r w:rsidR="00DF0276">
        <w:t xml:space="preserve"> in our validation set</w:t>
      </w:r>
      <w:r w:rsidR="00792182">
        <w:t xml:space="preserve">. The results demonstrate the model's capability to successfully identify and replicate actual anomalies, </w:t>
      </w:r>
      <w:r>
        <w:t>which provides</w:t>
      </w:r>
      <w:r w:rsidR="00792182">
        <w:t xml:space="preserve"> evidence </w:t>
      </w:r>
      <w:r>
        <w:t>that the model is predictive in nature</w:t>
      </w:r>
      <w:r w:rsidR="00792182">
        <w:t xml:space="preserve">. Moreover, </w:t>
      </w:r>
      <w:r>
        <w:fldChar w:fldCharType="begin"/>
      </w:r>
      <w:r>
        <w:instrText xml:space="preserve"> REF _Ref140323157 \h </w:instrText>
      </w:r>
      <w:r w:rsidR="00E43718">
        <w:instrText xml:space="preserve"> \* MERGEFORMAT </w:instrText>
      </w:r>
      <w:r>
        <w:fldChar w:fldCharType="separate"/>
      </w:r>
      <w:ins w:id="648" w:author="Munish K" w:date="2024-03-29T11:28:00Z">
        <w:r w:rsidR="00742033" w:rsidRPr="00742033">
          <w:rPr>
            <w:rPrChange w:id="649" w:author="Munish K" w:date="2024-03-29T11:28:00Z">
              <w:rPr>
                <w:lang w:val="en-AU"/>
              </w:rPr>
            </w:rPrChange>
          </w:rPr>
          <w:t xml:space="preserve">Figure </w:t>
        </w:r>
        <w:r w:rsidR="00742033" w:rsidRPr="00742033">
          <w:rPr>
            <w:rPrChange w:id="650" w:author="Munish K" w:date="2024-03-29T11:28:00Z">
              <w:rPr>
                <w:noProof/>
                <w:lang w:val="en-AU"/>
              </w:rPr>
            </w:rPrChange>
          </w:rPr>
          <w:t>6</w:t>
        </w:r>
      </w:ins>
      <w:del w:id="651" w:author="Munish K" w:date="2024-03-28T23:08:00Z">
        <w:r w:rsidR="0028213D" w:rsidRPr="0028213D" w:rsidDel="00113AC7">
          <w:delText>Figure 6</w:delText>
        </w:r>
      </w:del>
      <w:r>
        <w:fldChar w:fldCharType="end"/>
      </w:r>
      <w:r>
        <w:t xml:space="preserve"> </w:t>
      </w:r>
      <w:r w:rsidR="00792182">
        <w:t xml:space="preserve">illustrates that the model </w:t>
      </w:r>
      <w:del w:id="652" w:author="Munish K" w:date="2024-03-29T11:14:00Z">
        <w:r w:rsidDel="007F0CBD">
          <w:delText>is able to</w:delText>
        </w:r>
      </w:del>
      <w:ins w:id="653" w:author="Munish K" w:date="2024-03-29T11:14:00Z">
        <w:r w:rsidR="007F0CBD">
          <w:t>can</w:t>
        </w:r>
      </w:ins>
      <w:r>
        <w:t xml:space="preserve"> </w:t>
      </w:r>
      <w:r w:rsidR="00CC75FC">
        <w:t xml:space="preserve">accurately </w:t>
      </w:r>
      <w:r>
        <w:t>capture both large scale high frequency signal, as well as smaller scale</w:t>
      </w:r>
      <w:r w:rsidR="00792182">
        <w:t xml:space="preserve"> fluctuations in the injection deltas, indicating </w:t>
      </w:r>
      <w:r w:rsidR="002A264D">
        <w:t>the</w:t>
      </w:r>
      <w:r w:rsidR="00792182">
        <w:t xml:space="preserve"> robustness</w:t>
      </w:r>
      <w:r w:rsidR="002A264D">
        <w:t xml:space="preserve"> of the LSTM </w:t>
      </w:r>
      <w:commentRangeStart w:id="654"/>
      <w:r w:rsidR="002A264D">
        <w:t>model</w:t>
      </w:r>
      <w:commentRangeEnd w:id="654"/>
      <w:r w:rsidR="00546735">
        <w:rPr>
          <w:rStyle w:val="CommentReference"/>
        </w:rPr>
        <w:commentReference w:id="654"/>
      </w:r>
      <w:r w:rsidR="002A264D">
        <w:t>.</w:t>
      </w:r>
      <w:ins w:id="655" w:author="Munish K" w:date="2024-03-29T11:15:00Z">
        <w:r w:rsidR="007F0CBD">
          <w:t xml:space="preserve"> </w:t>
        </w:r>
      </w:ins>
    </w:p>
    <w:p w14:paraId="197BA80A" w14:textId="77777777" w:rsidR="00792182" w:rsidRDefault="00792182" w:rsidP="009C7DD6">
      <w:pPr>
        <w:ind w:firstLine="284"/>
      </w:pPr>
    </w:p>
    <w:p w14:paraId="7C4AEAD9" w14:textId="763765F7" w:rsidR="00DF0276" w:rsidRDefault="00792182" w:rsidP="009C7DD6">
      <w:pPr>
        <w:ind w:firstLine="284"/>
      </w:pPr>
      <w:r>
        <w:t>Th</w:t>
      </w:r>
      <w:r w:rsidR="007652DD">
        <w:t xml:space="preserve">e fact that the model can capture both large </w:t>
      </w:r>
      <w:r w:rsidR="00CC75FC">
        <w:t>and</w:t>
      </w:r>
      <w:r w:rsidR="007652DD">
        <w:t xml:space="preserve"> small</w:t>
      </w:r>
      <w:r w:rsidR="00CC75FC">
        <w:t>-</w:t>
      </w:r>
      <w:r w:rsidR="007652DD">
        <w:t>scale measures</w:t>
      </w:r>
      <w:r>
        <w:t xml:space="preserve"> </w:t>
      </w:r>
      <w:del w:id="656" w:author="Munish K" w:date="2024-03-29T11:14:00Z">
        <w:r w:rsidDel="007F0CBD">
          <w:delText>strengthens</w:delText>
        </w:r>
      </w:del>
      <w:ins w:id="657" w:author="Munish K" w:date="2024-03-29T11:14:00Z">
        <w:r w:rsidR="007F0CBD">
          <w:t>strengthen</w:t>
        </w:r>
      </w:ins>
      <w:r>
        <w:t xml:space="preserve"> </w:t>
      </w:r>
      <w:r w:rsidR="007652DD">
        <w:t>our view that the model is indeed</w:t>
      </w:r>
      <w:r>
        <w:t xml:space="preserve"> </w:t>
      </w:r>
      <w:r w:rsidR="007652DD">
        <w:t>reliable</w:t>
      </w:r>
      <w:r>
        <w:t xml:space="preserve"> in handling </w:t>
      </w:r>
      <w:r w:rsidR="007652DD">
        <w:t>the variety of conditions experienced in the field during CO</w:t>
      </w:r>
      <w:r w:rsidR="007652DD" w:rsidRPr="00B30B84">
        <w:rPr>
          <w:vertAlign w:val="subscript"/>
        </w:rPr>
        <w:t>2</w:t>
      </w:r>
      <w:r w:rsidR="007652DD">
        <w:t xml:space="preserve"> injection,</w:t>
      </w:r>
      <w:r>
        <w:t xml:space="preserve"> and hints at its ability to effectively mimic the intricate patterns found within </w:t>
      </w:r>
      <w:r w:rsidR="0065042D">
        <w:t>field</w:t>
      </w:r>
      <w:r>
        <w:t xml:space="preserve"> injection rate data. The successful reproduction of significant anomalies </w:t>
      </w:r>
      <w:r w:rsidR="0065042D">
        <w:t>as well as</w:t>
      </w:r>
      <w:r>
        <w:t xml:space="preserve"> subtle variations highlights the model's potential to provide valuable insights and reliable predictions in this domain. </w:t>
      </w:r>
    </w:p>
    <w:p w14:paraId="3764FBF7" w14:textId="77777777" w:rsidR="00DF0276" w:rsidRDefault="00DF0276" w:rsidP="009C7DD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3"/>
        <w:gridCol w:w="4447"/>
      </w:tblGrid>
      <w:tr w:rsidR="007130BE" w14:paraId="60B0F338" w14:textId="77777777" w:rsidTr="00FC6BC2">
        <w:tc>
          <w:tcPr>
            <w:tcW w:w="5225" w:type="dxa"/>
          </w:tcPr>
          <w:p w14:paraId="2C663EDC" w14:textId="29CD2F03" w:rsidR="00FC6BC2" w:rsidRDefault="007130BE" w:rsidP="009C7DD6">
            <w:r>
              <w:rPr>
                <w:noProof/>
              </w:rPr>
              <w:lastRenderedPageBreak/>
              <w:drawing>
                <wp:inline distT="0" distB="0" distL="0" distR="0" wp14:anchorId="52AC76D1" wp14:editId="0EEAA4DC">
                  <wp:extent cx="3727939" cy="227010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23149" cy="2328087"/>
                          </a:xfrm>
                          <a:prstGeom prst="rect">
                            <a:avLst/>
                          </a:prstGeom>
                          <a:noFill/>
                        </pic:spPr>
                      </pic:pic>
                    </a:graphicData>
                  </a:graphic>
                </wp:inline>
              </w:drawing>
            </w:r>
          </w:p>
        </w:tc>
        <w:tc>
          <w:tcPr>
            <w:tcW w:w="5226" w:type="dxa"/>
          </w:tcPr>
          <w:p w14:paraId="69864FD1" w14:textId="45871188" w:rsidR="00FC6BC2" w:rsidRDefault="001A0331" w:rsidP="009C7DD6">
            <w:r>
              <w:rPr>
                <w:noProof/>
              </w:rPr>
              <w:drawing>
                <wp:inline distT="0" distB="0" distL="0" distR="0" wp14:anchorId="6503F10D" wp14:editId="5A657910">
                  <wp:extent cx="2724866" cy="2294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1833" cy="2316960"/>
                          </a:xfrm>
                          <a:prstGeom prst="rect">
                            <a:avLst/>
                          </a:prstGeom>
                          <a:noFill/>
                        </pic:spPr>
                      </pic:pic>
                    </a:graphicData>
                  </a:graphic>
                </wp:inline>
              </w:drawing>
            </w:r>
          </w:p>
        </w:tc>
      </w:tr>
    </w:tbl>
    <w:p w14:paraId="39D57464" w14:textId="7243C281" w:rsidR="00FC6BC2" w:rsidRPr="00B71221" w:rsidRDefault="00FC6BC2" w:rsidP="009C7DD6">
      <w:pPr>
        <w:pStyle w:val="para1"/>
        <w:spacing w:line="480" w:lineRule="auto"/>
        <w:jc w:val="center"/>
        <w:rPr>
          <w:lang w:val="en-AU"/>
        </w:rPr>
      </w:pPr>
      <w:bookmarkStart w:id="658" w:name="_Ref140323157"/>
      <w:commentRangeStart w:id="659"/>
      <w:r w:rsidRPr="00B71221">
        <w:rPr>
          <w:lang w:val="en-AU"/>
        </w:rPr>
        <w:t>Figure</w:t>
      </w:r>
      <w:commentRangeEnd w:id="659"/>
      <w:r w:rsidR="00AF2192">
        <w:rPr>
          <w:rStyle w:val="CommentReference"/>
          <w:rFonts w:eastAsiaTheme="minorHAnsi"/>
          <w:lang w:val="en-GB"/>
        </w:rPr>
        <w:commentReference w:id="659"/>
      </w:r>
      <w:r w:rsidRPr="00B71221">
        <w:rPr>
          <w:lang w:val="en-AU"/>
        </w:rPr>
        <w:t xml:space="preserve"> </w:t>
      </w:r>
      <w:r w:rsidRPr="00B71221">
        <w:rPr>
          <w:lang w:val="en-AU"/>
        </w:rPr>
        <w:fldChar w:fldCharType="begin"/>
      </w:r>
      <w:r w:rsidRPr="00B71221">
        <w:rPr>
          <w:lang w:val="en-AU"/>
        </w:rPr>
        <w:instrText>SEQ Figure \* ARABIC</w:instrText>
      </w:r>
      <w:r w:rsidRPr="00B71221">
        <w:rPr>
          <w:lang w:val="en-AU"/>
        </w:rPr>
        <w:fldChar w:fldCharType="separate"/>
      </w:r>
      <w:r w:rsidR="00742033">
        <w:rPr>
          <w:noProof/>
          <w:lang w:val="en-AU"/>
        </w:rPr>
        <w:t>6</w:t>
      </w:r>
      <w:r w:rsidRPr="00B71221">
        <w:rPr>
          <w:lang w:val="en-AU"/>
        </w:rPr>
        <w:fldChar w:fldCharType="end"/>
      </w:r>
      <w:bookmarkEnd w:id="658"/>
      <w:r w:rsidRPr="00B71221">
        <w:rPr>
          <w:lang w:val="en-AU"/>
        </w:rPr>
        <w:t xml:space="preserve">: </w:t>
      </w:r>
      <w:r>
        <w:rPr>
          <w:lang w:val="en-AU"/>
        </w:rPr>
        <w:t xml:space="preserve">(a) </w:t>
      </w:r>
      <w:r w:rsidRPr="00FC6BC2">
        <w:rPr>
          <w:lang w:val="en-AU"/>
        </w:rPr>
        <w:t>Able to match anomalies in injection delta</w:t>
      </w:r>
      <w:r>
        <w:rPr>
          <w:lang w:val="en-AU"/>
        </w:rPr>
        <w:t xml:space="preserve"> (b) </w:t>
      </w:r>
      <w:r w:rsidRPr="00FC6BC2">
        <w:rPr>
          <w:lang w:val="en-AU"/>
        </w:rPr>
        <w:t>Able to mimic the small variations in the injection delta</w:t>
      </w:r>
      <w:r>
        <w:rPr>
          <w:lang w:val="en-AU"/>
        </w:rPr>
        <w:t>.</w:t>
      </w:r>
    </w:p>
    <w:p w14:paraId="105C1E82" w14:textId="77777777" w:rsidR="00DF0276" w:rsidRDefault="00DF0276" w:rsidP="009C7DD6"/>
    <w:p w14:paraId="16244E47" w14:textId="561F5543" w:rsidR="00D21EE8" w:rsidRDefault="00233FC2" w:rsidP="009C7DD6">
      <w:pPr>
        <w:pStyle w:val="Heading2"/>
        <w:spacing w:line="480" w:lineRule="auto"/>
      </w:pPr>
      <w:r>
        <w:t>Generalising the model</w:t>
      </w:r>
    </w:p>
    <w:p w14:paraId="45E0996B" w14:textId="331503E6" w:rsidR="00DF0276" w:rsidRDefault="00DF0276" w:rsidP="009C7DD6">
      <w:pPr>
        <w:ind w:firstLine="284"/>
      </w:pPr>
      <w:r>
        <w:t>This LSTM model was built from (what is fundamentally) a single data set i.e. from a specific geological rock type, whose CO</w:t>
      </w:r>
      <w:r w:rsidRPr="00B30B84">
        <w:rPr>
          <w:vertAlign w:val="subscript"/>
        </w:rPr>
        <w:t>2</w:t>
      </w:r>
      <w:r>
        <w:t xml:space="preserve"> flow behaviour is constrained by its own petrophysical and reservoir engineering properties. We think further generalisation of the model is necessary to truly confirm these findings. As we do not have data from other geological settings, we attempted generalisation through a series of sensitivity runs. We did this in 2 ways (a) selecting a single seed value but varying the input parameters fed into the model and (b) by randomising the seed value </w:t>
      </w:r>
      <w:r w:rsidR="00233FC2">
        <w:t>itself but keeping the input parameters constant.</w:t>
      </w:r>
    </w:p>
    <w:p w14:paraId="31813BD1" w14:textId="5CC0DF98" w:rsidR="00DF0276" w:rsidRPr="00E43718" w:rsidRDefault="00DF0276" w:rsidP="009C7DD6">
      <w:pPr>
        <w:ind w:firstLine="284"/>
      </w:pPr>
    </w:p>
    <w:p w14:paraId="5DD85881" w14:textId="1FCF5055" w:rsidR="00233FC2" w:rsidRDefault="00236D76" w:rsidP="009C7DD6">
      <w:pPr>
        <w:pStyle w:val="Heading3"/>
        <w:numPr>
          <w:ilvl w:val="0"/>
          <w:numId w:val="10"/>
        </w:numPr>
        <w:spacing w:line="480" w:lineRule="auto"/>
      </w:pPr>
      <w:r>
        <w:t>Single Seed, Variable Inputs</w:t>
      </w:r>
    </w:p>
    <w:p w14:paraId="22D19E4A" w14:textId="547FF4F4" w:rsidR="00A24606" w:rsidRPr="00E43718" w:rsidRDefault="00236D76" w:rsidP="009C7DD6">
      <w:pPr>
        <w:ind w:firstLine="284"/>
      </w:pPr>
      <w:r w:rsidRPr="00E43718">
        <w:t>We used</w:t>
      </w:r>
      <w:r w:rsidR="00A24606" w:rsidRPr="00E43718">
        <w:t xml:space="preserve"> a single seed value (2250)</w:t>
      </w:r>
      <w:r w:rsidRPr="00E43718">
        <w:t xml:space="preserve"> but varied six of the </w:t>
      </w:r>
      <w:r w:rsidR="00273FB7" w:rsidRPr="00E43718">
        <w:t>selected</w:t>
      </w:r>
      <w:r w:rsidRPr="00E43718">
        <w:t xml:space="preserve"> </w:t>
      </w:r>
      <w:r w:rsidR="00273FB7" w:rsidRPr="00E43718">
        <w:t>as a test for model generalisation</w:t>
      </w:r>
      <w:r w:rsidR="00A24606" w:rsidRPr="00E43718">
        <w:t xml:space="preserve">. </w:t>
      </w:r>
      <w:r w:rsidR="00273FB7" w:rsidRPr="00E43718">
        <w:t xml:space="preserve">Our first iteration (Run 1 in </w:t>
      </w:r>
      <w:r w:rsidR="00273FB7" w:rsidRPr="00E43718">
        <w:fldChar w:fldCharType="begin"/>
      </w:r>
      <w:r w:rsidR="00273FB7" w:rsidRPr="00E43718">
        <w:instrText xml:space="preserve"> REF _Ref140330395 \h </w:instrText>
      </w:r>
      <w:r w:rsidR="00E43718">
        <w:instrText xml:space="preserve"> \* MERGEFORMAT </w:instrText>
      </w:r>
      <w:r w:rsidR="00273FB7" w:rsidRPr="00E43718">
        <w:fldChar w:fldCharType="separate"/>
      </w:r>
      <w:ins w:id="660" w:author="Munish K" w:date="2024-03-29T11:28:00Z">
        <w:r w:rsidR="00742033" w:rsidRPr="00742033">
          <w:rPr>
            <w:rPrChange w:id="661" w:author="Munish K" w:date="2024-03-29T11:28:00Z">
              <w:rPr>
                <w:lang w:val="en-AU"/>
              </w:rPr>
            </w:rPrChange>
          </w:rPr>
          <w:t xml:space="preserve">Table </w:t>
        </w:r>
        <w:r w:rsidR="00742033" w:rsidRPr="00742033">
          <w:rPr>
            <w:rPrChange w:id="662" w:author="Munish K" w:date="2024-03-29T11:28:00Z">
              <w:rPr>
                <w:noProof/>
                <w:lang w:val="en-AU"/>
              </w:rPr>
            </w:rPrChange>
          </w:rPr>
          <w:t>4</w:t>
        </w:r>
      </w:ins>
      <w:del w:id="663" w:author="Munish K" w:date="2024-03-28T23:08:00Z">
        <w:r w:rsidR="0028213D" w:rsidRPr="0028213D" w:rsidDel="00113AC7">
          <w:delText>Table 4</w:delText>
        </w:r>
      </w:del>
      <w:r w:rsidR="00273FB7" w:rsidRPr="00E43718">
        <w:fldChar w:fldCharType="end"/>
      </w:r>
      <w:r w:rsidR="00273FB7" w:rsidRPr="00E43718">
        <w:t>) is with a</w:t>
      </w:r>
      <w:r w:rsidR="00A24606" w:rsidRPr="00E43718">
        <w:t xml:space="preserve"> default </w:t>
      </w:r>
      <w:r w:rsidR="00273FB7" w:rsidRPr="00E43718">
        <w:t xml:space="preserve">hyperparameter </w:t>
      </w:r>
      <w:r w:rsidR="00A24606" w:rsidRPr="00E43718">
        <w:t>setting, where the predicted injection delta is zero for all test timesteps</w:t>
      </w:r>
      <w:r w:rsidR="001A03A8" w:rsidRPr="00E43718">
        <w:t>; this</w:t>
      </w:r>
      <w:r w:rsidR="00A24606" w:rsidRPr="00E43718">
        <w:t xml:space="preserve"> yielded an RMSE value of 5.54</w:t>
      </w:r>
      <w:ins w:id="664" w:author="Munish K" w:date="2024-03-29T11:30:00Z">
        <w:r w:rsidR="00742033">
          <w:t xml:space="preserve"> </w:t>
        </w:r>
        <w:r w:rsidR="00742033" w:rsidRPr="00E43718">
          <w:t xml:space="preserve">(Run 1 in </w:t>
        </w:r>
      </w:ins>
      <w:ins w:id="665" w:author="Munish K" w:date="2024-03-29T11:31:00Z">
        <w:r w:rsidR="00742033">
          <w:fldChar w:fldCharType="begin"/>
        </w:r>
        <w:r w:rsidR="00742033">
          <w:instrText xml:space="preserve"> REF _Ref162604283 \h </w:instrText>
        </w:r>
      </w:ins>
      <w:r w:rsidR="00742033">
        <w:fldChar w:fldCharType="separate"/>
      </w:r>
      <w:ins w:id="666" w:author="Munish K" w:date="2024-03-29T11:31:00Z">
        <w:r w:rsidR="00742033" w:rsidRPr="00B71221">
          <w:rPr>
            <w:lang w:val="en-AU"/>
          </w:rPr>
          <w:t xml:space="preserve">Table </w:t>
        </w:r>
        <w:r w:rsidR="00742033">
          <w:rPr>
            <w:noProof/>
            <w:lang w:val="en-AU"/>
          </w:rPr>
          <w:t>5</w:t>
        </w:r>
        <w:r w:rsidR="00742033">
          <w:fldChar w:fldCharType="end"/>
        </w:r>
      </w:ins>
      <w:ins w:id="667" w:author="Munish K" w:date="2024-03-29T11:30:00Z">
        <w:r w:rsidR="00742033" w:rsidRPr="00E43718">
          <w:t>)</w:t>
        </w:r>
      </w:ins>
      <w:r w:rsidR="00A24606" w:rsidRPr="00E43718">
        <w:t>.</w:t>
      </w:r>
    </w:p>
    <w:p w14:paraId="5EB254EC" w14:textId="77777777" w:rsidR="00A24606" w:rsidRPr="00E43718" w:rsidRDefault="00A24606" w:rsidP="009C7DD6">
      <w:pPr>
        <w:ind w:firstLine="284"/>
      </w:pPr>
    </w:p>
    <w:p w14:paraId="7A70CBFB" w14:textId="5DAF58E1" w:rsidR="00A24606" w:rsidRPr="00E43718" w:rsidRDefault="00A24606" w:rsidP="009C7DD6">
      <w:pPr>
        <w:ind w:firstLine="284"/>
      </w:pPr>
      <w:r w:rsidRPr="00E43718">
        <w:t xml:space="preserve">Several adjustments were made to the inputs </w:t>
      </w:r>
      <w:r w:rsidR="00273FB7" w:rsidRPr="00E43718">
        <w:t>from that base case</w:t>
      </w:r>
      <w:r w:rsidRPr="00E43718">
        <w:t xml:space="preserve"> </w:t>
      </w:r>
      <w:r w:rsidR="00273FB7" w:rsidRPr="00E43718">
        <w:t>defined in</w:t>
      </w:r>
      <w:r w:rsidRPr="00E43718">
        <w:t xml:space="preserve"> run</w:t>
      </w:r>
      <w:r w:rsidR="00273FB7" w:rsidRPr="00E43718">
        <w:t xml:space="preserve"> 1</w:t>
      </w:r>
      <w:r w:rsidRPr="00E43718">
        <w:t xml:space="preserve">. These modifications </w:t>
      </w:r>
      <w:r w:rsidR="00273FB7" w:rsidRPr="00E43718">
        <w:t>included</w:t>
      </w:r>
      <w:r w:rsidRPr="00E43718">
        <w:t xml:space="preserve"> </w:t>
      </w:r>
      <w:r w:rsidR="001A03A8" w:rsidRPr="00E43718">
        <w:t xml:space="preserve">(a) </w:t>
      </w:r>
      <w:r w:rsidRPr="00E43718">
        <w:t>scaling all columns within a range of -1 to 1</w:t>
      </w:r>
      <w:r w:rsidR="00273FB7" w:rsidRPr="00E43718">
        <w:t xml:space="preserve"> (runs 2 to 6)</w:t>
      </w:r>
      <w:r w:rsidRPr="00E43718">
        <w:t xml:space="preserve">, </w:t>
      </w:r>
      <w:r w:rsidR="001A03A8" w:rsidRPr="00E43718">
        <w:t xml:space="preserve">(b) </w:t>
      </w:r>
      <w:r w:rsidRPr="00E43718">
        <w:t>replacing</w:t>
      </w:r>
      <w:r w:rsidR="00273FB7" w:rsidRPr="00E43718">
        <w:t xml:space="preserve">, as one of the input variables, the VW DH </w:t>
      </w:r>
      <w:r w:rsidRPr="00E43718">
        <w:t>Z09 sensor with the VW DH Z05 sensor</w:t>
      </w:r>
      <w:r w:rsidR="00273FB7" w:rsidRPr="00E43718">
        <w:t xml:space="preserve"> (runs 4</w:t>
      </w:r>
      <w:r w:rsidR="009607C3" w:rsidRPr="00E43718">
        <w:t xml:space="preserve"> to</w:t>
      </w:r>
      <w:r w:rsidR="00273FB7" w:rsidRPr="00E43718">
        <w:t xml:space="preserve"> 6),</w:t>
      </w:r>
      <w:r w:rsidRPr="00E43718">
        <w:t xml:space="preserve"> </w:t>
      </w:r>
      <w:r w:rsidR="001A03A8" w:rsidRPr="00E43718">
        <w:t xml:space="preserve">(c) </w:t>
      </w:r>
      <w:r w:rsidRPr="00E43718">
        <w:t xml:space="preserve">incorporating </w:t>
      </w:r>
      <w:r w:rsidR="00273FB7" w:rsidRPr="00E43718">
        <w:t xml:space="preserve">well head </w:t>
      </w:r>
      <w:r w:rsidR="00273FB7" w:rsidRPr="00E43718">
        <w:lastRenderedPageBreak/>
        <w:t xml:space="preserve">pressure (WHP) </w:t>
      </w:r>
      <w:r w:rsidR="009607C3" w:rsidRPr="00E43718">
        <w:t>sensor data (runs 2 to 4, run 6),</w:t>
      </w:r>
      <w:r w:rsidR="001A03A8" w:rsidRPr="00E43718">
        <w:t xml:space="preserve"> (d)</w:t>
      </w:r>
      <w:r w:rsidR="009607C3" w:rsidRPr="00E43718">
        <w:t xml:space="preserve"> using </w:t>
      </w:r>
      <w:r w:rsidRPr="00E43718">
        <w:t>temperature sensor</w:t>
      </w:r>
      <w:r w:rsidR="00273FB7" w:rsidRPr="00E43718">
        <w:t xml:space="preserve"> </w:t>
      </w:r>
      <w:r w:rsidR="009607C3" w:rsidRPr="00E43718">
        <w:t xml:space="preserve">data </w:t>
      </w:r>
      <w:r w:rsidR="00273FB7" w:rsidRPr="00E43718">
        <w:t>(runs 5 and 6)</w:t>
      </w:r>
      <w:r w:rsidRPr="00E43718">
        <w:t xml:space="preserve">, </w:t>
      </w:r>
      <w:r w:rsidR="001A03A8" w:rsidRPr="00E43718">
        <w:t xml:space="preserve">(e) </w:t>
      </w:r>
      <w:r w:rsidRPr="00E43718">
        <w:t xml:space="preserve">increasing the Z-score </w:t>
      </w:r>
      <w:r w:rsidR="001A03A8" w:rsidRPr="00E43718">
        <w:t xml:space="preserve">band </w:t>
      </w:r>
      <w:r w:rsidRPr="00E43718">
        <w:t>for the target column from 20 to 25</w:t>
      </w:r>
      <w:r w:rsidR="009607C3" w:rsidRPr="00E43718">
        <w:t xml:space="preserve"> (runs 3 to 6)</w:t>
      </w:r>
      <w:r w:rsidRPr="00E43718">
        <w:t xml:space="preserve">, and </w:t>
      </w:r>
      <w:r w:rsidR="001A03A8" w:rsidRPr="00E43718">
        <w:t xml:space="preserve">(f) </w:t>
      </w:r>
      <w:r w:rsidRPr="00E43718">
        <w:t>utilizing corrected values of zero for the VW DH sensor</w:t>
      </w:r>
      <w:r w:rsidR="009607C3" w:rsidRPr="00E43718">
        <w:t xml:space="preserve"> (runs 3 to 6)</w:t>
      </w:r>
      <w:r w:rsidRPr="00E43718">
        <w:t>.</w:t>
      </w:r>
    </w:p>
    <w:p w14:paraId="26928778" w14:textId="5E63CF93" w:rsidR="009607C3" w:rsidRPr="00E43718" w:rsidRDefault="009607C3" w:rsidP="009C7DD6">
      <w:pPr>
        <w:ind w:firstLine="284"/>
      </w:pPr>
    </w:p>
    <w:p w14:paraId="361F1118" w14:textId="6D43F502" w:rsidR="009607C3" w:rsidRPr="00E43718" w:rsidRDefault="009607C3" w:rsidP="009C7DD6">
      <w:pPr>
        <w:ind w:firstLine="284"/>
      </w:pPr>
      <w:r w:rsidRPr="00E43718">
        <w:t xml:space="preserve">By </w:t>
      </w:r>
      <w:r w:rsidR="001A03A8" w:rsidRPr="00E43718">
        <w:t>analysing</w:t>
      </w:r>
      <w:r w:rsidRPr="00E43718">
        <w:t xml:space="preserve"> the results of these runs and comparing them to the base and default settings, it is possible to determine the most optimal configuration that yields improved accuracy and reliability in predicting injection deltas.</w:t>
      </w:r>
      <w:r w:rsidR="001A03A8" w:rsidRPr="00E43718">
        <w:t xml:space="preserve"> </w:t>
      </w:r>
      <w:r w:rsidRPr="00E43718">
        <w:t xml:space="preserve">This series of sensitivity runs showed us that the model performs most optimally based on the configuration in run 6. It additionally tells us that the model is sensitive to scaling, </w:t>
      </w:r>
      <w:r w:rsidR="00F62644" w:rsidRPr="00E43718">
        <w:t>and our Z-score tolerance</w:t>
      </w:r>
      <w:r w:rsidR="001A03A8" w:rsidRPr="00E43718">
        <w:t xml:space="preserve"> bands</w:t>
      </w:r>
      <w:r w:rsidR="00F62644" w:rsidRPr="00E43718">
        <w:t>.</w:t>
      </w:r>
    </w:p>
    <w:p w14:paraId="544E4BC0" w14:textId="77777777" w:rsidR="00A24606" w:rsidRPr="00A24606" w:rsidRDefault="00A24606" w:rsidP="009C7DD6">
      <w:pPr>
        <w:rPr>
          <w:lang w:val="en-SG"/>
        </w:rPr>
      </w:pPr>
    </w:p>
    <w:p w14:paraId="19C2B18E" w14:textId="515C9E7B" w:rsidR="00D21EE8" w:rsidRDefault="00D21EE8" w:rsidP="009C7DD6">
      <w:pPr>
        <w:keepNext/>
        <w:jc w:val="center"/>
        <w:rPr>
          <w:lang w:val="en-AU"/>
        </w:rPr>
      </w:pPr>
      <w:bookmarkStart w:id="668" w:name="_Ref140330395"/>
      <w:r w:rsidRPr="00B71221">
        <w:rPr>
          <w:lang w:val="en-AU"/>
        </w:rPr>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742033">
        <w:rPr>
          <w:noProof/>
          <w:lang w:val="en-AU"/>
        </w:rPr>
        <w:t>4</w:t>
      </w:r>
      <w:r w:rsidRPr="00B71221">
        <w:rPr>
          <w:lang w:val="en-AU"/>
        </w:rPr>
        <w:fldChar w:fldCharType="end"/>
      </w:r>
      <w:bookmarkEnd w:id="668"/>
      <w:r w:rsidRPr="00B71221">
        <w:rPr>
          <w:lang w:val="en-AU"/>
        </w:rPr>
        <w:t xml:space="preserve">: </w:t>
      </w:r>
      <w:del w:id="669" w:author="Munish K" w:date="2024-03-29T11:29:00Z">
        <w:r w:rsidDel="00742033">
          <w:rPr>
            <w:lang w:val="en-AU"/>
          </w:rPr>
          <w:delText>RMSE and R2 value of sensitivity runs</w:delText>
        </w:r>
      </w:del>
      <w:ins w:id="670" w:author="Munish K" w:date="2024-03-29T11:29:00Z">
        <w:r w:rsidR="00742033">
          <w:rPr>
            <w:lang w:val="en-AU"/>
          </w:rPr>
          <w:t>Inputs</w:t>
        </w:r>
      </w:ins>
      <w:r>
        <w:rPr>
          <w:lang w:val="en-AU"/>
        </w:rPr>
        <w:t xml:space="preserve"> to test </w:t>
      </w:r>
      <w:ins w:id="671" w:author="Munish K" w:date="2024-03-29T11:29:00Z">
        <w:r w:rsidR="00742033">
          <w:rPr>
            <w:lang w:val="en-AU"/>
          </w:rPr>
          <w:t xml:space="preserve">for the effect of </w:t>
        </w:r>
      </w:ins>
      <w:r>
        <w:rPr>
          <w:lang w:val="en-AU"/>
        </w:rPr>
        <w:t xml:space="preserve">randomness </w:t>
      </w:r>
      <w:del w:id="672" w:author="Munish K" w:date="2024-03-29T11:29:00Z">
        <w:r w:rsidDel="00742033">
          <w:rPr>
            <w:lang w:val="en-AU"/>
          </w:rPr>
          <w:delText xml:space="preserve">of </w:delText>
        </w:r>
      </w:del>
      <w:ins w:id="673" w:author="Munish K" w:date="2024-03-29T11:29:00Z">
        <w:r w:rsidR="00742033">
          <w:rPr>
            <w:lang w:val="en-AU"/>
          </w:rPr>
          <w:t xml:space="preserve">in the </w:t>
        </w:r>
      </w:ins>
      <w:r>
        <w:rPr>
          <w:lang w:val="en-AU"/>
        </w:rPr>
        <w:t>model</w:t>
      </w:r>
    </w:p>
    <w:tbl>
      <w:tblPr>
        <w:tblStyle w:val="TableGrid"/>
        <w:tblW w:w="10686" w:type="dxa"/>
        <w:tblLook w:val="04A0" w:firstRow="1" w:lastRow="0" w:firstColumn="1" w:lastColumn="0" w:noHBand="0" w:noVBand="1"/>
      </w:tblPr>
      <w:tblGrid>
        <w:gridCol w:w="1728"/>
        <w:gridCol w:w="1493"/>
        <w:gridCol w:w="1493"/>
        <w:gridCol w:w="1493"/>
        <w:gridCol w:w="1493"/>
        <w:gridCol w:w="1493"/>
        <w:gridCol w:w="1493"/>
      </w:tblGrid>
      <w:tr w:rsidR="00236D76" w:rsidRPr="009902AB" w14:paraId="25E7D4CF" w14:textId="77777777" w:rsidTr="009902AB">
        <w:tc>
          <w:tcPr>
            <w:tcW w:w="1728" w:type="dxa"/>
            <w:vAlign w:val="center"/>
          </w:tcPr>
          <w:p w14:paraId="1DB089E3" w14:textId="77777777" w:rsidR="009902AB"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 xml:space="preserve">Varied </w:t>
            </w:r>
          </w:p>
          <w:p w14:paraId="3F7771E9" w14:textId="5E09167C"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Parameter</w:t>
            </w:r>
          </w:p>
        </w:tc>
        <w:tc>
          <w:tcPr>
            <w:tcW w:w="1493" w:type="dxa"/>
            <w:vAlign w:val="center"/>
          </w:tcPr>
          <w:p w14:paraId="1F26F282" w14:textId="77777777" w:rsidR="009902AB"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 xml:space="preserve">Run 1 </w:t>
            </w:r>
          </w:p>
          <w:p w14:paraId="6459BDC7" w14:textId="468CB5CA" w:rsidR="00236D76" w:rsidRPr="009902AB" w:rsidRDefault="009902AB" w:rsidP="009C7DD6">
            <w:pPr>
              <w:keepNext/>
              <w:jc w:val="center"/>
              <w:rPr>
                <w:rFonts w:eastAsia="Times New Roman"/>
                <w:color w:val="000000"/>
                <w:sz w:val="20"/>
                <w:szCs w:val="20"/>
                <w:lang w:val="en-US"/>
              </w:rPr>
            </w:pPr>
            <w:r w:rsidRPr="009902AB">
              <w:rPr>
                <w:rFonts w:eastAsia="Times New Roman"/>
                <w:color w:val="000000"/>
                <w:sz w:val="20"/>
                <w:szCs w:val="20"/>
                <w:lang w:val="en-US"/>
              </w:rPr>
              <w:t>(</w:t>
            </w:r>
            <w:r w:rsidR="00236D76" w:rsidRPr="009902AB">
              <w:rPr>
                <w:rFonts w:eastAsia="Times New Roman"/>
                <w:color w:val="000000"/>
                <w:sz w:val="20"/>
                <w:szCs w:val="20"/>
                <w:lang w:val="en-US"/>
              </w:rPr>
              <w:t>Base Case</w:t>
            </w:r>
            <w:r w:rsidRPr="009902AB">
              <w:rPr>
                <w:rFonts w:eastAsia="Times New Roman"/>
                <w:color w:val="000000"/>
                <w:sz w:val="20"/>
                <w:szCs w:val="20"/>
                <w:lang w:val="en-US"/>
              </w:rPr>
              <w:t>)</w:t>
            </w:r>
          </w:p>
        </w:tc>
        <w:tc>
          <w:tcPr>
            <w:tcW w:w="1493" w:type="dxa"/>
            <w:vAlign w:val="center"/>
          </w:tcPr>
          <w:p w14:paraId="61D255BB" w14:textId="421E786E"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Run 2</w:t>
            </w:r>
          </w:p>
        </w:tc>
        <w:tc>
          <w:tcPr>
            <w:tcW w:w="1493" w:type="dxa"/>
            <w:vAlign w:val="center"/>
          </w:tcPr>
          <w:p w14:paraId="5D2FC9FD" w14:textId="57DE3126"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Run 3</w:t>
            </w:r>
          </w:p>
        </w:tc>
        <w:tc>
          <w:tcPr>
            <w:tcW w:w="1493" w:type="dxa"/>
            <w:vAlign w:val="center"/>
          </w:tcPr>
          <w:p w14:paraId="0D64CDB3" w14:textId="1526CAC0"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Run 4</w:t>
            </w:r>
          </w:p>
        </w:tc>
        <w:tc>
          <w:tcPr>
            <w:tcW w:w="1493" w:type="dxa"/>
            <w:vAlign w:val="center"/>
          </w:tcPr>
          <w:p w14:paraId="6F33F6E2" w14:textId="6172B5CC"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Run 5</w:t>
            </w:r>
          </w:p>
        </w:tc>
        <w:tc>
          <w:tcPr>
            <w:tcW w:w="1493" w:type="dxa"/>
            <w:vAlign w:val="center"/>
          </w:tcPr>
          <w:p w14:paraId="70D39630" w14:textId="77777777" w:rsidR="009902AB"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 xml:space="preserve">Run 6 </w:t>
            </w:r>
          </w:p>
          <w:p w14:paraId="37933869" w14:textId="01889BF4" w:rsidR="00236D76" w:rsidRPr="009902AB" w:rsidRDefault="009902AB" w:rsidP="009C7DD6">
            <w:pPr>
              <w:keepNext/>
              <w:jc w:val="center"/>
              <w:rPr>
                <w:rFonts w:eastAsia="Times New Roman"/>
                <w:color w:val="000000"/>
                <w:sz w:val="20"/>
                <w:szCs w:val="20"/>
                <w:lang w:val="en-US"/>
              </w:rPr>
            </w:pPr>
            <w:r w:rsidRPr="009902AB">
              <w:rPr>
                <w:rFonts w:eastAsia="Times New Roman"/>
                <w:color w:val="000000"/>
                <w:sz w:val="20"/>
                <w:szCs w:val="20"/>
                <w:lang w:val="en-US"/>
              </w:rPr>
              <w:t>(</w:t>
            </w:r>
            <w:r w:rsidR="00236D76" w:rsidRPr="009902AB">
              <w:rPr>
                <w:rFonts w:eastAsia="Times New Roman"/>
                <w:color w:val="000000"/>
                <w:sz w:val="20"/>
                <w:szCs w:val="20"/>
                <w:lang w:val="en-US"/>
              </w:rPr>
              <w:t>Final Model</w:t>
            </w:r>
            <w:r w:rsidRPr="009902AB">
              <w:rPr>
                <w:rFonts w:eastAsia="Times New Roman"/>
                <w:color w:val="000000"/>
                <w:sz w:val="20"/>
                <w:szCs w:val="20"/>
                <w:lang w:val="en-US"/>
              </w:rPr>
              <w:t>)</w:t>
            </w:r>
          </w:p>
        </w:tc>
      </w:tr>
      <w:tr w:rsidR="00236D76" w:rsidRPr="009902AB" w14:paraId="3C6553B6" w14:textId="77777777" w:rsidTr="009902AB">
        <w:tc>
          <w:tcPr>
            <w:tcW w:w="1728" w:type="dxa"/>
            <w:vAlign w:val="center"/>
          </w:tcPr>
          <w:p w14:paraId="49DBD9AC" w14:textId="2E50E854"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Scaling</w:t>
            </w:r>
          </w:p>
        </w:tc>
        <w:tc>
          <w:tcPr>
            <w:tcW w:w="1493" w:type="dxa"/>
            <w:vAlign w:val="center"/>
          </w:tcPr>
          <w:p w14:paraId="123A7879" w14:textId="63CCEF81"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682C7D64" w14:textId="7DCDAA01"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Y(0,1)</w:t>
            </w:r>
          </w:p>
        </w:tc>
        <w:tc>
          <w:tcPr>
            <w:tcW w:w="1493" w:type="dxa"/>
            <w:vAlign w:val="center"/>
          </w:tcPr>
          <w:p w14:paraId="0DD35174" w14:textId="3A910B50"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Y(0,1)</w:t>
            </w:r>
          </w:p>
        </w:tc>
        <w:tc>
          <w:tcPr>
            <w:tcW w:w="1493" w:type="dxa"/>
            <w:vAlign w:val="center"/>
          </w:tcPr>
          <w:p w14:paraId="7EE886BC" w14:textId="696BD945"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Y(-1,1)</w:t>
            </w:r>
          </w:p>
        </w:tc>
        <w:tc>
          <w:tcPr>
            <w:tcW w:w="1493" w:type="dxa"/>
            <w:vAlign w:val="center"/>
          </w:tcPr>
          <w:p w14:paraId="3985D1F5" w14:textId="697B2AC5"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Y(-1,1)</w:t>
            </w:r>
          </w:p>
        </w:tc>
        <w:tc>
          <w:tcPr>
            <w:tcW w:w="1493" w:type="dxa"/>
            <w:vAlign w:val="center"/>
          </w:tcPr>
          <w:p w14:paraId="5DD480FD" w14:textId="7995B131"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Y(-1,1)</w:t>
            </w:r>
          </w:p>
        </w:tc>
      </w:tr>
      <w:tr w:rsidR="00236D76" w:rsidRPr="009902AB" w14:paraId="6DEF932F" w14:textId="77777777" w:rsidTr="009902AB">
        <w:tc>
          <w:tcPr>
            <w:tcW w:w="1728" w:type="dxa"/>
            <w:vAlign w:val="center"/>
          </w:tcPr>
          <w:p w14:paraId="164932E1" w14:textId="566CC667" w:rsidR="00236D76" w:rsidRPr="009902AB" w:rsidRDefault="00236D76" w:rsidP="009C7DD6">
            <w:pPr>
              <w:keepNext/>
              <w:jc w:val="center"/>
              <w:rPr>
                <w:rFonts w:eastAsia="Times New Roman"/>
                <w:color w:val="000000"/>
                <w:sz w:val="20"/>
                <w:szCs w:val="20"/>
                <w:lang w:val="en-US"/>
              </w:rPr>
            </w:pPr>
            <w:bookmarkStart w:id="674" w:name="_Hlk162604536"/>
            <w:r w:rsidRPr="009902AB">
              <w:rPr>
                <w:rFonts w:eastAsia="Times New Roman"/>
                <w:color w:val="000000"/>
                <w:sz w:val="20"/>
                <w:szCs w:val="20"/>
                <w:lang w:val="en-US"/>
              </w:rPr>
              <w:t>VW DH Sensor</w:t>
            </w:r>
            <w:bookmarkEnd w:id="674"/>
          </w:p>
        </w:tc>
        <w:tc>
          <w:tcPr>
            <w:tcW w:w="1493" w:type="dxa"/>
            <w:vAlign w:val="center"/>
          </w:tcPr>
          <w:p w14:paraId="11319957" w14:textId="480D164F"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36D4498A" w14:textId="55FFD874"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Z09</w:t>
            </w:r>
          </w:p>
        </w:tc>
        <w:tc>
          <w:tcPr>
            <w:tcW w:w="1493" w:type="dxa"/>
            <w:vAlign w:val="center"/>
          </w:tcPr>
          <w:p w14:paraId="0916100C" w14:textId="3524A753"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Z01</w:t>
            </w:r>
          </w:p>
        </w:tc>
        <w:tc>
          <w:tcPr>
            <w:tcW w:w="1493" w:type="dxa"/>
            <w:vAlign w:val="center"/>
          </w:tcPr>
          <w:p w14:paraId="2E7258D4" w14:textId="5A33FA3C"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Z05</w:t>
            </w:r>
          </w:p>
        </w:tc>
        <w:tc>
          <w:tcPr>
            <w:tcW w:w="1493" w:type="dxa"/>
            <w:vAlign w:val="center"/>
          </w:tcPr>
          <w:p w14:paraId="73C686E4" w14:textId="1713BCE5"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Z05</w:t>
            </w:r>
          </w:p>
        </w:tc>
        <w:tc>
          <w:tcPr>
            <w:tcW w:w="1493" w:type="dxa"/>
            <w:vAlign w:val="center"/>
          </w:tcPr>
          <w:p w14:paraId="2231DCC7" w14:textId="7EBB8B00"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Z05</w:t>
            </w:r>
          </w:p>
        </w:tc>
      </w:tr>
      <w:tr w:rsidR="00236D76" w:rsidRPr="009902AB" w14:paraId="73F7C318" w14:textId="77777777" w:rsidTr="009902AB">
        <w:tc>
          <w:tcPr>
            <w:tcW w:w="1728" w:type="dxa"/>
            <w:vAlign w:val="center"/>
          </w:tcPr>
          <w:p w14:paraId="1AEE6A90" w14:textId="492BAB4D" w:rsidR="00236D76" w:rsidRPr="009902AB" w:rsidRDefault="00236D76" w:rsidP="009C7DD6">
            <w:pPr>
              <w:keepNext/>
              <w:jc w:val="center"/>
              <w:rPr>
                <w:rFonts w:eastAsia="Times New Roman"/>
                <w:color w:val="000000"/>
                <w:sz w:val="20"/>
                <w:szCs w:val="20"/>
                <w:lang w:val="en-US"/>
              </w:rPr>
            </w:pPr>
            <w:bookmarkStart w:id="675" w:name="_Hlk162604548"/>
            <w:r w:rsidRPr="009902AB">
              <w:rPr>
                <w:rFonts w:eastAsia="Times New Roman"/>
                <w:color w:val="000000"/>
                <w:sz w:val="20"/>
                <w:szCs w:val="20"/>
                <w:lang w:val="en-US"/>
              </w:rPr>
              <w:t>Injection WHP Sensor</w:t>
            </w:r>
            <w:bookmarkEnd w:id="675"/>
          </w:p>
        </w:tc>
        <w:tc>
          <w:tcPr>
            <w:tcW w:w="1493" w:type="dxa"/>
            <w:vAlign w:val="center"/>
          </w:tcPr>
          <w:p w14:paraId="477ACCC9" w14:textId="391DA480"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4D0F16E2" w14:textId="531FD027"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56EDAA1A" w14:textId="6B4262A6"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76A384A7" w14:textId="6CCF62C1"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7A24F95E" w14:textId="6B0C680B"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777F9158" w14:textId="7BD075E8"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Y</w:t>
            </w:r>
          </w:p>
        </w:tc>
      </w:tr>
      <w:tr w:rsidR="00236D76" w:rsidRPr="009902AB" w14:paraId="52944ECF" w14:textId="77777777" w:rsidTr="009902AB">
        <w:tc>
          <w:tcPr>
            <w:tcW w:w="1728" w:type="dxa"/>
            <w:vAlign w:val="center"/>
          </w:tcPr>
          <w:p w14:paraId="03045FBE" w14:textId="6146FE4A" w:rsidR="00236D76" w:rsidRPr="009902AB" w:rsidRDefault="00236D76" w:rsidP="009C7DD6">
            <w:pPr>
              <w:keepNext/>
              <w:jc w:val="center"/>
              <w:rPr>
                <w:rFonts w:eastAsia="Times New Roman"/>
                <w:color w:val="000000"/>
                <w:sz w:val="20"/>
                <w:szCs w:val="20"/>
                <w:lang w:val="en-US"/>
              </w:rPr>
            </w:pPr>
            <w:bookmarkStart w:id="676" w:name="_Hlk162604558"/>
            <w:r w:rsidRPr="009902AB">
              <w:rPr>
                <w:rFonts w:eastAsia="Times New Roman"/>
                <w:color w:val="000000"/>
                <w:sz w:val="20"/>
                <w:szCs w:val="20"/>
                <w:lang w:val="en-US"/>
              </w:rPr>
              <w:t>Temp Sensor</w:t>
            </w:r>
            <w:bookmarkEnd w:id="676"/>
          </w:p>
        </w:tc>
        <w:tc>
          <w:tcPr>
            <w:tcW w:w="1493" w:type="dxa"/>
            <w:vAlign w:val="center"/>
          </w:tcPr>
          <w:p w14:paraId="59D99E6A" w14:textId="413C8722"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C9F30AA" w14:textId="0681453C"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521AA04E" w14:textId="5600576B"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6284B32A" w14:textId="66269396"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17DA4281" w14:textId="70F8DB06"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2B360616" w14:textId="07484FAD"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Y</w:t>
            </w:r>
          </w:p>
        </w:tc>
      </w:tr>
      <w:tr w:rsidR="00236D76" w:rsidRPr="009902AB" w14:paraId="13CC10EE" w14:textId="77777777" w:rsidTr="009902AB">
        <w:tc>
          <w:tcPr>
            <w:tcW w:w="1728" w:type="dxa"/>
            <w:vAlign w:val="center"/>
          </w:tcPr>
          <w:p w14:paraId="1EA04CB8" w14:textId="5EDFD126" w:rsidR="00236D76" w:rsidRPr="009902AB" w:rsidRDefault="00236D76" w:rsidP="009C7DD6">
            <w:pPr>
              <w:keepNext/>
              <w:jc w:val="center"/>
              <w:rPr>
                <w:rFonts w:eastAsia="Times New Roman"/>
                <w:color w:val="000000"/>
                <w:sz w:val="20"/>
                <w:szCs w:val="20"/>
                <w:lang w:val="en-US"/>
              </w:rPr>
            </w:pPr>
            <w:bookmarkStart w:id="677" w:name="_Hlk162604574"/>
            <w:r w:rsidRPr="009902AB">
              <w:rPr>
                <w:rFonts w:eastAsia="Times New Roman"/>
                <w:color w:val="000000"/>
                <w:sz w:val="20"/>
                <w:szCs w:val="20"/>
                <w:lang w:val="en-US"/>
              </w:rPr>
              <w:t xml:space="preserve">Z-Score </w:t>
            </w:r>
            <w:del w:id="678" w:author="Munish K" w:date="2024-03-29T11:32:00Z">
              <w:r w:rsidRPr="009902AB" w:rsidDel="00546735">
                <w:rPr>
                  <w:rFonts w:eastAsia="Times New Roman"/>
                  <w:color w:val="000000"/>
                  <w:sz w:val="20"/>
                  <w:szCs w:val="20"/>
                  <w:lang w:val="en-US"/>
                </w:rPr>
                <w:delText>Inj_Diff</w:delText>
              </w:r>
            </w:del>
            <w:ins w:id="679" w:author="Munish K" w:date="2024-03-29T11:33:00Z">
              <w:r w:rsidR="00546735">
                <w:rPr>
                  <w:rFonts w:eastAsia="Times New Roman"/>
                  <w:color w:val="000000"/>
                  <w:sz w:val="20"/>
                  <w:szCs w:val="20"/>
                  <w:lang w:val="en-US"/>
                </w:rPr>
                <w:t>Tolerance</w:t>
              </w:r>
            </w:ins>
          </w:p>
        </w:tc>
        <w:tc>
          <w:tcPr>
            <w:tcW w:w="1493" w:type="dxa"/>
            <w:vAlign w:val="center"/>
          </w:tcPr>
          <w:p w14:paraId="06ABE971" w14:textId="4A190BE0"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C27492E" w14:textId="2849B2D7"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20</w:t>
            </w:r>
          </w:p>
        </w:tc>
        <w:tc>
          <w:tcPr>
            <w:tcW w:w="1493" w:type="dxa"/>
            <w:vAlign w:val="center"/>
          </w:tcPr>
          <w:p w14:paraId="5A2F14DE" w14:textId="15F766D9"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25</w:t>
            </w:r>
          </w:p>
        </w:tc>
        <w:tc>
          <w:tcPr>
            <w:tcW w:w="1493" w:type="dxa"/>
            <w:vAlign w:val="center"/>
          </w:tcPr>
          <w:p w14:paraId="5B407A77" w14:textId="4F315B70"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25</w:t>
            </w:r>
          </w:p>
        </w:tc>
        <w:tc>
          <w:tcPr>
            <w:tcW w:w="1493" w:type="dxa"/>
            <w:vAlign w:val="center"/>
          </w:tcPr>
          <w:p w14:paraId="53A6FDB2" w14:textId="338DB1E7"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25</w:t>
            </w:r>
          </w:p>
        </w:tc>
        <w:tc>
          <w:tcPr>
            <w:tcW w:w="1493" w:type="dxa"/>
            <w:vAlign w:val="center"/>
          </w:tcPr>
          <w:p w14:paraId="485F8708" w14:textId="7C256634"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25</w:t>
            </w:r>
          </w:p>
        </w:tc>
      </w:tr>
      <w:tr w:rsidR="00236D76" w:rsidRPr="009902AB" w14:paraId="4ED5EBAF" w14:textId="77777777" w:rsidTr="009902AB">
        <w:tc>
          <w:tcPr>
            <w:tcW w:w="1728" w:type="dxa"/>
            <w:vAlign w:val="center"/>
          </w:tcPr>
          <w:p w14:paraId="16B237D4" w14:textId="0F84380E" w:rsidR="00236D76" w:rsidRPr="009902AB" w:rsidRDefault="00236D76" w:rsidP="009C7DD6">
            <w:pPr>
              <w:keepNext/>
              <w:jc w:val="center"/>
              <w:rPr>
                <w:rFonts w:eastAsia="Times New Roman"/>
                <w:color w:val="000000"/>
                <w:sz w:val="20"/>
                <w:szCs w:val="20"/>
                <w:lang w:val="en-US"/>
              </w:rPr>
            </w:pPr>
            <w:bookmarkStart w:id="680" w:name="_Hlk162604585"/>
            <w:bookmarkEnd w:id="677"/>
            <w:r w:rsidRPr="009902AB">
              <w:rPr>
                <w:rFonts w:eastAsia="Times New Roman"/>
                <w:color w:val="000000"/>
                <w:sz w:val="20"/>
                <w:szCs w:val="20"/>
                <w:lang w:val="en-US"/>
              </w:rPr>
              <w:t>VW Zero Values</w:t>
            </w:r>
            <w:bookmarkEnd w:id="680"/>
          </w:p>
        </w:tc>
        <w:tc>
          <w:tcPr>
            <w:tcW w:w="1493" w:type="dxa"/>
            <w:vAlign w:val="center"/>
          </w:tcPr>
          <w:p w14:paraId="4E1490CA" w14:textId="3DE97920"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60367E2" w14:textId="2E5EA3BE"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Yes</w:t>
            </w:r>
          </w:p>
        </w:tc>
        <w:tc>
          <w:tcPr>
            <w:tcW w:w="1493" w:type="dxa"/>
            <w:vAlign w:val="center"/>
          </w:tcPr>
          <w:p w14:paraId="4BB4FC0D" w14:textId="5DEEB911"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No</w:t>
            </w:r>
          </w:p>
        </w:tc>
        <w:tc>
          <w:tcPr>
            <w:tcW w:w="1493" w:type="dxa"/>
            <w:vAlign w:val="center"/>
          </w:tcPr>
          <w:p w14:paraId="79366C57" w14:textId="2A3EAC53"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No</w:t>
            </w:r>
          </w:p>
        </w:tc>
        <w:tc>
          <w:tcPr>
            <w:tcW w:w="1493" w:type="dxa"/>
            <w:vAlign w:val="center"/>
          </w:tcPr>
          <w:p w14:paraId="37E73BD8" w14:textId="4165BC40"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No</w:t>
            </w:r>
          </w:p>
        </w:tc>
        <w:tc>
          <w:tcPr>
            <w:tcW w:w="1493" w:type="dxa"/>
            <w:vAlign w:val="center"/>
          </w:tcPr>
          <w:p w14:paraId="3CEF9939" w14:textId="41CEC83C"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No</w:t>
            </w:r>
          </w:p>
        </w:tc>
      </w:tr>
      <w:tr w:rsidR="00236D76" w:rsidRPr="009902AB" w:rsidDel="00742033" w14:paraId="683B367C" w14:textId="3AE438B5" w:rsidTr="009902AB">
        <w:trPr>
          <w:del w:id="681" w:author="Munish K" w:date="2024-03-29T11:30:00Z"/>
        </w:trPr>
        <w:tc>
          <w:tcPr>
            <w:tcW w:w="1728" w:type="dxa"/>
            <w:tcBorders>
              <w:top w:val="double" w:sz="4" w:space="0" w:color="auto"/>
            </w:tcBorders>
            <w:vAlign w:val="center"/>
          </w:tcPr>
          <w:p w14:paraId="652F927E" w14:textId="636ECFCB" w:rsidR="00236D76" w:rsidRPr="009902AB" w:rsidDel="00742033" w:rsidRDefault="00236D76" w:rsidP="009C7DD6">
            <w:pPr>
              <w:keepNext/>
              <w:jc w:val="center"/>
              <w:rPr>
                <w:del w:id="682" w:author="Munish K" w:date="2024-03-29T11:30:00Z"/>
                <w:rFonts w:eastAsia="Times New Roman"/>
                <w:color w:val="000000"/>
                <w:sz w:val="20"/>
                <w:szCs w:val="20"/>
                <w:lang w:val="en-US"/>
              </w:rPr>
            </w:pPr>
            <w:del w:id="683" w:author="Munish K" w:date="2024-03-29T11:30:00Z">
              <w:r w:rsidRPr="009902AB" w:rsidDel="00742033">
                <w:rPr>
                  <w:rFonts w:eastAsia="Times New Roman"/>
                  <w:color w:val="000000"/>
                  <w:sz w:val="20"/>
                  <w:szCs w:val="20"/>
                  <w:lang w:val="en-US"/>
                </w:rPr>
                <w:delText>Test RMSE</w:delText>
              </w:r>
            </w:del>
          </w:p>
        </w:tc>
        <w:tc>
          <w:tcPr>
            <w:tcW w:w="1493" w:type="dxa"/>
            <w:tcBorders>
              <w:top w:val="double" w:sz="4" w:space="0" w:color="auto"/>
            </w:tcBorders>
            <w:vAlign w:val="center"/>
          </w:tcPr>
          <w:p w14:paraId="6D13E202" w14:textId="3CAB5D7D" w:rsidR="00236D76" w:rsidRPr="009902AB" w:rsidDel="00742033" w:rsidRDefault="00236D76" w:rsidP="009C7DD6">
            <w:pPr>
              <w:keepNext/>
              <w:jc w:val="center"/>
              <w:rPr>
                <w:del w:id="684" w:author="Munish K" w:date="2024-03-29T11:30:00Z"/>
                <w:rFonts w:eastAsia="Times New Roman"/>
                <w:color w:val="000000"/>
                <w:sz w:val="20"/>
                <w:szCs w:val="20"/>
                <w:lang w:val="en-US"/>
              </w:rPr>
            </w:pPr>
            <w:del w:id="685" w:author="Munish K" w:date="2024-03-29T11:30:00Z">
              <w:r w:rsidRPr="009902AB" w:rsidDel="00742033">
                <w:rPr>
                  <w:rFonts w:eastAsia="Times New Roman"/>
                  <w:color w:val="000000"/>
                  <w:sz w:val="20"/>
                  <w:szCs w:val="20"/>
                  <w:lang w:val="en-US"/>
                </w:rPr>
                <w:delText>5.54</w:delText>
              </w:r>
            </w:del>
          </w:p>
        </w:tc>
        <w:tc>
          <w:tcPr>
            <w:tcW w:w="1493" w:type="dxa"/>
            <w:tcBorders>
              <w:top w:val="double" w:sz="4" w:space="0" w:color="auto"/>
            </w:tcBorders>
            <w:vAlign w:val="center"/>
          </w:tcPr>
          <w:p w14:paraId="2ED258B2" w14:textId="2C13EF41" w:rsidR="00236D76" w:rsidRPr="009902AB" w:rsidDel="00742033" w:rsidRDefault="00236D76" w:rsidP="009C7DD6">
            <w:pPr>
              <w:keepNext/>
              <w:jc w:val="center"/>
              <w:rPr>
                <w:del w:id="686" w:author="Munish K" w:date="2024-03-29T11:30:00Z"/>
                <w:rFonts w:eastAsia="Times New Roman"/>
                <w:color w:val="000000"/>
                <w:sz w:val="20"/>
                <w:szCs w:val="20"/>
                <w:lang w:val="en-US"/>
              </w:rPr>
            </w:pPr>
            <w:del w:id="687" w:author="Munish K" w:date="2024-03-29T11:30:00Z">
              <w:r w:rsidRPr="009902AB" w:rsidDel="00742033">
                <w:rPr>
                  <w:rFonts w:eastAsia="Times New Roman"/>
                  <w:color w:val="000000"/>
                  <w:sz w:val="20"/>
                  <w:szCs w:val="20"/>
                  <w:lang w:val="en-US"/>
                </w:rPr>
                <w:delText>2.65</w:delText>
              </w:r>
            </w:del>
          </w:p>
        </w:tc>
        <w:tc>
          <w:tcPr>
            <w:tcW w:w="1493" w:type="dxa"/>
            <w:tcBorders>
              <w:top w:val="double" w:sz="4" w:space="0" w:color="auto"/>
            </w:tcBorders>
            <w:vAlign w:val="center"/>
          </w:tcPr>
          <w:p w14:paraId="56A162C7" w14:textId="6FF0C028" w:rsidR="00236D76" w:rsidRPr="009902AB" w:rsidDel="00742033" w:rsidRDefault="00236D76" w:rsidP="009C7DD6">
            <w:pPr>
              <w:keepNext/>
              <w:jc w:val="center"/>
              <w:rPr>
                <w:del w:id="688" w:author="Munish K" w:date="2024-03-29T11:30:00Z"/>
                <w:rFonts w:eastAsia="Times New Roman"/>
                <w:color w:val="000000"/>
                <w:sz w:val="20"/>
                <w:szCs w:val="20"/>
                <w:lang w:val="en-US"/>
              </w:rPr>
            </w:pPr>
            <w:del w:id="689" w:author="Munish K" w:date="2024-03-29T11:30:00Z">
              <w:r w:rsidRPr="009902AB" w:rsidDel="00742033">
                <w:rPr>
                  <w:rFonts w:eastAsia="Times New Roman"/>
                  <w:color w:val="000000"/>
                  <w:sz w:val="20"/>
                  <w:szCs w:val="20"/>
                  <w:lang w:val="en-US"/>
                </w:rPr>
                <w:delText>1.82</w:delText>
              </w:r>
            </w:del>
          </w:p>
        </w:tc>
        <w:tc>
          <w:tcPr>
            <w:tcW w:w="1493" w:type="dxa"/>
            <w:tcBorders>
              <w:top w:val="double" w:sz="4" w:space="0" w:color="auto"/>
            </w:tcBorders>
            <w:vAlign w:val="center"/>
          </w:tcPr>
          <w:p w14:paraId="08575C64" w14:textId="2222DFB9" w:rsidR="00236D76" w:rsidRPr="009902AB" w:rsidDel="00742033" w:rsidRDefault="00236D76" w:rsidP="009C7DD6">
            <w:pPr>
              <w:keepNext/>
              <w:jc w:val="center"/>
              <w:rPr>
                <w:del w:id="690" w:author="Munish K" w:date="2024-03-29T11:30:00Z"/>
                <w:rFonts w:eastAsia="Times New Roman"/>
                <w:color w:val="000000"/>
                <w:sz w:val="20"/>
                <w:szCs w:val="20"/>
                <w:lang w:val="en-US"/>
              </w:rPr>
            </w:pPr>
            <w:del w:id="691" w:author="Munish K" w:date="2024-03-29T11:30:00Z">
              <w:r w:rsidRPr="009902AB" w:rsidDel="00742033">
                <w:rPr>
                  <w:rFonts w:eastAsia="Times New Roman"/>
                  <w:color w:val="000000"/>
                  <w:sz w:val="20"/>
                  <w:szCs w:val="20"/>
                  <w:lang w:val="en-US"/>
                </w:rPr>
                <w:delText>1.98</w:delText>
              </w:r>
            </w:del>
          </w:p>
        </w:tc>
        <w:tc>
          <w:tcPr>
            <w:tcW w:w="1493" w:type="dxa"/>
            <w:tcBorders>
              <w:top w:val="double" w:sz="4" w:space="0" w:color="auto"/>
            </w:tcBorders>
            <w:vAlign w:val="center"/>
          </w:tcPr>
          <w:p w14:paraId="1A80119E" w14:textId="66CB4AC6" w:rsidR="00236D76" w:rsidRPr="009902AB" w:rsidDel="00742033" w:rsidRDefault="00236D76" w:rsidP="009C7DD6">
            <w:pPr>
              <w:keepNext/>
              <w:jc w:val="center"/>
              <w:rPr>
                <w:del w:id="692" w:author="Munish K" w:date="2024-03-29T11:30:00Z"/>
                <w:rFonts w:eastAsia="Times New Roman"/>
                <w:color w:val="000000"/>
                <w:sz w:val="20"/>
                <w:szCs w:val="20"/>
                <w:lang w:val="en-US"/>
              </w:rPr>
            </w:pPr>
            <w:del w:id="693" w:author="Munish K" w:date="2024-03-29T11:30:00Z">
              <w:r w:rsidRPr="009902AB" w:rsidDel="00742033">
                <w:rPr>
                  <w:rFonts w:eastAsia="Times New Roman"/>
                  <w:color w:val="000000"/>
                  <w:sz w:val="20"/>
                  <w:szCs w:val="20"/>
                  <w:lang w:val="en-US"/>
                </w:rPr>
                <w:delText>1.50</w:delText>
              </w:r>
            </w:del>
          </w:p>
        </w:tc>
        <w:tc>
          <w:tcPr>
            <w:tcW w:w="1493" w:type="dxa"/>
            <w:tcBorders>
              <w:top w:val="double" w:sz="4" w:space="0" w:color="auto"/>
            </w:tcBorders>
            <w:vAlign w:val="center"/>
          </w:tcPr>
          <w:p w14:paraId="3E309119" w14:textId="4AE47EE0" w:rsidR="00236D76" w:rsidRPr="009902AB" w:rsidDel="00742033" w:rsidRDefault="00236D76" w:rsidP="009C7DD6">
            <w:pPr>
              <w:keepNext/>
              <w:jc w:val="center"/>
              <w:rPr>
                <w:del w:id="694" w:author="Munish K" w:date="2024-03-29T11:30:00Z"/>
                <w:rFonts w:eastAsia="Times New Roman"/>
                <w:color w:val="000000"/>
                <w:sz w:val="20"/>
                <w:szCs w:val="20"/>
                <w:lang w:val="en-US"/>
              </w:rPr>
            </w:pPr>
            <w:del w:id="695" w:author="Munish K" w:date="2024-03-29T11:30:00Z">
              <w:r w:rsidRPr="009902AB" w:rsidDel="00742033">
                <w:rPr>
                  <w:rFonts w:eastAsia="Times New Roman"/>
                  <w:color w:val="000000"/>
                  <w:sz w:val="20"/>
                  <w:szCs w:val="20"/>
                  <w:lang w:val="en-US"/>
                </w:rPr>
                <w:delText>1.31</w:delText>
              </w:r>
            </w:del>
          </w:p>
        </w:tc>
      </w:tr>
      <w:tr w:rsidR="00236D76" w:rsidRPr="009902AB" w:rsidDel="00742033" w14:paraId="6CE1A97F" w14:textId="3087E44B" w:rsidTr="009902AB">
        <w:trPr>
          <w:del w:id="696" w:author="Munish K" w:date="2024-03-29T11:30:00Z"/>
        </w:trPr>
        <w:tc>
          <w:tcPr>
            <w:tcW w:w="1728" w:type="dxa"/>
            <w:vAlign w:val="center"/>
          </w:tcPr>
          <w:p w14:paraId="53DDA23B" w14:textId="69DF291F" w:rsidR="00236D76" w:rsidRPr="009902AB" w:rsidDel="00742033" w:rsidRDefault="00236D76" w:rsidP="009C7DD6">
            <w:pPr>
              <w:keepNext/>
              <w:jc w:val="center"/>
              <w:rPr>
                <w:del w:id="697" w:author="Munish K" w:date="2024-03-29T11:30:00Z"/>
                <w:rFonts w:eastAsia="Times New Roman"/>
                <w:color w:val="000000"/>
                <w:sz w:val="20"/>
                <w:szCs w:val="20"/>
                <w:lang w:val="en-US"/>
              </w:rPr>
            </w:pPr>
            <w:del w:id="698" w:author="Munish K" w:date="2024-03-29T11:30:00Z">
              <w:r w:rsidRPr="009902AB" w:rsidDel="00742033">
                <w:rPr>
                  <w:rFonts w:eastAsia="Times New Roman"/>
                  <w:color w:val="000000"/>
                  <w:sz w:val="20"/>
                  <w:szCs w:val="20"/>
                  <w:lang w:val="en-US"/>
                </w:rPr>
                <w:delText>Val RMSE</w:delText>
              </w:r>
            </w:del>
          </w:p>
        </w:tc>
        <w:tc>
          <w:tcPr>
            <w:tcW w:w="1493" w:type="dxa"/>
            <w:vAlign w:val="center"/>
          </w:tcPr>
          <w:p w14:paraId="78A594C9" w14:textId="05A1BE81" w:rsidR="00236D76" w:rsidRPr="009902AB" w:rsidDel="00742033" w:rsidRDefault="00236D76" w:rsidP="009C7DD6">
            <w:pPr>
              <w:keepNext/>
              <w:jc w:val="center"/>
              <w:rPr>
                <w:del w:id="699" w:author="Munish K" w:date="2024-03-29T11:30:00Z"/>
                <w:rFonts w:eastAsia="Times New Roman"/>
                <w:color w:val="000000"/>
                <w:sz w:val="20"/>
                <w:szCs w:val="20"/>
                <w:lang w:val="en-US"/>
              </w:rPr>
            </w:pPr>
            <w:del w:id="700" w:author="Munish K" w:date="2024-03-29T11:30:00Z">
              <w:r w:rsidRPr="009902AB" w:rsidDel="00742033">
                <w:rPr>
                  <w:rFonts w:eastAsia="Times New Roman"/>
                  <w:color w:val="000000"/>
                  <w:sz w:val="20"/>
                  <w:szCs w:val="20"/>
                  <w:lang w:val="en-US"/>
                </w:rPr>
                <w:delText>NA</w:delText>
              </w:r>
            </w:del>
          </w:p>
        </w:tc>
        <w:tc>
          <w:tcPr>
            <w:tcW w:w="1493" w:type="dxa"/>
            <w:vAlign w:val="center"/>
          </w:tcPr>
          <w:p w14:paraId="0349DDAE" w14:textId="4DC69610" w:rsidR="00236D76" w:rsidRPr="009902AB" w:rsidDel="00742033" w:rsidRDefault="00236D76" w:rsidP="009C7DD6">
            <w:pPr>
              <w:keepNext/>
              <w:jc w:val="center"/>
              <w:rPr>
                <w:del w:id="701" w:author="Munish K" w:date="2024-03-29T11:30:00Z"/>
                <w:rFonts w:eastAsia="Times New Roman"/>
                <w:color w:val="000000"/>
                <w:sz w:val="20"/>
                <w:szCs w:val="20"/>
                <w:lang w:val="en-US"/>
              </w:rPr>
            </w:pPr>
            <w:del w:id="702" w:author="Munish K" w:date="2024-03-29T11:30:00Z">
              <w:r w:rsidRPr="009902AB" w:rsidDel="00742033">
                <w:rPr>
                  <w:rFonts w:eastAsia="Times New Roman"/>
                  <w:color w:val="000000"/>
                  <w:sz w:val="20"/>
                  <w:szCs w:val="20"/>
                  <w:lang w:val="en-US"/>
                </w:rPr>
                <w:delText>1.75</w:delText>
              </w:r>
            </w:del>
          </w:p>
        </w:tc>
        <w:tc>
          <w:tcPr>
            <w:tcW w:w="1493" w:type="dxa"/>
            <w:vAlign w:val="center"/>
          </w:tcPr>
          <w:p w14:paraId="43CA1D06" w14:textId="4A7CE3CC" w:rsidR="00236D76" w:rsidRPr="009902AB" w:rsidDel="00742033" w:rsidRDefault="00236D76" w:rsidP="009C7DD6">
            <w:pPr>
              <w:keepNext/>
              <w:jc w:val="center"/>
              <w:rPr>
                <w:del w:id="703" w:author="Munish K" w:date="2024-03-29T11:30:00Z"/>
                <w:rFonts w:eastAsia="Times New Roman"/>
                <w:color w:val="000000"/>
                <w:sz w:val="20"/>
                <w:szCs w:val="20"/>
                <w:lang w:val="en-US"/>
              </w:rPr>
            </w:pPr>
            <w:del w:id="704" w:author="Munish K" w:date="2024-03-29T11:30:00Z">
              <w:r w:rsidRPr="009902AB" w:rsidDel="00742033">
                <w:rPr>
                  <w:rFonts w:eastAsia="Times New Roman"/>
                  <w:color w:val="000000"/>
                  <w:sz w:val="20"/>
                  <w:szCs w:val="20"/>
                  <w:lang w:val="en-US"/>
                </w:rPr>
                <w:delText>2.20</w:delText>
              </w:r>
            </w:del>
          </w:p>
        </w:tc>
        <w:tc>
          <w:tcPr>
            <w:tcW w:w="1493" w:type="dxa"/>
            <w:vAlign w:val="center"/>
          </w:tcPr>
          <w:p w14:paraId="3BC84D98" w14:textId="78A97402" w:rsidR="00236D76" w:rsidRPr="009902AB" w:rsidDel="00742033" w:rsidRDefault="00236D76" w:rsidP="009C7DD6">
            <w:pPr>
              <w:keepNext/>
              <w:jc w:val="center"/>
              <w:rPr>
                <w:del w:id="705" w:author="Munish K" w:date="2024-03-29T11:30:00Z"/>
                <w:rFonts w:eastAsia="Times New Roman"/>
                <w:color w:val="000000"/>
                <w:sz w:val="20"/>
                <w:szCs w:val="20"/>
                <w:lang w:val="en-US"/>
              </w:rPr>
            </w:pPr>
            <w:del w:id="706" w:author="Munish K" w:date="2024-03-29T11:30:00Z">
              <w:r w:rsidRPr="009902AB" w:rsidDel="00742033">
                <w:rPr>
                  <w:rFonts w:eastAsia="Times New Roman"/>
                  <w:color w:val="000000"/>
                  <w:sz w:val="20"/>
                  <w:szCs w:val="20"/>
                  <w:lang w:val="en-US"/>
                </w:rPr>
                <w:delText>1.90</w:delText>
              </w:r>
            </w:del>
          </w:p>
        </w:tc>
        <w:tc>
          <w:tcPr>
            <w:tcW w:w="1493" w:type="dxa"/>
            <w:vAlign w:val="center"/>
          </w:tcPr>
          <w:p w14:paraId="0E55859B" w14:textId="48683563" w:rsidR="00236D76" w:rsidRPr="009902AB" w:rsidDel="00742033" w:rsidRDefault="00236D76" w:rsidP="009C7DD6">
            <w:pPr>
              <w:keepNext/>
              <w:jc w:val="center"/>
              <w:rPr>
                <w:del w:id="707" w:author="Munish K" w:date="2024-03-29T11:30:00Z"/>
                <w:rFonts w:eastAsia="Times New Roman"/>
                <w:color w:val="000000"/>
                <w:sz w:val="20"/>
                <w:szCs w:val="20"/>
                <w:lang w:val="en-US"/>
              </w:rPr>
            </w:pPr>
            <w:del w:id="708" w:author="Munish K" w:date="2024-03-29T11:30:00Z">
              <w:r w:rsidRPr="009902AB" w:rsidDel="00742033">
                <w:rPr>
                  <w:rFonts w:eastAsia="Times New Roman"/>
                  <w:color w:val="000000"/>
                  <w:sz w:val="20"/>
                  <w:szCs w:val="20"/>
                  <w:lang w:val="en-US"/>
                </w:rPr>
                <w:delText>2.01</w:delText>
              </w:r>
            </w:del>
          </w:p>
        </w:tc>
        <w:tc>
          <w:tcPr>
            <w:tcW w:w="1493" w:type="dxa"/>
            <w:vAlign w:val="center"/>
          </w:tcPr>
          <w:p w14:paraId="01F3466E" w14:textId="659F6F90" w:rsidR="00236D76" w:rsidRPr="009902AB" w:rsidDel="00742033" w:rsidRDefault="00236D76" w:rsidP="009C7DD6">
            <w:pPr>
              <w:keepNext/>
              <w:jc w:val="center"/>
              <w:rPr>
                <w:del w:id="709" w:author="Munish K" w:date="2024-03-29T11:30:00Z"/>
                <w:rFonts w:eastAsia="Times New Roman"/>
                <w:color w:val="000000"/>
                <w:sz w:val="20"/>
                <w:szCs w:val="20"/>
                <w:lang w:val="en-US"/>
              </w:rPr>
            </w:pPr>
            <w:del w:id="710" w:author="Munish K" w:date="2024-03-29T11:30:00Z">
              <w:r w:rsidRPr="009902AB" w:rsidDel="00742033">
                <w:rPr>
                  <w:rFonts w:eastAsia="Times New Roman"/>
                  <w:color w:val="000000"/>
                  <w:sz w:val="20"/>
                  <w:szCs w:val="20"/>
                  <w:lang w:val="en-US"/>
                </w:rPr>
                <w:delText>1.73</w:delText>
              </w:r>
            </w:del>
          </w:p>
        </w:tc>
      </w:tr>
      <w:tr w:rsidR="009902AB" w:rsidRPr="009902AB" w:rsidDel="00742033" w14:paraId="10BA757B" w14:textId="66FECD9C" w:rsidTr="009902AB">
        <w:trPr>
          <w:del w:id="711" w:author="Munish K" w:date="2024-03-29T11:30:00Z"/>
        </w:trPr>
        <w:tc>
          <w:tcPr>
            <w:tcW w:w="1728" w:type="dxa"/>
            <w:vAlign w:val="center"/>
          </w:tcPr>
          <w:p w14:paraId="7D043CBA" w14:textId="101DFE38" w:rsidR="009902AB" w:rsidRPr="009902AB" w:rsidDel="00742033" w:rsidRDefault="009902AB" w:rsidP="009C7DD6">
            <w:pPr>
              <w:keepNext/>
              <w:jc w:val="center"/>
              <w:rPr>
                <w:del w:id="712" w:author="Munish K" w:date="2024-03-29T11:30:00Z"/>
                <w:rFonts w:eastAsia="Times New Roman"/>
                <w:color w:val="000000"/>
                <w:sz w:val="20"/>
                <w:szCs w:val="20"/>
                <w:lang w:val="en-US"/>
              </w:rPr>
            </w:pPr>
            <w:del w:id="713" w:author="Munish K" w:date="2024-03-29T11:30:00Z">
              <w:r w:rsidRPr="009902AB" w:rsidDel="00742033">
                <w:rPr>
                  <w:rFonts w:eastAsia="Times New Roman"/>
                  <w:color w:val="000000"/>
                  <w:sz w:val="20"/>
                  <w:szCs w:val="20"/>
                  <w:lang w:val="en-US"/>
                </w:rPr>
                <w:delText>Val R2</w:delText>
              </w:r>
            </w:del>
          </w:p>
        </w:tc>
        <w:tc>
          <w:tcPr>
            <w:tcW w:w="1493" w:type="dxa"/>
            <w:vAlign w:val="center"/>
          </w:tcPr>
          <w:p w14:paraId="269AAC4D" w14:textId="62EA4098" w:rsidR="009902AB" w:rsidRPr="009902AB" w:rsidDel="00742033" w:rsidRDefault="009902AB" w:rsidP="009C7DD6">
            <w:pPr>
              <w:keepNext/>
              <w:jc w:val="center"/>
              <w:rPr>
                <w:del w:id="714" w:author="Munish K" w:date="2024-03-29T11:30:00Z"/>
                <w:rFonts w:eastAsia="Times New Roman"/>
                <w:color w:val="000000"/>
                <w:sz w:val="20"/>
                <w:szCs w:val="20"/>
                <w:lang w:val="en-US"/>
              </w:rPr>
            </w:pPr>
            <w:del w:id="715" w:author="Munish K" w:date="2024-03-29T11:30:00Z">
              <w:r w:rsidRPr="009902AB" w:rsidDel="00742033">
                <w:rPr>
                  <w:rFonts w:eastAsia="Times New Roman"/>
                  <w:color w:val="000000"/>
                  <w:sz w:val="20"/>
                  <w:szCs w:val="20"/>
                  <w:lang w:val="en-US"/>
                </w:rPr>
                <w:delText>NA</w:delText>
              </w:r>
            </w:del>
          </w:p>
        </w:tc>
        <w:tc>
          <w:tcPr>
            <w:tcW w:w="1493" w:type="dxa"/>
            <w:vAlign w:val="center"/>
          </w:tcPr>
          <w:p w14:paraId="16D0BBD9" w14:textId="204B9D7F" w:rsidR="009902AB" w:rsidRPr="009902AB" w:rsidDel="00742033" w:rsidRDefault="009902AB" w:rsidP="009C7DD6">
            <w:pPr>
              <w:keepNext/>
              <w:jc w:val="center"/>
              <w:rPr>
                <w:del w:id="716" w:author="Munish K" w:date="2024-03-29T11:30:00Z"/>
                <w:rFonts w:eastAsia="Times New Roman"/>
                <w:color w:val="000000"/>
                <w:sz w:val="20"/>
                <w:szCs w:val="20"/>
                <w:lang w:val="en-US"/>
              </w:rPr>
            </w:pPr>
            <w:del w:id="717" w:author="Munish K" w:date="2024-03-29T11:30:00Z">
              <w:r w:rsidRPr="009902AB" w:rsidDel="00742033">
                <w:rPr>
                  <w:rFonts w:eastAsia="Times New Roman"/>
                  <w:color w:val="000000"/>
                  <w:sz w:val="20"/>
                  <w:szCs w:val="20"/>
                  <w:lang w:val="en-US"/>
                </w:rPr>
                <w:delText>0.73</w:delText>
              </w:r>
            </w:del>
          </w:p>
        </w:tc>
        <w:tc>
          <w:tcPr>
            <w:tcW w:w="1493" w:type="dxa"/>
            <w:vAlign w:val="center"/>
          </w:tcPr>
          <w:p w14:paraId="60C33E4F" w14:textId="00242523" w:rsidR="009902AB" w:rsidRPr="009902AB" w:rsidDel="00742033" w:rsidRDefault="009902AB" w:rsidP="009C7DD6">
            <w:pPr>
              <w:keepNext/>
              <w:jc w:val="center"/>
              <w:rPr>
                <w:del w:id="718" w:author="Munish K" w:date="2024-03-29T11:30:00Z"/>
                <w:rFonts w:eastAsia="Times New Roman"/>
                <w:color w:val="000000"/>
                <w:sz w:val="20"/>
                <w:szCs w:val="20"/>
                <w:lang w:val="en-US"/>
              </w:rPr>
            </w:pPr>
            <w:del w:id="719" w:author="Munish K" w:date="2024-03-29T11:30:00Z">
              <w:r w:rsidRPr="009902AB" w:rsidDel="00742033">
                <w:rPr>
                  <w:rFonts w:eastAsia="Times New Roman"/>
                  <w:color w:val="000000"/>
                  <w:sz w:val="20"/>
                  <w:szCs w:val="20"/>
                  <w:lang w:val="en-US"/>
                </w:rPr>
                <w:delText>0.63</w:delText>
              </w:r>
            </w:del>
          </w:p>
        </w:tc>
        <w:tc>
          <w:tcPr>
            <w:tcW w:w="1493" w:type="dxa"/>
            <w:vAlign w:val="center"/>
          </w:tcPr>
          <w:p w14:paraId="3D3A4BAB" w14:textId="01E398B8" w:rsidR="009902AB" w:rsidRPr="009902AB" w:rsidDel="00742033" w:rsidRDefault="009902AB" w:rsidP="009C7DD6">
            <w:pPr>
              <w:keepNext/>
              <w:jc w:val="center"/>
              <w:rPr>
                <w:del w:id="720" w:author="Munish K" w:date="2024-03-29T11:30:00Z"/>
                <w:rFonts w:eastAsia="Times New Roman"/>
                <w:color w:val="000000"/>
                <w:sz w:val="20"/>
                <w:szCs w:val="20"/>
                <w:lang w:val="en-US"/>
              </w:rPr>
            </w:pPr>
            <w:del w:id="721" w:author="Munish K" w:date="2024-03-29T11:30:00Z">
              <w:r w:rsidRPr="009902AB" w:rsidDel="00742033">
                <w:rPr>
                  <w:rFonts w:eastAsia="Times New Roman"/>
                  <w:color w:val="000000"/>
                  <w:sz w:val="20"/>
                  <w:szCs w:val="20"/>
                  <w:lang w:val="en-US"/>
                </w:rPr>
                <w:delText>0.72</w:delText>
              </w:r>
            </w:del>
          </w:p>
        </w:tc>
        <w:tc>
          <w:tcPr>
            <w:tcW w:w="1493" w:type="dxa"/>
            <w:vAlign w:val="center"/>
          </w:tcPr>
          <w:p w14:paraId="0075B957" w14:textId="5D8F9CEB" w:rsidR="009902AB" w:rsidRPr="009902AB" w:rsidDel="00742033" w:rsidRDefault="009902AB" w:rsidP="009C7DD6">
            <w:pPr>
              <w:keepNext/>
              <w:jc w:val="center"/>
              <w:rPr>
                <w:del w:id="722" w:author="Munish K" w:date="2024-03-29T11:30:00Z"/>
                <w:rFonts w:eastAsia="Times New Roman"/>
                <w:color w:val="000000"/>
                <w:sz w:val="20"/>
                <w:szCs w:val="20"/>
                <w:lang w:val="en-US"/>
              </w:rPr>
            </w:pPr>
            <w:del w:id="723" w:author="Munish K" w:date="2024-03-29T11:30:00Z">
              <w:r w:rsidRPr="009902AB" w:rsidDel="00742033">
                <w:rPr>
                  <w:rFonts w:eastAsia="Times New Roman"/>
                  <w:color w:val="000000"/>
                  <w:sz w:val="20"/>
                  <w:szCs w:val="20"/>
                  <w:lang w:val="en-US"/>
                </w:rPr>
                <w:delText>0.69</w:delText>
              </w:r>
            </w:del>
          </w:p>
        </w:tc>
        <w:tc>
          <w:tcPr>
            <w:tcW w:w="1493" w:type="dxa"/>
            <w:vAlign w:val="center"/>
          </w:tcPr>
          <w:p w14:paraId="3F53E665" w14:textId="7FC295EE" w:rsidR="009902AB" w:rsidRPr="009902AB" w:rsidDel="00742033" w:rsidRDefault="009902AB" w:rsidP="009C7DD6">
            <w:pPr>
              <w:keepNext/>
              <w:jc w:val="center"/>
              <w:rPr>
                <w:del w:id="724" w:author="Munish K" w:date="2024-03-29T11:30:00Z"/>
                <w:rFonts w:eastAsia="Times New Roman"/>
                <w:color w:val="000000"/>
                <w:sz w:val="20"/>
                <w:szCs w:val="20"/>
                <w:lang w:val="en-US"/>
              </w:rPr>
            </w:pPr>
            <w:del w:id="725" w:author="Munish K" w:date="2024-03-29T11:30:00Z">
              <w:r w:rsidRPr="009902AB" w:rsidDel="00742033">
                <w:rPr>
                  <w:rFonts w:eastAsia="Times New Roman"/>
                  <w:color w:val="000000"/>
                  <w:sz w:val="20"/>
                  <w:szCs w:val="20"/>
                  <w:lang w:val="en-US"/>
                </w:rPr>
                <w:delText>0.77</w:delText>
              </w:r>
            </w:del>
          </w:p>
        </w:tc>
      </w:tr>
    </w:tbl>
    <w:p w14:paraId="4C1DFCED" w14:textId="77777777" w:rsidR="00742033" w:rsidRDefault="00742033">
      <w:pPr>
        <w:keepNext/>
        <w:rPr>
          <w:ins w:id="726" w:author="Munish K" w:date="2024-03-29T11:30:00Z"/>
          <w:lang w:val="en-AU"/>
        </w:rPr>
        <w:pPrChange w:id="727" w:author="Munish K" w:date="2024-03-29T11:33:00Z">
          <w:pPr>
            <w:keepNext/>
            <w:jc w:val="center"/>
          </w:pPr>
        </w:pPrChange>
      </w:pPr>
    </w:p>
    <w:p w14:paraId="5B4BF8FE" w14:textId="15DCA120" w:rsidR="00742033" w:rsidRDefault="00742033" w:rsidP="00742033">
      <w:pPr>
        <w:keepNext/>
        <w:jc w:val="center"/>
        <w:rPr>
          <w:ins w:id="728" w:author="Munish K" w:date="2024-03-29T11:28:00Z"/>
          <w:lang w:val="en-AU"/>
        </w:rPr>
      </w:pPr>
      <w:bookmarkStart w:id="729" w:name="_Ref162604283"/>
      <w:ins w:id="730" w:author="Munish K" w:date="2024-03-29T11:28:00Z">
        <w:r w:rsidRPr="00B71221">
          <w:rPr>
            <w:lang w:val="en-AU"/>
          </w:rPr>
          <w:t xml:space="preserve">Table </w:t>
        </w:r>
        <w:r w:rsidRPr="00B71221">
          <w:rPr>
            <w:lang w:val="en-AU"/>
          </w:rPr>
          <w:fldChar w:fldCharType="begin"/>
        </w:r>
        <w:r w:rsidRPr="00B71221">
          <w:rPr>
            <w:lang w:val="en-AU"/>
          </w:rPr>
          <w:instrText>SEQ Table \* ARABIC</w:instrText>
        </w:r>
        <w:r w:rsidRPr="00B71221">
          <w:rPr>
            <w:lang w:val="en-AU"/>
          </w:rPr>
          <w:fldChar w:fldCharType="separate"/>
        </w:r>
        <w:r>
          <w:rPr>
            <w:noProof/>
            <w:lang w:val="en-AU"/>
          </w:rPr>
          <w:t>5</w:t>
        </w:r>
        <w:r w:rsidRPr="00B71221">
          <w:rPr>
            <w:lang w:val="en-AU"/>
          </w:rPr>
          <w:fldChar w:fldCharType="end"/>
        </w:r>
        <w:bookmarkEnd w:id="729"/>
        <w:r w:rsidRPr="00B71221">
          <w:rPr>
            <w:lang w:val="en-AU"/>
          </w:rPr>
          <w:t xml:space="preserve">: </w:t>
        </w:r>
        <w:r>
          <w:rPr>
            <w:lang w:val="en-AU"/>
          </w:rPr>
          <w:t xml:space="preserve">RMSE and R2 </w:t>
        </w:r>
      </w:ins>
      <w:ins w:id="731" w:author="Munish K" w:date="2024-03-29T11:29:00Z">
        <w:r>
          <w:rPr>
            <w:lang w:val="en-AU"/>
          </w:rPr>
          <w:t xml:space="preserve">output </w:t>
        </w:r>
      </w:ins>
      <w:ins w:id="732" w:author="Munish K" w:date="2024-03-29T11:28:00Z">
        <w:r>
          <w:rPr>
            <w:lang w:val="en-AU"/>
          </w:rPr>
          <w:t>value</w:t>
        </w:r>
      </w:ins>
      <w:ins w:id="733" w:author="Munish K" w:date="2024-03-29T11:29:00Z">
        <w:r>
          <w:rPr>
            <w:lang w:val="en-AU"/>
          </w:rPr>
          <w:t>s</w:t>
        </w:r>
      </w:ins>
      <w:ins w:id="734" w:author="Munish K" w:date="2024-03-29T11:28:00Z">
        <w:r>
          <w:rPr>
            <w:lang w:val="en-AU"/>
          </w:rPr>
          <w:t xml:space="preserve"> </w:t>
        </w:r>
      </w:ins>
      <w:ins w:id="735" w:author="Munish K" w:date="2024-03-29T11:29:00Z">
        <w:r>
          <w:rPr>
            <w:lang w:val="en-AU"/>
          </w:rPr>
          <w:t>to determine if the model is accurately able to account for random</w:t>
        </w:r>
      </w:ins>
      <w:ins w:id="736" w:author="Munish K" w:date="2024-03-29T11:30:00Z">
        <w:r>
          <w:rPr>
            <w:lang w:val="en-AU"/>
          </w:rPr>
          <w:t>ness</w:t>
        </w:r>
      </w:ins>
    </w:p>
    <w:tbl>
      <w:tblPr>
        <w:tblStyle w:val="TableGrid"/>
        <w:tblW w:w="10686" w:type="dxa"/>
        <w:tblLook w:val="04A0" w:firstRow="1" w:lastRow="0" w:firstColumn="1" w:lastColumn="0" w:noHBand="0" w:noVBand="1"/>
      </w:tblPr>
      <w:tblGrid>
        <w:gridCol w:w="1728"/>
        <w:gridCol w:w="1493"/>
        <w:gridCol w:w="1493"/>
        <w:gridCol w:w="1493"/>
        <w:gridCol w:w="1493"/>
        <w:gridCol w:w="1493"/>
        <w:gridCol w:w="1493"/>
        <w:tblGridChange w:id="737">
          <w:tblGrid>
            <w:gridCol w:w="1728"/>
            <w:gridCol w:w="1493"/>
            <w:gridCol w:w="1493"/>
            <w:gridCol w:w="1493"/>
            <w:gridCol w:w="1493"/>
            <w:gridCol w:w="1493"/>
            <w:gridCol w:w="1493"/>
          </w:tblGrid>
        </w:tblGridChange>
      </w:tblGrid>
      <w:tr w:rsidR="00742033" w:rsidRPr="009902AB" w14:paraId="321FE094" w14:textId="77777777" w:rsidTr="0071414C">
        <w:trPr>
          <w:ins w:id="738" w:author="Munish K" w:date="2024-03-29T11:27:00Z"/>
        </w:trPr>
        <w:tc>
          <w:tcPr>
            <w:tcW w:w="1728" w:type="dxa"/>
            <w:vAlign w:val="center"/>
          </w:tcPr>
          <w:p w14:paraId="50E8DDAA" w14:textId="77777777" w:rsidR="00742033" w:rsidRPr="009902AB" w:rsidRDefault="00742033" w:rsidP="0071414C">
            <w:pPr>
              <w:keepNext/>
              <w:jc w:val="center"/>
              <w:rPr>
                <w:ins w:id="739" w:author="Munish K" w:date="2024-03-29T11:27:00Z"/>
                <w:rFonts w:eastAsia="Times New Roman"/>
                <w:color w:val="000000"/>
                <w:sz w:val="20"/>
                <w:szCs w:val="20"/>
                <w:lang w:val="en-US"/>
              </w:rPr>
            </w:pPr>
            <w:ins w:id="740" w:author="Munish K" w:date="2024-03-29T11:27:00Z">
              <w:r w:rsidRPr="009902AB">
                <w:rPr>
                  <w:rFonts w:eastAsia="Times New Roman"/>
                  <w:color w:val="000000"/>
                  <w:sz w:val="20"/>
                  <w:szCs w:val="20"/>
                  <w:lang w:val="en-US"/>
                </w:rPr>
                <w:t>Parameter</w:t>
              </w:r>
            </w:ins>
          </w:p>
        </w:tc>
        <w:tc>
          <w:tcPr>
            <w:tcW w:w="1493" w:type="dxa"/>
            <w:vAlign w:val="center"/>
          </w:tcPr>
          <w:p w14:paraId="108CB5A0" w14:textId="77777777" w:rsidR="00742033" w:rsidRPr="009902AB" w:rsidRDefault="00742033" w:rsidP="0071414C">
            <w:pPr>
              <w:keepNext/>
              <w:jc w:val="center"/>
              <w:rPr>
                <w:ins w:id="741" w:author="Munish K" w:date="2024-03-29T11:27:00Z"/>
                <w:rFonts w:eastAsia="Times New Roman"/>
                <w:color w:val="000000"/>
                <w:sz w:val="20"/>
                <w:szCs w:val="20"/>
                <w:lang w:val="en-US"/>
              </w:rPr>
            </w:pPr>
            <w:ins w:id="742" w:author="Munish K" w:date="2024-03-29T11:27:00Z">
              <w:r w:rsidRPr="009902AB">
                <w:rPr>
                  <w:rFonts w:eastAsia="Times New Roman"/>
                  <w:color w:val="000000"/>
                  <w:sz w:val="20"/>
                  <w:szCs w:val="20"/>
                  <w:lang w:val="en-US"/>
                </w:rPr>
                <w:t xml:space="preserve">Run 1 </w:t>
              </w:r>
            </w:ins>
          </w:p>
          <w:p w14:paraId="01208010" w14:textId="77777777" w:rsidR="00742033" w:rsidRPr="009902AB" w:rsidRDefault="00742033" w:rsidP="0071414C">
            <w:pPr>
              <w:keepNext/>
              <w:jc w:val="center"/>
              <w:rPr>
                <w:ins w:id="743" w:author="Munish K" w:date="2024-03-29T11:27:00Z"/>
                <w:rFonts w:eastAsia="Times New Roman"/>
                <w:color w:val="000000"/>
                <w:sz w:val="20"/>
                <w:szCs w:val="20"/>
                <w:lang w:val="en-US"/>
              </w:rPr>
            </w:pPr>
            <w:ins w:id="744" w:author="Munish K" w:date="2024-03-29T11:27:00Z">
              <w:r w:rsidRPr="009902AB">
                <w:rPr>
                  <w:rFonts w:eastAsia="Times New Roman"/>
                  <w:color w:val="000000"/>
                  <w:sz w:val="20"/>
                  <w:szCs w:val="20"/>
                  <w:lang w:val="en-US"/>
                </w:rPr>
                <w:t>(Base Case)</w:t>
              </w:r>
            </w:ins>
          </w:p>
        </w:tc>
        <w:tc>
          <w:tcPr>
            <w:tcW w:w="1493" w:type="dxa"/>
            <w:vAlign w:val="center"/>
          </w:tcPr>
          <w:p w14:paraId="56DD9D7C" w14:textId="77777777" w:rsidR="00742033" w:rsidRPr="009902AB" w:rsidRDefault="00742033" w:rsidP="0071414C">
            <w:pPr>
              <w:keepNext/>
              <w:jc w:val="center"/>
              <w:rPr>
                <w:ins w:id="745" w:author="Munish K" w:date="2024-03-29T11:27:00Z"/>
                <w:rFonts w:eastAsia="Times New Roman"/>
                <w:color w:val="000000"/>
                <w:sz w:val="20"/>
                <w:szCs w:val="20"/>
                <w:lang w:val="en-US"/>
              </w:rPr>
            </w:pPr>
            <w:ins w:id="746" w:author="Munish K" w:date="2024-03-29T11:27:00Z">
              <w:r w:rsidRPr="009902AB">
                <w:rPr>
                  <w:rFonts w:eastAsia="Times New Roman"/>
                  <w:color w:val="000000"/>
                  <w:sz w:val="20"/>
                  <w:szCs w:val="20"/>
                  <w:lang w:val="en-US"/>
                </w:rPr>
                <w:t>Run 2</w:t>
              </w:r>
            </w:ins>
          </w:p>
        </w:tc>
        <w:tc>
          <w:tcPr>
            <w:tcW w:w="1493" w:type="dxa"/>
            <w:vAlign w:val="center"/>
          </w:tcPr>
          <w:p w14:paraId="0EEF7651" w14:textId="77777777" w:rsidR="00742033" w:rsidRPr="009902AB" w:rsidRDefault="00742033" w:rsidP="0071414C">
            <w:pPr>
              <w:keepNext/>
              <w:jc w:val="center"/>
              <w:rPr>
                <w:ins w:id="747" w:author="Munish K" w:date="2024-03-29T11:27:00Z"/>
                <w:rFonts w:eastAsia="Times New Roman"/>
                <w:color w:val="000000"/>
                <w:sz w:val="20"/>
                <w:szCs w:val="20"/>
                <w:lang w:val="en-US"/>
              </w:rPr>
            </w:pPr>
            <w:ins w:id="748" w:author="Munish K" w:date="2024-03-29T11:27:00Z">
              <w:r w:rsidRPr="009902AB">
                <w:rPr>
                  <w:rFonts w:eastAsia="Times New Roman"/>
                  <w:color w:val="000000"/>
                  <w:sz w:val="20"/>
                  <w:szCs w:val="20"/>
                  <w:lang w:val="en-US"/>
                </w:rPr>
                <w:t>Run 3</w:t>
              </w:r>
            </w:ins>
          </w:p>
        </w:tc>
        <w:tc>
          <w:tcPr>
            <w:tcW w:w="1493" w:type="dxa"/>
            <w:vAlign w:val="center"/>
          </w:tcPr>
          <w:p w14:paraId="139ABF52" w14:textId="77777777" w:rsidR="00742033" w:rsidRPr="009902AB" w:rsidRDefault="00742033" w:rsidP="0071414C">
            <w:pPr>
              <w:keepNext/>
              <w:jc w:val="center"/>
              <w:rPr>
                <w:ins w:id="749" w:author="Munish K" w:date="2024-03-29T11:27:00Z"/>
                <w:rFonts w:eastAsia="Times New Roman"/>
                <w:color w:val="000000"/>
                <w:sz w:val="20"/>
                <w:szCs w:val="20"/>
                <w:lang w:val="en-US"/>
              </w:rPr>
            </w:pPr>
            <w:ins w:id="750" w:author="Munish K" w:date="2024-03-29T11:27:00Z">
              <w:r w:rsidRPr="009902AB">
                <w:rPr>
                  <w:rFonts w:eastAsia="Times New Roman"/>
                  <w:color w:val="000000"/>
                  <w:sz w:val="20"/>
                  <w:szCs w:val="20"/>
                  <w:lang w:val="en-US"/>
                </w:rPr>
                <w:t>Run 4</w:t>
              </w:r>
            </w:ins>
          </w:p>
        </w:tc>
        <w:tc>
          <w:tcPr>
            <w:tcW w:w="1493" w:type="dxa"/>
            <w:vAlign w:val="center"/>
          </w:tcPr>
          <w:p w14:paraId="32AA619D" w14:textId="77777777" w:rsidR="00742033" w:rsidRPr="009902AB" w:rsidRDefault="00742033" w:rsidP="0071414C">
            <w:pPr>
              <w:keepNext/>
              <w:jc w:val="center"/>
              <w:rPr>
                <w:ins w:id="751" w:author="Munish K" w:date="2024-03-29T11:27:00Z"/>
                <w:rFonts w:eastAsia="Times New Roman"/>
                <w:color w:val="000000"/>
                <w:sz w:val="20"/>
                <w:szCs w:val="20"/>
                <w:lang w:val="en-US"/>
              </w:rPr>
            </w:pPr>
            <w:ins w:id="752" w:author="Munish K" w:date="2024-03-29T11:27:00Z">
              <w:r w:rsidRPr="009902AB">
                <w:rPr>
                  <w:rFonts w:eastAsia="Times New Roman"/>
                  <w:color w:val="000000"/>
                  <w:sz w:val="20"/>
                  <w:szCs w:val="20"/>
                  <w:lang w:val="en-US"/>
                </w:rPr>
                <w:t>Run 5</w:t>
              </w:r>
            </w:ins>
          </w:p>
        </w:tc>
        <w:tc>
          <w:tcPr>
            <w:tcW w:w="1493" w:type="dxa"/>
            <w:vAlign w:val="center"/>
          </w:tcPr>
          <w:p w14:paraId="4D6FA00C" w14:textId="77777777" w:rsidR="00742033" w:rsidRPr="009902AB" w:rsidRDefault="00742033" w:rsidP="0071414C">
            <w:pPr>
              <w:keepNext/>
              <w:jc w:val="center"/>
              <w:rPr>
                <w:ins w:id="753" w:author="Munish K" w:date="2024-03-29T11:27:00Z"/>
                <w:rFonts w:eastAsia="Times New Roman"/>
                <w:color w:val="000000"/>
                <w:sz w:val="20"/>
                <w:szCs w:val="20"/>
                <w:lang w:val="en-US"/>
              </w:rPr>
            </w:pPr>
            <w:ins w:id="754" w:author="Munish K" w:date="2024-03-29T11:27:00Z">
              <w:r w:rsidRPr="009902AB">
                <w:rPr>
                  <w:rFonts w:eastAsia="Times New Roman"/>
                  <w:color w:val="000000"/>
                  <w:sz w:val="20"/>
                  <w:szCs w:val="20"/>
                  <w:lang w:val="en-US"/>
                </w:rPr>
                <w:t xml:space="preserve">Run 6 </w:t>
              </w:r>
            </w:ins>
          </w:p>
          <w:p w14:paraId="4E5BC84C" w14:textId="77777777" w:rsidR="00742033" w:rsidRPr="009902AB" w:rsidRDefault="00742033" w:rsidP="0071414C">
            <w:pPr>
              <w:keepNext/>
              <w:jc w:val="center"/>
              <w:rPr>
                <w:ins w:id="755" w:author="Munish K" w:date="2024-03-29T11:27:00Z"/>
                <w:rFonts w:eastAsia="Times New Roman"/>
                <w:color w:val="000000"/>
                <w:sz w:val="20"/>
                <w:szCs w:val="20"/>
                <w:lang w:val="en-US"/>
              </w:rPr>
            </w:pPr>
            <w:ins w:id="756" w:author="Munish K" w:date="2024-03-29T11:27:00Z">
              <w:r w:rsidRPr="009902AB">
                <w:rPr>
                  <w:rFonts w:eastAsia="Times New Roman"/>
                  <w:color w:val="000000"/>
                  <w:sz w:val="20"/>
                  <w:szCs w:val="20"/>
                  <w:lang w:val="en-US"/>
                </w:rPr>
                <w:t>(Final Model)</w:t>
              </w:r>
            </w:ins>
          </w:p>
        </w:tc>
      </w:tr>
      <w:tr w:rsidR="00742033" w:rsidRPr="009902AB" w14:paraId="603B600D" w14:textId="77777777" w:rsidTr="00742033">
        <w:tblPrEx>
          <w:tblW w:w="10686" w:type="dxa"/>
          <w:tblPrExChange w:id="757" w:author="Munish K" w:date="2024-03-29T11:28:00Z">
            <w:tblPrEx>
              <w:tblW w:w="10686" w:type="dxa"/>
            </w:tblPrEx>
          </w:tblPrExChange>
        </w:tblPrEx>
        <w:trPr>
          <w:ins w:id="758" w:author="Munish K" w:date="2024-03-29T11:27:00Z"/>
        </w:trPr>
        <w:tc>
          <w:tcPr>
            <w:tcW w:w="1728" w:type="dxa"/>
            <w:vAlign w:val="center"/>
            <w:tcPrChange w:id="759" w:author="Munish K" w:date="2024-03-29T11:28:00Z">
              <w:tcPr>
                <w:tcW w:w="1728" w:type="dxa"/>
                <w:tcBorders>
                  <w:top w:val="double" w:sz="4" w:space="0" w:color="auto"/>
                </w:tcBorders>
                <w:vAlign w:val="center"/>
              </w:tcPr>
            </w:tcPrChange>
          </w:tcPr>
          <w:p w14:paraId="790ACC60" w14:textId="77777777" w:rsidR="00742033" w:rsidRPr="009902AB" w:rsidRDefault="00742033" w:rsidP="0071414C">
            <w:pPr>
              <w:keepNext/>
              <w:jc w:val="center"/>
              <w:rPr>
                <w:ins w:id="760" w:author="Munish K" w:date="2024-03-29T11:27:00Z"/>
                <w:rFonts w:eastAsia="Times New Roman"/>
                <w:color w:val="000000"/>
                <w:sz w:val="20"/>
                <w:szCs w:val="20"/>
                <w:lang w:val="en-US"/>
              </w:rPr>
            </w:pPr>
            <w:ins w:id="761" w:author="Munish K" w:date="2024-03-29T11:27:00Z">
              <w:r w:rsidRPr="009902AB">
                <w:rPr>
                  <w:rFonts w:eastAsia="Times New Roman"/>
                  <w:color w:val="000000"/>
                  <w:sz w:val="20"/>
                  <w:szCs w:val="20"/>
                  <w:lang w:val="en-US"/>
                </w:rPr>
                <w:t>Test RMSE</w:t>
              </w:r>
            </w:ins>
          </w:p>
        </w:tc>
        <w:tc>
          <w:tcPr>
            <w:tcW w:w="1493" w:type="dxa"/>
            <w:vAlign w:val="center"/>
            <w:tcPrChange w:id="762" w:author="Munish K" w:date="2024-03-29T11:28:00Z">
              <w:tcPr>
                <w:tcW w:w="1493" w:type="dxa"/>
                <w:tcBorders>
                  <w:top w:val="double" w:sz="4" w:space="0" w:color="auto"/>
                </w:tcBorders>
                <w:vAlign w:val="center"/>
              </w:tcPr>
            </w:tcPrChange>
          </w:tcPr>
          <w:p w14:paraId="2E4F76C3" w14:textId="77777777" w:rsidR="00742033" w:rsidRPr="009902AB" w:rsidRDefault="00742033" w:rsidP="0071414C">
            <w:pPr>
              <w:keepNext/>
              <w:jc w:val="center"/>
              <w:rPr>
                <w:ins w:id="763" w:author="Munish K" w:date="2024-03-29T11:27:00Z"/>
                <w:rFonts w:eastAsia="Times New Roman"/>
                <w:color w:val="000000"/>
                <w:sz w:val="20"/>
                <w:szCs w:val="20"/>
                <w:lang w:val="en-US"/>
              </w:rPr>
            </w:pPr>
            <w:ins w:id="764" w:author="Munish K" w:date="2024-03-29T11:27:00Z">
              <w:r w:rsidRPr="009902AB">
                <w:rPr>
                  <w:rFonts w:eastAsia="Times New Roman"/>
                  <w:color w:val="000000"/>
                  <w:sz w:val="20"/>
                  <w:szCs w:val="20"/>
                  <w:lang w:val="en-US"/>
                </w:rPr>
                <w:t>5.54</w:t>
              </w:r>
            </w:ins>
          </w:p>
        </w:tc>
        <w:tc>
          <w:tcPr>
            <w:tcW w:w="1493" w:type="dxa"/>
            <w:vAlign w:val="center"/>
            <w:tcPrChange w:id="765" w:author="Munish K" w:date="2024-03-29T11:28:00Z">
              <w:tcPr>
                <w:tcW w:w="1493" w:type="dxa"/>
                <w:tcBorders>
                  <w:top w:val="double" w:sz="4" w:space="0" w:color="auto"/>
                </w:tcBorders>
                <w:vAlign w:val="center"/>
              </w:tcPr>
            </w:tcPrChange>
          </w:tcPr>
          <w:p w14:paraId="398BE24B" w14:textId="77777777" w:rsidR="00742033" w:rsidRPr="009902AB" w:rsidRDefault="00742033" w:rsidP="0071414C">
            <w:pPr>
              <w:keepNext/>
              <w:jc w:val="center"/>
              <w:rPr>
                <w:ins w:id="766" w:author="Munish K" w:date="2024-03-29T11:27:00Z"/>
                <w:rFonts w:eastAsia="Times New Roman"/>
                <w:color w:val="000000"/>
                <w:sz w:val="20"/>
                <w:szCs w:val="20"/>
                <w:lang w:val="en-US"/>
              </w:rPr>
            </w:pPr>
            <w:ins w:id="767" w:author="Munish K" w:date="2024-03-29T11:27:00Z">
              <w:r w:rsidRPr="009902AB">
                <w:rPr>
                  <w:rFonts w:eastAsia="Times New Roman"/>
                  <w:color w:val="000000"/>
                  <w:sz w:val="20"/>
                  <w:szCs w:val="20"/>
                  <w:lang w:val="en-US"/>
                </w:rPr>
                <w:t>2.65</w:t>
              </w:r>
            </w:ins>
          </w:p>
        </w:tc>
        <w:tc>
          <w:tcPr>
            <w:tcW w:w="1493" w:type="dxa"/>
            <w:vAlign w:val="center"/>
            <w:tcPrChange w:id="768" w:author="Munish K" w:date="2024-03-29T11:28:00Z">
              <w:tcPr>
                <w:tcW w:w="1493" w:type="dxa"/>
                <w:tcBorders>
                  <w:top w:val="double" w:sz="4" w:space="0" w:color="auto"/>
                </w:tcBorders>
                <w:vAlign w:val="center"/>
              </w:tcPr>
            </w:tcPrChange>
          </w:tcPr>
          <w:p w14:paraId="46752DB7" w14:textId="77777777" w:rsidR="00742033" w:rsidRPr="009902AB" w:rsidRDefault="00742033" w:rsidP="0071414C">
            <w:pPr>
              <w:keepNext/>
              <w:jc w:val="center"/>
              <w:rPr>
                <w:ins w:id="769" w:author="Munish K" w:date="2024-03-29T11:27:00Z"/>
                <w:rFonts w:eastAsia="Times New Roman"/>
                <w:color w:val="000000"/>
                <w:sz w:val="20"/>
                <w:szCs w:val="20"/>
                <w:lang w:val="en-US"/>
              </w:rPr>
            </w:pPr>
            <w:ins w:id="770" w:author="Munish K" w:date="2024-03-29T11:27:00Z">
              <w:r w:rsidRPr="009902AB">
                <w:rPr>
                  <w:rFonts w:eastAsia="Times New Roman"/>
                  <w:color w:val="000000"/>
                  <w:sz w:val="20"/>
                  <w:szCs w:val="20"/>
                  <w:lang w:val="en-US"/>
                </w:rPr>
                <w:t>1.82</w:t>
              </w:r>
            </w:ins>
          </w:p>
        </w:tc>
        <w:tc>
          <w:tcPr>
            <w:tcW w:w="1493" w:type="dxa"/>
            <w:vAlign w:val="center"/>
            <w:tcPrChange w:id="771" w:author="Munish K" w:date="2024-03-29T11:28:00Z">
              <w:tcPr>
                <w:tcW w:w="1493" w:type="dxa"/>
                <w:tcBorders>
                  <w:top w:val="double" w:sz="4" w:space="0" w:color="auto"/>
                </w:tcBorders>
                <w:vAlign w:val="center"/>
              </w:tcPr>
            </w:tcPrChange>
          </w:tcPr>
          <w:p w14:paraId="1867907D" w14:textId="77777777" w:rsidR="00742033" w:rsidRPr="009902AB" w:rsidRDefault="00742033" w:rsidP="0071414C">
            <w:pPr>
              <w:keepNext/>
              <w:jc w:val="center"/>
              <w:rPr>
                <w:ins w:id="772" w:author="Munish K" w:date="2024-03-29T11:27:00Z"/>
                <w:rFonts w:eastAsia="Times New Roman"/>
                <w:color w:val="000000"/>
                <w:sz w:val="20"/>
                <w:szCs w:val="20"/>
                <w:lang w:val="en-US"/>
              </w:rPr>
            </w:pPr>
            <w:ins w:id="773" w:author="Munish K" w:date="2024-03-29T11:27:00Z">
              <w:r w:rsidRPr="009902AB">
                <w:rPr>
                  <w:rFonts w:eastAsia="Times New Roman"/>
                  <w:color w:val="000000"/>
                  <w:sz w:val="20"/>
                  <w:szCs w:val="20"/>
                  <w:lang w:val="en-US"/>
                </w:rPr>
                <w:t>1.98</w:t>
              </w:r>
            </w:ins>
          </w:p>
        </w:tc>
        <w:tc>
          <w:tcPr>
            <w:tcW w:w="1493" w:type="dxa"/>
            <w:vAlign w:val="center"/>
            <w:tcPrChange w:id="774" w:author="Munish K" w:date="2024-03-29T11:28:00Z">
              <w:tcPr>
                <w:tcW w:w="1493" w:type="dxa"/>
                <w:tcBorders>
                  <w:top w:val="double" w:sz="4" w:space="0" w:color="auto"/>
                </w:tcBorders>
                <w:vAlign w:val="center"/>
              </w:tcPr>
            </w:tcPrChange>
          </w:tcPr>
          <w:p w14:paraId="581EB811" w14:textId="77777777" w:rsidR="00742033" w:rsidRPr="009902AB" w:rsidRDefault="00742033" w:rsidP="0071414C">
            <w:pPr>
              <w:keepNext/>
              <w:jc w:val="center"/>
              <w:rPr>
                <w:ins w:id="775" w:author="Munish K" w:date="2024-03-29T11:27:00Z"/>
                <w:rFonts w:eastAsia="Times New Roman"/>
                <w:color w:val="000000"/>
                <w:sz w:val="20"/>
                <w:szCs w:val="20"/>
                <w:lang w:val="en-US"/>
              </w:rPr>
            </w:pPr>
            <w:ins w:id="776" w:author="Munish K" w:date="2024-03-29T11:27:00Z">
              <w:r w:rsidRPr="009902AB">
                <w:rPr>
                  <w:rFonts w:eastAsia="Times New Roman"/>
                  <w:color w:val="000000"/>
                  <w:sz w:val="20"/>
                  <w:szCs w:val="20"/>
                  <w:lang w:val="en-US"/>
                </w:rPr>
                <w:t>1.50</w:t>
              </w:r>
            </w:ins>
          </w:p>
        </w:tc>
        <w:tc>
          <w:tcPr>
            <w:tcW w:w="1493" w:type="dxa"/>
            <w:vAlign w:val="center"/>
            <w:tcPrChange w:id="777" w:author="Munish K" w:date="2024-03-29T11:28:00Z">
              <w:tcPr>
                <w:tcW w:w="1493" w:type="dxa"/>
                <w:tcBorders>
                  <w:top w:val="double" w:sz="4" w:space="0" w:color="auto"/>
                </w:tcBorders>
                <w:vAlign w:val="center"/>
              </w:tcPr>
            </w:tcPrChange>
          </w:tcPr>
          <w:p w14:paraId="2D8847E8" w14:textId="77777777" w:rsidR="00742033" w:rsidRPr="009902AB" w:rsidRDefault="00742033" w:rsidP="0071414C">
            <w:pPr>
              <w:keepNext/>
              <w:jc w:val="center"/>
              <w:rPr>
                <w:ins w:id="778" w:author="Munish K" w:date="2024-03-29T11:27:00Z"/>
                <w:rFonts w:eastAsia="Times New Roman"/>
                <w:color w:val="000000"/>
                <w:sz w:val="20"/>
                <w:szCs w:val="20"/>
                <w:lang w:val="en-US"/>
              </w:rPr>
            </w:pPr>
            <w:ins w:id="779" w:author="Munish K" w:date="2024-03-29T11:27:00Z">
              <w:r w:rsidRPr="009902AB">
                <w:rPr>
                  <w:rFonts w:eastAsia="Times New Roman"/>
                  <w:color w:val="000000"/>
                  <w:sz w:val="20"/>
                  <w:szCs w:val="20"/>
                  <w:lang w:val="en-US"/>
                </w:rPr>
                <w:t>1.31</w:t>
              </w:r>
            </w:ins>
          </w:p>
        </w:tc>
      </w:tr>
      <w:tr w:rsidR="00742033" w:rsidRPr="009902AB" w14:paraId="5CF86B75" w14:textId="77777777" w:rsidTr="0071414C">
        <w:trPr>
          <w:ins w:id="780" w:author="Munish K" w:date="2024-03-29T11:27:00Z"/>
        </w:trPr>
        <w:tc>
          <w:tcPr>
            <w:tcW w:w="1728" w:type="dxa"/>
            <w:vAlign w:val="center"/>
          </w:tcPr>
          <w:p w14:paraId="60E0CB95" w14:textId="77777777" w:rsidR="00742033" w:rsidRPr="009902AB" w:rsidRDefault="00742033" w:rsidP="0071414C">
            <w:pPr>
              <w:keepNext/>
              <w:jc w:val="center"/>
              <w:rPr>
                <w:ins w:id="781" w:author="Munish K" w:date="2024-03-29T11:27:00Z"/>
                <w:rFonts w:eastAsia="Times New Roman"/>
                <w:color w:val="000000"/>
                <w:sz w:val="20"/>
                <w:szCs w:val="20"/>
                <w:lang w:val="en-US"/>
              </w:rPr>
            </w:pPr>
            <w:ins w:id="782" w:author="Munish K" w:date="2024-03-29T11:27:00Z">
              <w:r w:rsidRPr="009902AB">
                <w:rPr>
                  <w:rFonts w:eastAsia="Times New Roman"/>
                  <w:color w:val="000000"/>
                  <w:sz w:val="20"/>
                  <w:szCs w:val="20"/>
                  <w:lang w:val="en-US"/>
                </w:rPr>
                <w:t>Val RMSE</w:t>
              </w:r>
            </w:ins>
          </w:p>
        </w:tc>
        <w:tc>
          <w:tcPr>
            <w:tcW w:w="1493" w:type="dxa"/>
            <w:vAlign w:val="center"/>
          </w:tcPr>
          <w:p w14:paraId="2AEEEC72" w14:textId="77777777" w:rsidR="00742033" w:rsidRPr="009902AB" w:rsidRDefault="00742033" w:rsidP="0071414C">
            <w:pPr>
              <w:keepNext/>
              <w:jc w:val="center"/>
              <w:rPr>
                <w:ins w:id="783" w:author="Munish K" w:date="2024-03-29T11:27:00Z"/>
                <w:rFonts w:eastAsia="Times New Roman"/>
                <w:color w:val="000000"/>
                <w:sz w:val="20"/>
                <w:szCs w:val="20"/>
                <w:lang w:val="en-US"/>
              </w:rPr>
            </w:pPr>
            <w:ins w:id="784" w:author="Munish K" w:date="2024-03-29T11:27:00Z">
              <w:r w:rsidRPr="009902AB">
                <w:rPr>
                  <w:rFonts w:eastAsia="Times New Roman"/>
                  <w:color w:val="000000"/>
                  <w:sz w:val="20"/>
                  <w:szCs w:val="20"/>
                  <w:lang w:val="en-US"/>
                </w:rPr>
                <w:t>NA</w:t>
              </w:r>
            </w:ins>
          </w:p>
        </w:tc>
        <w:tc>
          <w:tcPr>
            <w:tcW w:w="1493" w:type="dxa"/>
            <w:vAlign w:val="center"/>
          </w:tcPr>
          <w:p w14:paraId="2AF198AC" w14:textId="77777777" w:rsidR="00742033" w:rsidRPr="009902AB" w:rsidRDefault="00742033" w:rsidP="0071414C">
            <w:pPr>
              <w:keepNext/>
              <w:jc w:val="center"/>
              <w:rPr>
                <w:ins w:id="785" w:author="Munish K" w:date="2024-03-29T11:27:00Z"/>
                <w:rFonts w:eastAsia="Times New Roman"/>
                <w:color w:val="000000"/>
                <w:sz w:val="20"/>
                <w:szCs w:val="20"/>
                <w:lang w:val="en-US"/>
              </w:rPr>
            </w:pPr>
            <w:ins w:id="786" w:author="Munish K" w:date="2024-03-29T11:27:00Z">
              <w:r w:rsidRPr="009902AB">
                <w:rPr>
                  <w:rFonts w:eastAsia="Times New Roman"/>
                  <w:color w:val="000000"/>
                  <w:sz w:val="20"/>
                  <w:szCs w:val="20"/>
                  <w:lang w:val="en-US"/>
                </w:rPr>
                <w:t>1.75</w:t>
              </w:r>
            </w:ins>
          </w:p>
        </w:tc>
        <w:tc>
          <w:tcPr>
            <w:tcW w:w="1493" w:type="dxa"/>
            <w:vAlign w:val="center"/>
          </w:tcPr>
          <w:p w14:paraId="117ACE5C" w14:textId="77777777" w:rsidR="00742033" w:rsidRPr="009902AB" w:rsidRDefault="00742033" w:rsidP="0071414C">
            <w:pPr>
              <w:keepNext/>
              <w:jc w:val="center"/>
              <w:rPr>
                <w:ins w:id="787" w:author="Munish K" w:date="2024-03-29T11:27:00Z"/>
                <w:rFonts w:eastAsia="Times New Roman"/>
                <w:color w:val="000000"/>
                <w:sz w:val="20"/>
                <w:szCs w:val="20"/>
                <w:lang w:val="en-US"/>
              </w:rPr>
            </w:pPr>
            <w:ins w:id="788" w:author="Munish K" w:date="2024-03-29T11:27:00Z">
              <w:r w:rsidRPr="009902AB">
                <w:rPr>
                  <w:rFonts w:eastAsia="Times New Roman"/>
                  <w:color w:val="000000"/>
                  <w:sz w:val="20"/>
                  <w:szCs w:val="20"/>
                  <w:lang w:val="en-US"/>
                </w:rPr>
                <w:t>2.20</w:t>
              </w:r>
            </w:ins>
          </w:p>
        </w:tc>
        <w:tc>
          <w:tcPr>
            <w:tcW w:w="1493" w:type="dxa"/>
            <w:vAlign w:val="center"/>
          </w:tcPr>
          <w:p w14:paraId="2F4B6B07" w14:textId="77777777" w:rsidR="00742033" w:rsidRPr="009902AB" w:rsidRDefault="00742033" w:rsidP="0071414C">
            <w:pPr>
              <w:keepNext/>
              <w:jc w:val="center"/>
              <w:rPr>
                <w:ins w:id="789" w:author="Munish K" w:date="2024-03-29T11:27:00Z"/>
                <w:rFonts w:eastAsia="Times New Roman"/>
                <w:color w:val="000000"/>
                <w:sz w:val="20"/>
                <w:szCs w:val="20"/>
                <w:lang w:val="en-US"/>
              </w:rPr>
            </w:pPr>
            <w:ins w:id="790" w:author="Munish K" w:date="2024-03-29T11:27:00Z">
              <w:r w:rsidRPr="009902AB">
                <w:rPr>
                  <w:rFonts w:eastAsia="Times New Roman"/>
                  <w:color w:val="000000"/>
                  <w:sz w:val="20"/>
                  <w:szCs w:val="20"/>
                  <w:lang w:val="en-US"/>
                </w:rPr>
                <w:t>1.90</w:t>
              </w:r>
            </w:ins>
          </w:p>
        </w:tc>
        <w:tc>
          <w:tcPr>
            <w:tcW w:w="1493" w:type="dxa"/>
            <w:vAlign w:val="center"/>
          </w:tcPr>
          <w:p w14:paraId="7B55A995" w14:textId="77777777" w:rsidR="00742033" w:rsidRPr="009902AB" w:rsidRDefault="00742033" w:rsidP="0071414C">
            <w:pPr>
              <w:keepNext/>
              <w:jc w:val="center"/>
              <w:rPr>
                <w:ins w:id="791" w:author="Munish K" w:date="2024-03-29T11:27:00Z"/>
                <w:rFonts w:eastAsia="Times New Roman"/>
                <w:color w:val="000000"/>
                <w:sz w:val="20"/>
                <w:szCs w:val="20"/>
                <w:lang w:val="en-US"/>
              </w:rPr>
            </w:pPr>
            <w:ins w:id="792" w:author="Munish K" w:date="2024-03-29T11:27:00Z">
              <w:r w:rsidRPr="009902AB">
                <w:rPr>
                  <w:rFonts w:eastAsia="Times New Roman"/>
                  <w:color w:val="000000"/>
                  <w:sz w:val="20"/>
                  <w:szCs w:val="20"/>
                  <w:lang w:val="en-US"/>
                </w:rPr>
                <w:t>2.01</w:t>
              </w:r>
            </w:ins>
          </w:p>
        </w:tc>
        <w:tc>
          <w:tcPr>
            <w:tcW w:w="1493" w:type="dxa"/>
            <w:vAlign w:val="center"/>
          </w:tcPr>
          <w:p w14:paraId="2057A241" w14:textId="77777777" w:rsidR="00742033" w:rsidRPr="009902AB" w:rsidRDefault="00742033" w:rsidP="0071414C">
            <w:pPr>
              <w:keepNext/>
              <w:jc w:val="center"/>
              <w:rPr>
                <w:ins w:id="793" w:author="Munish K" w:date="2024-03-29T11:27:00Z"/>
                <w:rFonts w:eastAsia="Times New Roman"/>
                <w:color w:val="000000"/>
                <w:sz w:val="20"/>
                <w:szCs w:val="20"/>
                <w:lang w:val="en-US"/>
              </w:rPr>
            </w:pPr>
            <w:ins w:id="794" w:author="Munish K" w:date="2024-03-29T11:27:00Z">
              <w:r w:rsidRPr="009902AB">
                <w:rPr>
                  <w:rFonts w:eastAsia="Times New Roman"/>
                  <w:color w:val="000000"/>
                  <w:sz w:val="20"/>
                  <w:szCs w:val="20"/>
                  <w:lang w:val="en-US"/>
                </w:rPr>
                <w:t>1.73</w:t>
              </w:r>
            </w:ins>
          </w:p>
        </w:tc>
      </w:tr>
      <w:tr w:rsidR="00742033" w:rsidRPr="009902AB" w14:paraId="66502E8D" w14:textId="77777777" w:rsidTr="0071414C">
        <w:trPr>
          <w:ins w:id="795" w:author="Munish K" w:date="2024-03-29T11:27:00Z"/>
        </w:trPr>
        <w:tc>
          <w:tcPr>
            <w:tcW w:w="1728" w:type="dxa"/>
            <w:vAlign w:val="center"/>
          </w:tcPr>
          <w:p w14:paraId="413F4B29" w14:textId="77777777" w:rsidR="00742033" w:rsidRPr="009902AB" w:rsidRDefault="00742033" w:rsidP="0071414C">
            <w:pPr>
              <w:keepNext/>
              <w:jc w:val="center"/>
              <w:rPr>
                <w:ins w:id="796" w:author="Munish K" w:date="2024-03-29T11:27:00Z"/>
                <w:rFonts w:eastAsia="Times New Roman"/>
                <w:color w:val="000000"/>
                <w:sz w:val="20"/>
                <w:szCs w:val="20"/>
                <w:lang w:val="en-US"/>
              </w:rPr>
            </w:pPr>
            <w:ins w:id="797" w:author="Munish K" w:date="2024-03-29T11:27:00Z">
              <w:r w:rsidRPr="009902AB">
                <w:rPr>
                  <w:rFonts w:eastAsia="Times New Roman"/>
                  <w:color w:val="000000"/>
                  <w:sz w:val="20"/>
                  <w:szCs w:val="20"/>
                  <w:lang w:val="en-US"/>
                </w:rPr>
                <w:t>Val R2</w:t>
              </w:r>
            </w:ins>
          </w:p>
        </w:tc>
        <w:tc>
          <w:tcPr>
            <w:tcW w:w="1493" w:type="dxa"/>
            <w:vAlign w:val="center"/>
          </w:tcPr>
          <w:p w14:paraId="34332DB3" w14:textId="77777777" w:rsidR="00742033" w:rsidRPr="009902AB" w:rsidRDefault="00742033" w:rsidP="0071414C">
            <w:pPr>
              <w:keepNext/>
              <w:jc w:val="center"/>
              <w:rPr>
                <w:ins w:id="798" w:author="Munish K" w:date="2024-03-29T11:27:00Z"/>
                <w:rFonts w:eastAsia="Times New Roman"/>
                <w:color w:val="000000"/>
                <w:sz w:val="20"/>
                <w:szCs w:val="20"/>
                <w:lang w:val="en-US"/>
              </w:rPr>
            </w:pPr>
            <w:ins w:id="799" w:author="Munish K" w:date="2024-03-29T11:27:00Z">
              <w:r w:rsidRPr="009902AB">
                <w:rPr>
                  <w:rFonts w:eastAsia="Times New Roman"/>
                  <w:color w:val="000000"/>
                  <w:sz w:val="20"/>
                  <w:szCs w:val="20"/>
                  <w:lang w:val="en-US"/>
                </w:rPr>
                <w:t>NA</w:t>
              </w:r>
            </w:ins>
          </w:p>
        </w:tc>
        <w:tc>
          <w:tcPr>
            <w:tcW w:w="1493" w:type="dxa"/>
            <w:vAlign w:val="center"/>
          </w:tcPr>
          <w:p w14:paraId="2A6D02A5" w14:textId="77777777" w:rsidR="00742033" w:rsidRPr="009902AB" w:rsidRDefault="00742033" w:rsidP="0071414C">
            <w:pPr>
              <w:keepNext/>
              <w:jc w:val="center"/>
              <w:rPr>
                <w:ins w:id="800" w:author="Munish K" w:date="2024-03-29T11:27:00Z"/>
                <w:rFonts w:eastAsia="Times New Roman"/>
                <w:color w:val="000000"/>
                <w:sz w:val="20"/>
                <w:szCs w:val="20"/>
                <w:lang w:val="en-US"/>
              </w:rPr>
            </w:pPr>
            <w:ins w:id="801" w:author="Munish K" w:date="2024-03-29T11:27:00Z">
              <w:r w:rsidRPr="009902AB">
                <w:rPr>
                  <w:rFonts w:eastAsia="Times New Roman"/>
                  <w:color w:val="000000"/>
                  <w:sz w:val="20"/>
                  <w:szCs w:val="20"/>
                  <w:lang w:val="en-US"/>
                </w:rPr>
                <w:t>0.73</w:t>
              </w:r>
            </w:ins>
          </w:p>
        </w:tc>
        <w:tc>
          <w:tcPr>
            <w:tcW w:w="1493" w:type="dxa"/>
            <w:vAlign w:val="center"/>
          </w:tcPr>
          <w:p w14:paraId="330B4CE2" w14:textId="77777777" w:rsidR="00742033" w:rsidRPr="009902AB" w:rsidRDefault="00742033" w:rsidP="0071414C">
            <w:pPr>
              <w:keepNext/>
              <w:jc w:val="center"/>
              <w:rPr>
                <w:ins w:id="802" w:author="Munish K" w:date="2024-03-29T11:27:00Z"/>
                <w:rFonts w:eastAsia="Times New Roman"/>
                <w:color w:val="000000"/>
                <w:sz w:val="20"/>
                <w:szCs w:val="20"/>
                <w:lang w:val="en-US"/>
              </w:rPr>
            </w:pPr>
            <w:ins w:id="803" w:author="Munish K" w:date="2024-03-29T11:27:00Z">
              <w:r w:rsidRPr="009902AB">
                <w:rPr>
                  <w:rFonts w:eastAsia="Times New Roman"/>
                  <w:color w:val="000000"/>
                  <w:sz w:val="20"/>
                  <w:szCs w:val="20"/>
                  <w:lang w:val="en-US"/>
                </w:rPr>
                <w:t>0.63</w:t>
              </w:r>
            </w:ins>
          </w:p>
        </w:tc>
        <w:tc>
          <w:tcPr>
            <w:tcW w:w="1493" w:type="dxa"/>
            <w:vAlign w:val="center"/>
          </w:tcPr>
          <w:p w14:paraId="539144E1" w14:textId="77777777" w:rsidR="00742033" w:rsidRPr="009902AB" w:rsidRDefault="00742033" w:rsidP="0071414C">
            <w:pPr>
              <w:keepNext/>
              <w:jc w:val="center"/>
              <w:rPr>
                <w:ins w:id="804" w:author="Munish K" w:date="2024-03-29T11:27:00Z"/>
                <w:rFonts w:eastAsia="Times New Roman"/>
                <w:color w:val="000000"/>
                <w:sz w:val="20"/>
                <w:szCs w:val="20"/>
                <w:lang w:val="en-US"/>
              </w:rPr>
            </w:pPr>
            <w:ins w:id="805" w:author="Munish K" w:date="2024-03-29T11:27:00Z">
              <w:r w:rsidRPr="009902AB">
                <w:rPr>
                  <w:rFonts w:eastAsia="Times New Roman"/>
                  <w:color w:val="000000"/>
                  <w:sz w:val="20"/>
                  <w:szCs w:val="20"/>
                  <w:lang w:val="en-US"/>
                </w:rPr>
                <w:t>0.72</w:t>
              </w:r>
            </w:ins>
          </w:p>
        </w:tc>
        <w:tc>
          <w:tcPr>
            <w:tcW w:w="1493" w:type="dxa"/>
            <w:vAlign w:val="center"/>
          </w:tcPr>
          <w:p w14:paraId="070C5039" w14:textId="77777777" w:rsidR="00742033" w:rsidRPr="009902AB" w:rsidRDefault="00742033" w:rsidP="0071414C">
            <w:pPr>
              <w:keepNext/>
              <w:jc w:val="center"/>
              <w:rPr>
                <w:ins w:id="806" w:author="Munish K" w:date="2024-03-29T11:27:00Z"/>
                <w:rFonts w:eastAsia="Times New Roman"/>
                <w:color w:val="000000"/>
                <w:sz w:val="20"/>
                <w:szCs w:val="20"/>
                <w:lang w:val="en-US"/>
              </w:rPr>
            </w:pPr>
            <w:ins w:id="807" w:author="Munish K" w:date="2024-03-29T11:27:00Z">
              <w:r w:rsidRPr="009902AB">
                <w:rPr>
                  <w:rFonts w:eastAsia="Times New Roman"/>
                  <w:color w:val="000000"/>
                  <w:sz w:val="20"/>
                  <w:szCs w:val="20"/>
                  <w:lang w:val="en-US"/>
                </w:rPr>
                <w:t>0.69</w:t>
              </w:r>
            </w:ins>
          </w:p>
        </w:tc>
        <w:tc>
          <w:tcPr>
            <w:tcW w:w="1493" w:type="dxa"/>
            <w:vAlign w:val="center"/>
          </w:tcPr>
          <w:p w14:paraId="7E6E3E12" w14:textId="77777777" w:rsidR="00742033" w:rsidRPr="009902AB" w:rsidRDefault="00742033" w:rsidP="0071414C">
            <w:pPr>
              <w:keepNext/>
              <w:jc w:val="center"/>
              <w:rPr>
                <w:ins w:id="808" w:author="Munish K" w:date="2024-03-29T11:27:00Z"/>
                <w:rFonts w:eastAsia="Times New Roman"/>
                <w:color w:val="000000"/>
                <w:sz w:val="20"/>
                <w:szCs w:val="20"/>
                <w:lang w:val="en-US"/>
              </w:rPr>
            </w:pPr>
            <w:ins w:id="809" w:author="Munish K" w:date="2024-03-29T11:27:00Z">
              <w:r w:rsidRPr="009902AB">
                <w:rPr>
                  <w:rFonts w:eastAsia="Times New Roman"/>
                  <w:color w:val="000000"/>
                  <w:sz w:val="20"/>
                  <w:szCs w:val="20"/>
                  <w:lang w:val="en-US"/>
                </w:rPr>
                <w:t>0.77</w:t>
              </w:r>
            </w:ins>
          </w:p>
        </w:tc>
      </w:tr>
    </w:tbl>
    <w:p w14:paraId="01588984" w14:textId="77777777" w:rsidR="00742033" w:rsidRDefault="00742033" w:rsidP="009C7DD6">
      <w:pPr>
        <w:pStyle w:val="para1"/>
        <w:spacing w:line="480" w:lineRule="auto"/>
        <w:ind w:firstLine="0"/>
        <w:rPr>
          <w:i/>
          <w:u w:val="single"/>
          <w:lang w:val="en-AU"/>
        </w:rPr>
      </w:pPr>
    </w:p>
    <w:p w14:paraId="77E94D78" w14:textId="286F681D" w:rsidR="00A60759" w:rsidRDefault="003943B5" w:rsidP="009C7DD6">
      <w:pPr>
        <w:pStyle w:val="para1"/>
        <w:spacing w:line="480" w:lineRule="auto"/>
        <w:ind w:firstLine="0"/>
        <w:rPr>
          <w:i/>
          <w:u w:val="single"/>
          <w:lang w:val="en-AU"/>
        </w:rPr>
      </w:pPr>
      <w:r>
        <w:rPr>
          <w:i/>
          <w:u w:val="single"/>
          <w:lang w:val="en-AU"/>
        </w:rPr>
        <w:t>Randomness</w:t>
      </w:r>
    </w:p>
    <w:p w14:paraId="48E57451" w14:textId="36C50155" w:rsidR="00287224" w:rsidRDefault="00287224" w:rsidP="009C7DD6">
      <w:pPr>
        <w:ind w:firstLine="284"/>
      </w:pPr>
      <w:r>
        <w:lastRenderedPageBreak/>
        <w:t>NN themselves are not inherently stochastic, as they follow deterministic mathematical operations, and the inputs, weights, and biases are all fixed values during inference.</w:t>
      </w:r>
      <w:r w:rsidR="001A03A8">
        <w:t xml:space="preserve"> However, the </w:t>
      </w:r>
      <w:r w:rsidR="001A03A8" w:rsidRPr="001A03A8">
        <w:t xml:space="preserve">stochastic nature of the </w:t>
      </w:r>
      <w:r w:rsidR="001A03A8">
        <w:t xml:space="preserve">NN </w:t>
      </w:r>
      <w:r w:rsidR="001A03A8" w:rsidRPr="001A03A8">
        <w:t>model</w:t>
      </w:r>
      <w:r w:rsidR="001A03A8">
        <w:t xml:space="preserve"> becomes apparent when seed values are varied; different seed values result in different results.</w:t>
      </w:r>
    </w:p>
    <w:p w14:paraId="3ED0DDC4" w14:textId="6DD87168" w:rsidR="001A03A8" w:rsidRDefault="001A03A8" w:rsidP="009C7DD6">
      <w:pPr>
        <w:ind w:firstLine="284"/>
      </w:pPr>
    </w:p>
    <w:p w14:paraId="72898DBE" w14:textId="6B377419" w:rsidR="00287224" w:rsidRDefault="001A03A8" w:rsidP="009C7DD6">
      <w:pPr>
        <w:ind w:firstLine="284"/>
      </w:pPr>
      <w:r>
        <w:t xml:space="preserve">Our next test for the generality of the model involved running various seed values (we utilised 10 different values) and determining if both high and low amplitude delta values could be predicted. </w:t>
      </w:r>
      <w:del w:id="810" w:author="Munish K" w:date="2024-03-29T11:43:00Z">
        <w:r w:rsidDel="004B3513">
          <w:delText xml:space="preserve">Six </w:delText>
        </w:r>
      </w:del>
      <w:ins w:id="811" w:author="Munish K" w:date="2024-03-29T11:43:00Z">
        <w:r w:rsidR="004B3513">
          <w:t xml:space="preserve">Seven </w:t>
        </w:r>
      </w:ins>
      <w:r w:rsidR="00287224">
        <w:t xml:space="preserve">selected </w:t>
      </w:r>
      <w:r w:rsidR="00AA5E59">
        <w:t>results are</w:t>
      </w:r>
      <w:r w:rsidR="00287224">
        <w:t xml:space="preserve"> displayed </w:t>
      </w:r>
      <w:r w:rsidR="009F3148">
        <w:t xml:space="preserve">in </w:t>
      </w:r>
      <w:r w:rsidR="00201540">
        <w:fldChar w:fldCharType="begin"/>
      </w:r>
      <w:r w:rsidR="00201540">
        <w:instrText xml:space="preserve"> REF _Ref140321672 \h </w:instrText>
      </w:r>
      <w:r w:rsidR="00E43718">
        <w:instrText xml:space="preserve"> \* MERGEFORMAT </w:instrText>
      </w:r>
      <w:r w:rsidR="00201540">
        <w:fldChar w:fldCharType="separate"/>
      </w:r>
      <w:ins w:id="812" w:author="Munish K" w:date="2024-03-29T11:28:00Z">
        <w:r w:rsidR="00742033" w:rsidRPr="00742033">
          <w:rPr>
            <w:rPrChange w:id="813" w:author="Munish K" w:date="2024-03-29T11:28:00Z">
              <w:rPr>
                <w:lang w:val="en-AU"/>
              </w:rPr>
            </w:rPrChange>
          </w:rPr>
          <w:t xml:space="preserve">Table </w:t>
        </w:r>
        <w:r w:rsidR="00742033" w:rsidRPr="00742033">
          <w:rPr>
            <w:rPrChange w:id="814" w:author="Munish K" w:date="2024-03-29T11:28:00Z">
              <w:rPr>
                <w:noProof/>
                <w:lang w:val="en-AU"/>
              </w:rPr>
            </w:rPrChange>
          </w:rPr>
          <w:t>6</w:t>
        </w:r>
      </w:ins>
      <w:del w:id="815" w:author="Munish K" w:date="2024-03-28T23:08:00Z">
        <w:r w:rsidR="0028213D" w:rsidRPr="0028213D" w:rsidDel="00113AC7">
          <w:delText>Table 5</w:delText>
        </w:r>
      </w:del>
      <w:r w:rsidR="00201540">
        <w:fldChar w:fldCharType="end"/>
      </w:r>
      <w:r w:rsidR="00287224">
        <w:t xml:space="preserve"> </w:t>
      </w:r>
      <w:r>
        <w:t>while</w:t>
      </w:r>
      <w:r w:rsidR="0039723F">
        <w:t xml:space="preserve"> </w:t>
      </w:r>
      <w:r w:rsidR="0039723F">
        <w:fldChar w:fldCharType="begin"/>
      </w:r>
      <w:r w:rsidR="0039723F">
        <w:instrText xml:space="preserve"> REF _Ref140321757 \h </w:instrText>
      </w:r>
      <w:r w:rsidR="00E43718">
        <w:instrText xml:space="preserve"> \* MERGEFORMAT </w:instrText>
      </w:r>
      <w:r w:rsidR="0039723F">
        <w:fldChar w:fldCharType="separate"/>
      </w:r>
      <w:ins w:id="816" w:author="Munish K" w:date="2024-03-29T11:28:00Z">
        <w:r w:rsidR="00742033" w:rsidRPr="00742033">
          <w:rPr>
            <w:rPrChange w:id="817" w:author="Munish K" w:date="2024-03-29T11:28:00Z">
              <w:rPr>
                <w:lang w:val="en-AU"/>
              </w:rPr>
            </w:rPrChange>
          </w:rPr>
          <w:t xml:space="preserve">Figure </w:t>
        </w:r>
        <w:r w:rsidR="00742033" w:rsidRPr="00742033">
          <w:rPr>
            <w:rPrChange w:id="818" w:author="Munish K" w:date="2024-03-29T11:28:00Z">
              <w:rPr>
                <w:noProof/>
                <w:lang w:val="en-AU"/>
              </w:rPr>
            </w:rPrChange>
          </w:rPr>
          <w:t>7</w:t>
        </w:r>
      </w:ins>
      <w:del w:id="819" w:author="Munish K" w:date="2024-03-28T23:08:00Z">
        <w:r w:rsidR="0028213D" w:rsidRPr="0028213D" w:rsidDel="00113AC7">
          <w:delText>Figure 7</w:delText>
        </w:r>
      </w:del>
      <w:r w:rsidR="0039723F">
        <w:fldChar w:fldCharType="end"/>
      </w:r>
      <w:r w:rsidR="0039723F">
        <w:t xml:space="preserve"> </w:t>
      </w:r>
      <w:r w:rsidR="00287224">
        <w:t xml:space="preserve">to show the range </w:t>
      </w:r>
      <w:r>
        <w:t>of</w:t>
      </w:r>
      <w:r w:rsidR="00287224">
        <w:t xml:space="preserve"> comparison </w:t>
      </w:r>
      <w:r>
        <w:t xml:space="preserve">with respect </w:t>
      </w:r>
      <w:r w:rsidR="00287224">
        <w:t xml:space="preserve">to the first unseeded run. </w:t>
      </w:r>
    </w:p>
    <w:p w14:paraId="3EF626AC" w14:textId="28FFBA5B" w:rsidR="001A03A8" w:rsidRDefault="001A03A8" w:rsidP="009C7DD6">
      <w:pPr>
        <w:ind w:firstLine="284"/>
      </w:pPr>
    </w:p>
    <w:p w14:paraId="616299B2" w14:textId="3251D182" w:rsidR="00FC6BC2" w:rsidRDefault="001A03A8" w:rsidP="009C7DD6">
      <w:pPr>
        <w:ind w:firstLine="284"/>
      </w:pPr>
      <w:r>
        <w:t>We observe that while a</w:t>
      </w:r>
      <w:r w:rsidR="00287224">
        <w:t>ll runs can predict the anomalies</w:t>
      </w:r>
      <w:r>
        <w:t>, the</w:t>
      </w:r>
      <w:r w:rsidR="00287224">
        <w:t xml:space="preserve"> signature of the minor differences varies</w:t>
      </w:r>
      <w:r>
        <w:t xml:space="preserve"> between seed values. We also observe that t</w:t>
      </w:r>
      <w:r w:rsidR="00287224">
        <w:t xml:space="preserve">he RMSE and R2 values on the validation set </w:t>
      </w:r>
      <w:r>
        <w:t>all lie</w:t>
      </w:r>
      <w:r w:rsidR="00287224">
        <w:t xml:space="preserve"> within a small range</w:t>
      </w:r>
      <w:r>
        <w:t xml:space="preserve"> </w:t>
      </w:r>
      <w:commentRangeStart w:id="820"/>
      <w:r>
        <w:t>(±10%</w:t>
      </w:r>
      <w:ins w:id="821" w:author="Munish K" w:date="2024-03-29T13:30:00Z">
        <w:r w:rsidR="003039EE">
          <w:t xml:space="preserve"> or up to 0.2 psi absolute</w:t>
        </w:r>
      </w:ins>
      <w:r>
        <w:t xml:space="preserve">) </w:t>
      </w:r>
      <w:commentRangeEnd w:id="820"/>
      <w:r w:rsidR="00A549E3">
        <w:rPr>
          <w:rStyle w:val="CommentReference"/>
        </w:rPr>
        <w:commentReference w:id="820"/>
      </w:r>
      <w:r>
        <w:t>of the unseeded value</w:t>
      </w:r>
      <w:r w:rsidR="00287224">
        <w:t xml:space="preserve">. Thus, to </w:t>
      </w:r>
      <w:r>
        <w:t>account for</w:t>
      </w:r>
      <w:r w:rsidR="00287224">
        <w:t xml:space="preserve"> randomness and </w:t>
      </w:r>
      <w:r>
        <w:t>to retain the</w:t>
      </w:r>
      <w:r w:rsidR="00287224">
        <w:t xml:space="preserve"> unbiased</w:t>
      </w:r>
      <w:r>
        <w:t xml:space="preserve"> nature of the model</w:t>
      </w:r>
      <w:r w:rsidR="00287224">
        <w:t>, an unseeded model is selected for deployment.</w:t>
      </w:r>
    </w:p>
    <w:p w14:paraId="1F316D21" w14:textId="77777777" w:rsidR="001A03A8" w:rsidRDefault="001A03A8" w:rsidP="009C7DD6">
      <w:pPr>
        <w:tabs>
          <w:tab w:val="left" w:pos="7142"/>
        </w:tabs>
      </w:pPr>
    </w:p>
    <w:p w14:paraId="2E11566E" w14:textId="2672849D" w:rsidR="009F3148" w:rsidRPr="00B71221" w:rsidRDefault="009F3148" w:rsidP="009C7DD6">
      <w:pPr>
        <w:jc w:val="center"/>
        <w:rPr>
          <w:lang w:val="en-AU"/>
        </w:rPr>
      </w:pPr>
      <w:bookmarkStart w:id="822" w:name="_Ref140321672"/>
      <w:r w:rsidRPr="00B71221">
        <w:rPr>
          <w:lang w:val="en-AU"/>
        </w:rPr>
        <w:t xml:space="preserve">Table </w:t>
      </w:r>
      <w:r w:rsidRPr="00B71221">
        <w:rPr>
          <w:lang w:val="en-AU"/>
        </w:rPr>
        <w:fldChar w:fldCharType="begin"/>
      </w:r>
      <w:r w:rsidRPr="00B71221">
        <w:rPr>
          <w:lang w:val="en-AU"/>
        </w:rPr>
        <w:instrText>SEQ Table \* ARABIC</w:instrText>
      </w:r>
      <w:r w:rsidRPr="00B71221">
        <w:rPr>
          <w:lang w:val="en-AU"/>
        </w:rPr>
        <w:fldChar w:fldCharType="separate"/>
      </w:r>
      <w:ins w:id="823" w:author="Munish K" w:date="2024-03-29T11:28:00Z">
        <w:r w:rsidR="00742033">
          <w:rPr>
            <w:noProof/>
            <w:lang w:val="en-AU"/>
          </w:rPr>
          <w:t>6</w:t>
        </w:r>
      </w:ins>
      <w:del w:id="824" w:author="Munish K" w:date="2024-03-29T11:28:00Z">
        <w:r w:rsidR="00E8081E" w:rsidDel="00742033">
          <w:rPr>
            <w:noProof/>
            <w:lang w:val="en-AU"/>
          </w:rPr>
          <w:delText>5</w:delText>
        </w:r>
      </w:del>
      <w:r w:rsidRPr="00B71221">
        <w:rPr>
          <w:lang w:val="en-AU"/>
        </w:rPr>
        <w:fldChar w:fldCharType="end"/>
      </w:r>
      <w:bookmarkEnd w:id="822"/>
      <w:r w:rsidRPr="00B71221">
        <w:rPr>
          <w:lang w:val="en-AU"/>
        </w:rPr>
        <w:t xml:space="preserve">: </w:t>
      </w:r>
      <w:r w:rsidR="0039723F">
        <w:rPr>
          <w:lang w:val="en-AU"/>
        </w:rPr>
        <w:t>RMSE and R2 value of s</w:t>
      </w:r>
      <w:r w:rsidR="00B501B9">
        <w:rPr>
          <w:lang w:val="en-AU"/>
        </w:rPr>
        <w:t xml:space="preserve">ensitivity runs </w:t>
      </w:r>
      <w:r w:rsidR="0039723F">
        <w:rPr>
          <w:lang w:val="en-AU"/>
        </w:rPr>
        <w:t xml:space="preserve">to test randomness </w:t>
      </w:r>
      <w:r w:rsidR="00CC4072">
        <w:rPr>
          <w:lang w:val="en-AU"/>
        </w:rPr>
        <w:t>of</w:t>
      </w:r>
      <w:r w:rsidR="0039723F">
        <w:rPr>
          <w:lang w:val="en-AU"/>
        </w:rPr>
        <w:t xml:space="preserve"> model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02"/>
        <w:gridCol w:w="1556"/>
        <w:gridCol w:w="1005"/>
        <w:gridCol w:w="1003"/>
        <w:gridCol w:w="1005"/>
        <w:gridCol w:w="1193"/>
        <w:gridCol w:w="1193"/>
        <w:gridCol w:w="1193"/>
      </w:tblGrid>
      <w:tr w:rsidR="004B3513" w:rsidRPr="001A03A8" w14:paraId="71E734DC" w14:textId="77777777" w:rsidTr="001A03A8">
        <w:trPr>
          <w:trHeight w:val="300"/>
          <w:ins w:id="825" w:author="Munish K" w:date="2024-03-29T11:42:00Z"/>
        </w:trPr>
        <w:tc>
          <w:tcPr>
            <w:tcW w:w="1101" w:type="pct"/>
            <w:shd w:val="clear" w:color="auto" w:fill="FFFFFF" w:themeFill="background1"/>
            <w:tcMar>
              <w:top w:w="15" w:type="dxa"/>
              <w:left w:w="15" w:type="dxa"/>
              <w:bottom w:w="0" w:type="dxa"/>
              <w:right w:w="15" w:type="dxa"/>
            </w:tcMar>
            <w:vAlign w:val="bottom"/>
          </w:tcPr>
          <w:p w14:paraId="00B70577" w14:textId="3A287BAE" w:rsidR="004B3513" w:rsidRPr="001A03A8" w:rsidRDefault="003039EE" w:rsidP="009C7DD6">
            <w:pPr>
              <w:keepNext/>
              <w:jc w:val="center"/>
              <w:rPr>
                <w:ins w:id="826" w:author="Munish K" w:date="2024-03-29T11:42:00Z"/>
                <w:rFonts w:eastAsia="Times New Roman"/>
                <w:color w:val="000000"/>
                <w:sz w:val="20"/>
                <w:szCs w:val="20"/>
                <w:lang w:val="en-US"/>
              </w:rPr>
            </w:pPr>
            <w:ins w:id="827" w:author="Munish K" w:date="2024-03-29T13:22:00Z">
              <w:r>
                <w:rPr>
                  <w:rFonts w:eastAsia="Times New Roman"/>
                  <w:color w:val="000000"/>
                  <w:sz w:val="20"/>
                  <w:szCs w:val="20"/>
                  <w:lang w:val="en-US"/>
                </w:rPr>
                <w:t>Variables</w:t>
              </w:r>
            </w:ins>
          </w:p>
        </w:tc>
        <w:tc>
          <w:tcPr>
            <w:tcW w:w="744" w:type="pct"/>
            <w:shd w:val="clear" w:color="auto" w:fill="FFFFFF" w:themeFill="background1"/>
            <w:tcMar>
              <w:top w:w="15" w:type="dxa"/>
              <w:left w:w="15" w:type="dxa"/>
              <w:bottom w:w="0" w:type="dxa"/>
              <w:right w:w="15" w:type="dxa"/>
            </w:tcMar>
            <w:vAlign w:val="bottom"/>
          </w:tcPr>
          <w:p w14:paraId="2E8F9CA7" w14:textId="77777777" w:rsidR="004B3513" w:rsidRDefault="003039EE" w:rsidP="009C7DD6">
            <w:pPr>
              <w:keepNext/>
              <w:jc w:val="center"/>
              <w:rPr>
                <w:ins w:id="828" w:author="Munish K" w:date="2024-03-29T23:21:00Z"/>
                <w:rFonts w:eastAsia="Times New Roman"/>
                <w:color w:val="000000"/>
                <w:sz w:val="20"/>
                <w:szCs w:val="20"/>
                <w:lang w:val="en-US"/>
              </w:rPr>
            </w:pPr>
            <w:ins w:id="829" w:author="Munish K" w:date="2024-03-29T13:22:00Z">
              <w:r>
                <w:rPr>
                  <w:rFonts w:eastAsia="Times New Roman"/>
                  <w:color w:val="000000"/>
                  <w:sz w:val="20"/>
                  <w:szCs w:val="20"/>
                  <w:lang w:val="en-US"/>
                </w:rPr>
                <w:t xml:space="preserve">Run </w:t>
              </w:r>
            </w:ins>
            <w:ins w:id="830" w:author="Munish K" w:date="2024-03-29T11:43:00Z">
              <w:r w:rsidR="004B3513">
                <w:rPr>
                  <w:rFonts w:eastAsia="Times New Roman"/>
                  <w:color w:val="000000"/>
                  <w:sz w:val="20"/>
                  <w:szCs w:val="20"/>
                  <w:lang w:val="en-US"/>
                </w:rPr>
                <w:t>1</w:t>
              </w:r>
            </w:ins>
          </w:p>
          <w:p w14:paraId="08596061" w14:textId="7EBE0A9B" w:rsidR="00A549E3" w:rsidRPr="001A03A8" w:rsidRDefault="00A549E3" w:rsidP="009C7DD6">
            <w:pPr>
              <w:keepNext/>
              <w:jc w:val="center"/>
              <w:rPr>
                <w:ins w:id="831" w:author="Munish K" w:date="2024-03-29T11:42:00Z"/>
                <w:rFonts w:eastAsia="Times New Roman"/>
                <w:color w:val="000000"/>
                <w:sz w:val="20"/>
                <w:szCs w:val="20"/>
                <w:lang w:val="en-US"/>
              </w:rPr>
            </w:pPr>
            <w:ins w:id="832" w:author="Munish K" w:date="2024-03-29T23:21:00Z">
              <w:r w:rsidRPr="009902AB">
                <w:rPr>
                  <w:rFonts w:eastAsia="Times New Roman"/>
                  <w:color w:val="000000"/>
                  <w:sz w:val="20"/>
                  <w:szCs w:val="20"/>
                  <w:lang w:val="en-US"/>
                </w:rPr>
                <w:t>(Base Case)</w:t>
              </w:r>
            </w:ins>
          </w:p>
        </w:tc>
        <w:tc>
          <w:tcPr>
            <w:tcW w:w="481" w:type="pct"/>
            <w:shd w:val="clear" w:color="auto" w:fill="FFFFFF" w:themeFill="background1"/>
            <w:tcMar>
              <w:top w:w="15" w:type="dxa"/>
              <w:left w:w="15" w:type="dxa"/>
              <w:bottom w:w="0" w:type="dxa"/>
              <w:right w:w="15" w:type="dxa"/>
            </w:tcMar>
            <w:vAlign w:val="bottom"/>
          </w:tcPr>
          <w:p w14:paraId="67D31AEA" w14:textId="7EFB112C" w:rsidR="004B3513" w:rsidRPr="001A03A8" w:rsidRDefault="003039EE" w:rsidP="009C7DD6">
            <w:pPr>
              <w:keepNext/>
              <w:jc w:val="center"/>
              <w:rPr>
                <w:ins w:id="833" w:author="Munish K" w:date="2024-03-29T11:42:00Z"/>
                <w:rFonts w:eastAsia="Times New Roman"/>
                <w:color w:val="000000"/>
                <w:sz w:val="20"/>
                <w:szCs w:val="20"/>
                <w:lang w:val="en-US"/>
              </w:rPr>
            </w:pPr>
            <w:ins w:id="834" w:author="Munish K" w:date="2024-03-29T13:22:00Z">
              <w:r>
                <w:rPr>
                  <w:rFonts w:eastAsia="Times New Roman"/>
                  <w:color w:val="000000"/>
                  <w:sz w:val="20"/>
                  <w:szCs w:val="20"/>
                  <w:lang w:val="en-US"/>
                </w:rPr>
                <w:t xml:space="preserve">Run </w:t>
              </w:r>
            </w:ins>
            <w:ins w:id="835" w:author="Munish K" w:date="2024-03-29T11:43:00Z">
              <w:r w:rsidR="004B3513">
                <w:rPr>
                  <w:rFonts w:eastAsia="Times New Roman"/>
                  <w:color w:val="000000"/>
                  <w:sz w:val="20"/>
                  <w:szCs w:val="20"/>
                  <w:lang w:val="en-US"/>
                </w:rPr>
                <w:t>2</w:t>
              </w:r>
            </w:ins>
          </w:p>
        </w:tc>
        <w:tc>
          <w:tcPr>
            <w:tcW w:w="480" w:type="pct"/>
            <w:shd w:val="clear" w:color="auto" w:fill="FFFFFF" w:themeFill="background1"/>
            <w:tcMar>
              <w:top w:w="15" w:type="dxa"/>
              <w:left w:w="15" w:type="dxa"/>
              <w:bottom w:w="0" w:type="dxa"/>
              <w:right w:w="15" w:type="dxa"/>
            </w:tcMar>
            <w:vAlign w:val="bottom"/>
          </w:tcPr>
          <w:p w14:paraId="28BC78C2" w14:textId="7B51B109" w:rsidR="004B3513" w:rsidRPr="001A03A8" w:rsidRDefault="003039EE" w:rsidP="009C7DD6">
            <w:pPr>
              <w:keepNext/>
              <w:jc w:val="center"/>
              <w:rPr>
                <w:ins w:id="836" w:author="Munish K" w:date="2024-03-29T11:42:00Z"/>
                <w:rFonts w:eastAsia="Times New Roman"/>
                <w:color w:val="000000"/>
                <w:sz w:val="20"/>
                <w:szCs w:val="20"/>
                <w:lang w:val="en-US"/>
              </w:rPr>
            </w:pPr>
            <w:ins w:id="837" w:author="Munish K" w:date="2024-03-29T13:22:00Z">
              <w:r>
                <w:rPr>
                  <w:rFonts w:eastAsia="Times New Roman"/>
                  <w:color w:val="000000"/>
                  <w:sz w:val="20"/>
                  <w:szCs w:val="20"/>
                  <w:lang w:val="en-US"/>
                </w:rPr>
                <w:t xml:space="preserve">Run </w:t>
              </w:r>
            </w:ins>
            <w:ins w:id="838" w:author="Munish K" w:date="2024-03-29T11:43:00Z">
              <w:r w:rsidR="004B3513">
                <w:rPr>
                  <w:rFonts w:eastAsia="Times New Roman"/>
                  <w:color w:val="000000"/>
                  <w:sz w:val="20"/>
                  <w:szCs w:val="20"/>
                  <w:lang w:val="en-US"/>
                </w:rPr>
                <w:t>3</w:t>
              </w:r>
            </w:ins>
          </w:p>
        </w:tc>
        <w:tc>
          <w:tcPr>
            <w:tcW w:w="481" w:type="pct"/>
            <w:shd w:val="clear" w:color="auto" w:fill="FFFFFF" w:themeFill="background1"/>
            <w:tcMar>
              <w:top w:w="15" w:type="dxa"/>
              <w:left w:w="15" w:type="dxa"/>
              <w:bottom w:w="0" w:type="dxa"/>
              <w:right w:w="15" w:type="dxa"/>
            </w:tcMar>
            <w:vAlign w:val="bottom"/>
          </w:tcPr>
          <w:p w14:paraId="6171824A" w14:textId="604A708D" w:rsidR="004B3513" w:rsidRPr="001A03A8" w:rsidRDefault="003039EE" w:rsidP="009C7DD6">
            <w:pPr>
              <w:keepNext/>
              <w:jc w:val="center"/>
              <w:rPr>
                <w:ins w:id="839" w:author="Munish K" w:date="2024-03-29T11:42:00Z"/>
                <w:rFonts w:eastAsia="Times New Roman"/>
                <w:color w:val="000000"/>
                <w:sz w:val="20"/>
                <w:szCs w:val="20"/>
                <w:lang w:val="en-US"/>
              </w:rPr>
            </w:pPr>
            <w:ins w:id="840" w:author="Munish K" w:date="2024-03-29T13:22:00Z">
              <w:r>
                <w:rPr>
                  <w:rFonts w:eastAsia="Times New Roman"/>
                  <w:color w:val="000000"/>
                  <w:sz w:val="20"/>
                  <w:szCs w:val="20"/>
                  <w:lang w:val="en-US"/>
                </w:rPr>
                <w:t xml:space="preserve">Run </w:t>
              </w:r>
            </w:ins>
            <w:ins w:id="841" w:author="Munish K" w:date="2024-03-29T11:43:00Z">
              <w:r w:rsidR="004B3513">
                <w:rPr>
                  <w:rFonts w:eastAsia="Times New Roman"/>
                  <w:color w:val="000000"/>
                  <w:sz w:val="20"/>
                  <w:szCs w:val="20"/>
                  <w:lang w:val="en-US"/>
                </w:rPr>
                <w:t>4</w:t>
              </w:r>
            </w:ins>
          </w:p>
        </w:tc>
        <w:tc>
          <w:tcPr>
            <w:tcW w:w="571" w:type="pct"/>
            <w:shd w:val="clear" w:color="auto" w:fill="FFFFFF" w:themeFill="background1"/>
            <w:tcMar>
              <w:top w:w="15" w:type="dxa"/>
              <w:left w:w="15" w:type="dxa"/>
              <w:bottom w:w="0" w:type="dxa"/>
              <w:right w:w="15" w:type="dxa"/>
            </w:tcMar>
            <w:vAlign w:val="bottom"/>
          </w:tcPr>
          <w:p w14:paraId="5AA04C97" w14:textId="03AE04C5" w:rsidR="004B3513" w:rsidRPr="001A03A8" w:rsidRDefault="003039EE" w:rsidP="009C7DD6">
            <w:pPr>
              <w:keepNext/>
              <w:jc w:val="center"/>
              <w:rPr>
                <w:ins w:id="842" w:author="Munish K" w:date="2024-03-29T11:42:00Z"/>
                <w:rFonts w:eastAsia="Times New Roman"/>
                <w:color w:val="000000"/>
                <w:sz w:val="20"/>
                <w:szCs w:val="20"/>
                <w:lang w:val="en-US"/>
              </w:rPr>
            </w:pPr>
            <w:ins w:id="843" w:author="Munish K" w:date="2024-03-29T13:22:00Z">
              <w:r>
                <w:rPr>
                  <w:rFonts w:eastAsia="Times New Roman"/>
                  <w:color w:val="000000"/>
                  <w:sz w:val="20"/>
                  <w:szCs w:val="20"/>
                  <w:lang w:val="en-US"/>
                </w:rPr>
                <w:t xml:space="preserve">Run </w:t>
              </w:r>
            </w:ins>
            <w:ins w:id="844" w:author="Munish K" w:date="2024-03-29T11:43:00Z">
              <w:r w:rsidR="004B3513">
                <w:rPr>
                  <w:rFonts w:eastAsia="Times New Roman"/>
                  <w:color w:val="000000"/>
                  <w:sz w:val="20"/>
                  <w:szCs w:val="20"/>
                  <w:lang w:val="en-US"/>
                </w:rPr>
                <w:t>5</w:t>
              </w:r>
            </w:ins>
          </w:p>
        </w:tc>
        <w:tc>
          <w:tcPr>
            <w:tcW w:w="571" w:type="pct"/>
            <w:shd w:val="clear" w:color="auto" w:fill="FFFFFF" w:themeFill="background1"/>
            <w:tcMar>
              <w:top w:w="15" w:type="dxa"/>
              <w:left w:w="15" w:type="dxa"/>
              <w:bottom w:w="0" w:type="dxa"/>
              <w:right w:w="15" w:type="dxa"/>
            </w:tcMar>
            <w:vAlign w:val="bottom"/>
          </w:tcPr>
          <w:p w14:paraId="52A7126C" w14:textId="05800607" w:rsidR="004B3513" w:rsidRPr="001A03A8" w:rsidRDefault="003039EE" w:rsidP="009C7DD6">
            <w:pPr>
              <w:keepNext/>
              <w:jc w:val="center"/>
              <w:rPr>
                <w:ins w:id="845" w:author="Munish K" w:date="2024-03-29T11:42:00Z"/>
                <w:rFonts w:eastAsia="Times New Roman"/>
                <w:color w:val="000000"/>
                <w:sz w:val="20"/>
                <w:szCs w:val="20"/>
                <w:lang w:val="en-US"/>
              </w:rPr>
            </w:pPr>
            <w:ins w:id="846" w:author="Munish K" w:date="2024-03-29T13:22:00Z">
              <w:r>
                <w:rPr>
                  <w:rFonts w:eastAsia="Times New Roman"/>
                  <w:color w:val="000000"/>
                  <w:sz w:val="20"/>
                  <w:szCs w:val="20"/>
                  <w:lang w:val="en-US"/>
                </w:rPr>
                <w:t xml:space="preserve">Run </w:t>
              </w:r>
            </w:ins>
            <w:ins w:id="847" w:author="Munish K" w:date="2024-03-29T11:43:00Z">
              <w:r w:rsidR="004B3513">
                <w:rPr>
                  <w:rFonts w:eastAsia="Times New Roman"/>
                  <w:color w:val="000000"/>
                  <w:sz w:val="20"/>
                  <w:szCs w:val="20"/>
                  <w:lang w:val="en-US"/>
                </w:rPr>
                <w:t>6</w:t>
              </w:r>
            </w:ins>
          </w:p>
        </w:tc>
        <w:tc>
          <w:tcPr>
            <w:tcW w:w="571" w:type="pct"/>
            <w:shd w:val="clear" w:color="auto" w:fill="FFFFFF" w:themeFill="background1"/>
            <w:tcMar>
              <w:top w:w="15" w:type="dxa"/>
              <w:left w:w="15" w:type="dxa"/>
              <w:bottom w:w="0" w:type="dxa"/>
              <w:right w:w="15" w:type="dxa"/>
            </w:tcMar>
            <w:vAlign w:val="bottom"/>
          </w:tcPr>
          <w:p w14:paraId="6E7AA3B4" w14:textId="67DF3957" w:rsidR="004B3513" w:rsidRPr="001A03A8" w:rsidRDefault="003039EE" w:rsidP="009C7DD6">
            <w:pPr>
              <w:keepNext/>
              <w:jc w:val="center"/>
              <w:rPr>
                <w:ins w:id="848" w:author="Munish K" w:date="2024-03-29T11:42:00Z"/>
                <w:rFonts w:eastAsia="Times New Roman"/>
                <w:color w:val="000000"/>
                <w:sz w:val="20"/>
                <w:szCs w:val="20"/>
                <w:lang w:val="en-US"/>
              </w:rPr>
            </w:pPr>
            <w:ins w:id="849" w:author="Munish K" w:date="2024-03-29T13:22:00Z">
              <w:r>
                <w:rPr>
                  <w:rFonts w:eastAsia="Times New Roman"/>
                  <w:color w:val="000000"/>
                  <w:sz w:val="20"/>
                  <w:szCs w:val="20"/>
                  <w:lang w:val="en-US"/>
                </w:rPr>
                <w:t xml:space="preserve">Run </w:t>
              </w:r>
            </w:ins>
            <w:ins w:id="850" w:author="Munish K" w:date="2024-03-29T11:43:00Z">
              <w:r w:rsidR="004B3513">
                <w:rPr>
                  <w:rFonts w:eastAsia="Times New Roman"/>
                  <w:color w:val="000000"/>
                  <w:sz w:val="20"/>
                  <w:szCs w:val="20"/>
                  <w:lang w:val="en-US"/>
                </w:rPr>
                <w:t>7</w:t>
              </w:r>
            </w:ins>
          </w:p>
        </w:tc>
      </w:tr>
      <w:tr w:rsidR="00FC6BC2" w:rsidRPr="001A03A8" w14:paraId="1067182D" w14:textId="77777777" w:rsidTr="001A03A8">
        <w:trPr>
          <w:trHeight w:val="300"/>
        </w:trPr>
        <w:tc>
          <w:tcPr>
            <w:tcW w:w="1101" w:type="pct"/>
            <w:shd w:val="clear" w:color="auto" w:fill="FFFFFF" w:themeFill="background1"/>
            <w:tcMar>
              <w:top w:w="15" w:type="dxa"/>
              <w:left w:w="15" w:type="dxa"/>
              <w:bottom w:w="0" w:type="dxa"/>
              <w:right w:w="15" w:type="dxa"/>
            </w:tcMar>
            <w:vAlign w:val="bottom"/>
            <w:hideMark/>
          </w:tcPr>
          <w:p w14:paraId="0F5FB254" w14:textId="6A57E8C9"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Seed Value</w:t>
            </w:r>
            <w:ins w:id="851" w:author="Munish K" w:date="2024-03-29T11:42:00Z">
              <w:r w:rsidR="004B3513">
                <w:rPr>
                  <w:rFonts w:eastAsia="Times New Roman"/>
                  <w:color w:val="000000"/>
                  <w:sz w:val="20"/>
                  <w:szCs w:val="20"/>
                  <w:lang w:val="en-US"/>
                </w:rPr>
                <w:t xml:space="preserve"> (SV)</w:t>
              </w:r>
            </w:ins>
          </w:p>
        </w:tc>
        <w:tc>
          <w:tcPr>
            <w:tcW w:w="744" w:type="pct"/>
            <w:shd w:val="clear" w:color="auto" w:fill="FFFFFF" w:themeFill="background1"/>
            <w:tcMar>
              <w:top w:w="15" w:type="dxa"/>
              <w:left w:w="15" w:type="dxa"/>
              <w:bottom w:w="0" w:type="dxa"/>
              <w:right w:w="15" w:type="dxa"/>
            </w:tcMar>
            <w:vAlign w:val="bottom"/>
            <w:hideMark/>
          </w:tcPr>
          <w:p w14:paraId="65490692"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Unseeded</w:t>
            </w:r>
          </w:p>
        </w:tc>
        <w:tc>
          <w:tcPr>
            <w:tcW w:w="481" w:type="pct"/>
            <w:shd w:val="clear" w:color="auto" w:fill="FFFFFF" w:themeFill="background1"/>
            <w:tcMar>
              <w:top w:w="15" w:type="dxa"/>
              <w:left w:w="15" w:type="dxa"/>
              <w:bottom w:w="0" w:type="dxa"/>
              <w:right w:w="15" w:type="dxa"/>
            </w:tcMar>
            <w:vAlign w:val="bottom"/>
            <w:hideMark/>
          </w:tcPr>
          <w:p w14:paraId="3D8E08DF"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2250</w:t>
            </w:r>
          </w:p>
        </w:tc>
        <w:tc>
          <w:tcPr>
            <w:tcW w:w="480" w:type="pct"/>
            <w:shd w:val="clear" w:color="auto" w:fill="FFFFFF" w:themeFill="background1"/>
            <w:tcMar>
              <w:top w:w="15" w:type="dxa"/>
              <w:left w:w="15" w:type="dxa"/>
              <w:bottom w:w="0" w:type="dxa"/>
              <w:right w:w="15" w:type="dxa"/>
            </w:tcMar>
            <w:vAlign w:val="bottom"/>
            <w:hideMark/>
          </w:tcPr>
          <w:p w14:paraId="0CF73A31"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42</w:t>
            </w:r>
          </w:p>
        </w:tc>
        <w:tc>
          <w:tcPr>
            <w:tcW w:w="481" w:type="pct"/>
            <w:shd w:val="clear" w:color="auto" w:fill="FFFFFF" w:themeFill="background1"/>
            <w:tcMar>
              <w:top w:w="15" w:type="dxa"/>
              <w:left w:w="15" w:type="dxa"/>
              <w:bottom w:w="0" w:type="dxa"/>
              <w:right w:w="15" w:type="dxa"/>
            </w:tcMar>
            <w:vAlign w:val="bottom"/>
            <w:hideMark/>
          </w:tcPr>
          <w:p w14:paraId="038021DA"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2023</w:t>
            </w:r>
          </w:p>
        </w:tc>
        <w:tc>
          <w:tcPr>
            <w:tcW w:w="571" w:type="pct"/>
            <w:shd w:val="clear" w:color="auto" w:fill="FFFFFF" w:themeFill="background1"/>
            <w:tcMar>
              <w:top w:w="15" w:type="dxa"/>
              <w:left w:w="15" w:type="dxa"/>
              <w:bottom w:w="0" w:type="dxa"/>
              <w:right w:w="15" w:type="dxa"/>
            </w:tcMar>
            <w:vAlign w:val="bottom"/>
            <w:hideMark/>
          </w:tcPr>
          <w:p w14:paraId="659F5693"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w:t>
            </w:r>
          </w:p>
        </w:tc>
        <w:tc>
          <w:tcPr>
            <w:tcW w:w="571" w:type="pct"/>
            <w:shd w:val="clear" w:color="auto" w:fill="FFFFFF" w:themeFill="background1"/>
            <w:tcMar>
              <w:top w:w="15" w:type="dxa"/>
              <w:left w:w="15" w:type="dxa"/>
              <w:bottom w:w="0" w:type="dxa"/>
              <w:right w:w="15" w:type="dxa"/>
            </w:tcMar>
            <w:vAlign w:val="bottom"/>
            <w:hideMark/>
          </w:tcPr>
          <w:p w14:paraId="2CC92FF4"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111</w:t>
            </w:r>
          </w:p>
        </w:tc>
        <w:tc>
          <w:tcPr>
            <w:tcW w:w="571" w:type="pct"/>
            <w:shd w:val="clear" w:color="auto" w:fill="FFFFFF" w:themeFill="background1"/>
            <w:tcMar>
              <w:top w:w="15" w:type="dxa"/>
              <w:left w:w="15" w:type="dxa"/>
              <w:bottom w:w="0" w:type="dxa"/>
              <w:right w:w="15" w:type="dxa"/>
            </w:tcMar>
            <w:vAlign w:val="bottom"/>
            <w:hideMark/>
          </w:tcPr>
          <w:p w14:paraId="3D41625B"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88</w:t>
            </w:r>
          </w:p>
        </w:tc>
      </w:tr>
      <w:tr w:rsidR="001A03A8" w:rsidRPr="001A03A8" w14:paraId="2607A710" w14:textId="77777777" w:rsidTr="001A03A8">
        <w:trPr>
          <w:trHeight w:val="300"/>
        </w:trPr>
        <w:tc>
          <w:tcPr>
            <w:tcW w:w="1101" w:type="pct"/>
            <w:shd w:val="clear" w:color="auto" w:fill="FFFFFF" w:themeFill="background1"/>
            <w:tcMar>
              <w:top w:w="15" w:type="dxa"/>
              <w:left w:w="15" w:type="dxa"/>
              <w:bottom w:w="0" w:type="dxa"/>
              <w:right w:w="15" w:type="dxa"/>
            </w:tcMar>
            <w:vAlign w:val="bottom"/>
            <w:hideMark/>
          </w:tcPr>
          <w:p w14:paraId="5E172507"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Val RMSE</w:t>
            </w:r>
          </w:p>
        </w:tc>
        <w:tc>
          <w:tcPr>
            <w:tcW w:w="744" w:type="pct"/>
            <w:shd w:val="clear" w:color="auto" w:fill="FFFFFF" w:themeFill="background1"/>
            <w:tcMar>
              <w:top w:w="15" w:type="dxa"/>
              <w:left w:w="15" w:type="dxa"/>
              <w:bottom w:w="0" w:type="dxa"/>
              <w:right w:w="15" w:type="dxa"/>
            </w:tcMar>
            <w:vAlign w:val="bottom"/>
            <w:hideMark/>
          </w:tcPr>
          <w:p w14:paraId="38F45D9A"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1.73</w:t>
            </w:r>
          </w:p>
        </w:tc>
        <w:tc>
          <w:tcPr>
            <w:tcW w:w="481" w:type="pct"/>
            <w:shd w:val="clear" w:color="auto" w:fill="FFFFFF" w:themeFill="background1"/>
            <w:tcMar>
              <w:top w:w="15" w:type="dxa"/>
              <w:left w:w="15" w:type="dxa"/>
              <w:bottom w:w="0" w:type="dxa"/>
              <w:right w:w="15" w:type="dxa"/>
            </w:tcMar>
            <w:vAlign w:val="bottom"/>
            <w:hideMark/>
          </w:tcPr>
          <w:p w14:paraId="11B7B18B"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1.55</w:t>
            </w:r>
          </w:p>
        </w:tc>
        <w:tc>
          <w:tcPr>
            <w:tcW w:w="480" w:type="pct"/>
            <w:shd w:val="clear" w:color="auto" w:fill="FFFFFF" w:themeFill="background1"/>
            <w:tcMar>
              <w:top w:w="15" w:type="dxa"/>
              <w:left w:w="15" w:type="dxa"/>
              <w:bottom w:w="0" w:type="dxa"/>
              <w:right w:w="15" w:type="dxa"/>
            </w:tcMar>
            <w:vAlign w:val="bottom"/>
            <w:hideMark/>
          </w:tcPr>
          <w:p w14:paraId="4F22D7BE"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1.69</w:t>
            </w:r>
          </w:p>
        </w:tc>
        <w:tc>
          <w:tcPr>
            <w:tcW w:w="481" w:type="pct"/>
            <w:shd w:val="clear" w:color="auto" w:fill="FFFFFF" w:themeFill="background1"/>
            <w:tcMar>
              <w:top w:w="15" w:type="dxa"/>
              <w:left w:w="15" w:type="dxa"/>
              <w:bottom w:w="0" w:type="dxa"/>
              <w:right w:w="15" w:type="dxa"/>
            </w:tcMar>
            <w:vAlign w:val="bottom"/>
            <w:hideMark/>
          </w:tcPr>
          <w:p w14:paraId="06BB8159"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1.69</w:t>
            </w:r>
          </w:p>
        </w:tc>
        <w:tc>
          <w:tcPr>
            <w:tcW w:w="571" w:type="pct"/>
            <w:shd w:val="clear" w:color="auto" w:fill="FFFFFF" w:themeFill="background1"/>
            <w:tcMar>
              <w:top w:w="15" w:type="dxa"/>
              <w:left w:w="15" w:type="dxa"/>
              <w:bottom w:w="0" w:type="dxa"/>
              <w:right w:w="15" w:type="dxa"/>
            </w:tcMar>
            <w:vAlign w:val="bottom"/>
            <w:hideMark/>
          </w:tcPr>
          <w:p w14:paraId="625DE755"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1.64</w:t>
            </w:r>
          </w:p>
        </w:tc>
        <w:tc>
          <w:tcPr>
            <w:tcW w:w="571" w:type="pct"/>
            <w:shd w:val="clear" w:color="auto" w:fill="FFFFFF" w:themeFill="background1"/>
            <w:tcMar>
              <w:top w:w="15" w:type="dxa"/>
              <w:left w:w="15" w:type="dxa"/>
              <w:bottom w:w="0" w:type="dxa"/>
              <w:right w:w="15" w:type="dxa"/>
            </w:tcMar>
            <w:vAlign w:val="bottom"/>
            <w:hideMark/>
          </w:tcPr>
          <w:p w14:paraId="478083F7"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1.87</w:t>
            </w:r>
          </w:p>
        </w:tc>
        <w:tc>
          <w:tcPr>
            <w:tcW w:w="571" w:type="pct"/>
            <w:shd w:val="clear" w:color="auto" w:fill="FFFFFF" w:themeFill="background1"/>
            <w:tcMar>
              <w:top w:w="15" w:type="dxa"/>
              <w:left w:w="15" w:type="dxa"/>
              <w:bottom w:w="0" w:type="dxa"/>
              <w:right w:w="15" w:type="dxa"/>
            </w:tcMar>
            <w:vAlign w:val="bottom"/>
            <w:hideMark/>
          </w:tcPr>
          <w:p w14:paraId="28537DA3"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1.70</w:t>
            </w:r>
          </w:p>
        </w:tc>
      </w:tr>
      <w:tr w:rsidR="00FC6BC2" w:rsidRPr="001A03A8" w14:paraId="78EABF0B" w14:textId="77777777" w:rsidTr="001A03A8">
        <w:trPr>
          <w:trHeight w:val="300"/>
        </w:trPr>
        <w:tc>
          <w:tcPr>
            <w:tcW w:w="1101" w:type="pct"/>
            <w:shd w:val="clear" w:color="auto" w:fill="FFFFFF" w:themeFill="background1"/>
            <w:tcMar>
              <w:top w:w="15" w:type="dxa"/>
              <w:left w:w="15" w:type="dxa"/>
              <w:bottom w:w="0" w:type="dxa"/>
              <w:right w:w="15" w:type="dxa"/>
            </w:tcMar>
            <w:vAlign w:val="bottom"/>
            <w:hideMark/>
          </w:tcPr>
          <w:p w14:paraId="0EA0EA48"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Val R2</w:t>
            </w:r>
          </w:p>
        </w:tc>
        <w:tc>
          <w:tcPr>
            <w:tcW w:w="744" w:type="pct"/>
            <w:shd w:val="clear" w:color="auto" w:fill="FFFFFF" w:themeFill="background1"/>
            <w:tcMar>
              <w:top w:w="15" w:type="dxa"/>
              <w:left w:w="15" w:type="dxa"/>
              <w:bottom w:w="0" w:type="dxa"/>
              <w:right w:w="15" w:type="dxa"/>
            </w:tcMar>
            <w:vAlign w:val="bottom"/>
            <w:hideMark/>
          </w:tcPr>
          <w:p w14:paraId="4E487AFC"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0.77</w:t>
            </w:r>
          </w:p>
        </w:tc>
        <w:tc>
          <w:tcPr>
            <w:tcW w:w="481" w:type="pct"/>
            <w:shd w:val="clear" w:color="auto" w:fill="FFFFFF" w:themeFill="background1"/>
            <w:tcMar>
              <w:top w:w="15" w:type="dxa"/>
              <w:left w:w="15" w:type="dxa"/>
              <w:bottom w:w="0" w:type="dxa"/>
              <w:right w:w="15" w:type="dxa"/>
            </w:tcMar>
            <w:vAlign w:val="bottom"/>
            <w:hideMark/>
          </w:tcPr>
          <w:p w14:paraId="4DA3038B"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0.82</w:t>
            </w:r>
          </w:p>
        </w:tc>
        <w:tc>
          <w:tcPr>
            <w:tcW w:w="480" w:type="pct"/>
            <w:shd w:val="clear" w:color="auto" w:fill="FFFFFF" w:themeFill="background1"/>
            <w:tcMar>
              <w:top w:w="15" w:type="dxa"/>
              <w:left w:w="15" w:type="dxa"/>
              <w:bottom w:w="0" w:type="dxa"/>
              <w:right w:w="15" w:type="dxa"/>
            </w:tcMar>
            <w:vAlign w:val="bottom"/>
            <w:hideMark/>
          </w:tcPr>
          <w:p w14:paraId="01CBB7DA"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0.78</w:t>
            </w:r>
          </w:p>
        </w:tc>
        <w:tc>
          <w:tcPr>
            <w:tcW w:w="481" w:type="pct"/>
            <w:shd w:val="clear" w:color="auto" w:fill="FFFFFF" w:themeFill="background1"/>
            <w:tcMar>
              <w:top w:w="15" w:type="dxa"/>
              <w:left w:w="15" w:type="dxa"/>
              <w:bottom w:w="0" w:type="dxa"/>
              <w:right w:w="15" w:type="dxa"/>
            </w:tcMar>
            <w:vAlign w:val="bottom"/>
            <w:hideMark/>
          </w:tcPr>
          <w:p w14:paraId="7F58DD30"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0.78</w:t>
            </w:r>
          </w:p>
        </w:tc>
        <w:tc>
          <w:tcPr>
            <w:tcW w:w="571" w:type="pct"/>
            <w:shd w:val="clear" w:color="auto" w:fill="FFFFFF" w:themeFill="background1"/>
            <w:tcMar>
              <w:top w:w="15" w:type="dxa"/>
              <w:left w:w="15" w:type="dxa"/>
              <w:bottom w:w="0" w:type="dxa"/>
              <w:right w:w="15" w:type="dxa"/>
            </w:tcMar>
            <w:vAlign w:val="bottom"/>
            <w:hideMark/>
          </w:tcPr>
          <w:p w14:paraId="0F2A8715"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0.79</w:t>
            </w:r>
          </w:p>
        </w:tc>
        <w:tc>
          <w:tcPr>
            <w:tcW w:w="571" w:type="pct"/>
            <w:shd w:val="clear" w:color="auto" w:fill="FFFFFF" w:themeFill="background1"/>
            <w:tcMar>
              <w:top w:w="15" w:type="dxa"/>
              <w:left w:w="15" w:type="dxa"/>
              <w:bottom w:w="0" w:type="dxa"/>
              <w:right w:w="15" w:type="dxa"/>
            </w:tcMar>
            <w:vAlign w:val="bottom"/>
            <w:hideMark/>
          </w:tcPr>
          <w:p w14:paraId="6D8CF8C8"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0.73</w:t>
            </w:r>
          </w:p>
        </w:tc>
        <w:tc>
          <w:tcPr>
            <w:tcW w:w="571" w:type="pct"/>
            <w:shd w:val="clear" w:color="auto" w:fill="FFFFFF" w:themeFill="background1"/>
            <w:tcMar>
              <w:top w:w="15" w:type="dxa"/>
              <w:left w:w="15" w:type="dxa"/>
              <w:bottom w:w="0" w:type="dxa"/>
              <w:right w:w="15" w:type="dxa"/>
            </w:tcMar>
            <w:vAlign w:val="bottom"/>
            <w:hideMark/>
          </w:tcPr>
          <w:p w14:paraId="54310DC9"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0.78</w:t>
            </w:r>
          </w:p>
        </w:tc>
      </w:tr>
    </w:tbl>
    <w:p w14:paraId="0C6C12BC" w14:textId="77777777" w:rsidR="00FC6BC2" w:rsidRDefault="00FC6BC2" w:rsidP="009C7DD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FC6BC2" w14:paraId="156175BB" w14:textId="77777777" w:rsidTr="00811D4A">
        <w:tc>
          <w:tcPr>
            <w:tcW w:w="10460" w:type="dxa"/>
          </w:tcPr>
          <w:p w14:paraId="65B61571" w14:textId="5629FE87" w:rsidR="00FC6BC2" w:rsidRDefault="00AA5E59" w:rsidP="009C7DD6">
            <w:pPr>
              <w:jc w:val="center"/>
            </w:pPr>
            <w:r>
              <w:rPr>
                <w:noProof/>
              </w:rPr>
              <w:lastRenderedPageBreak/>
              <w:drawing>
                <wp:inline distT="0" distB="0" distL="0" distR="0" wp14:anchorId="33CEB5B1" wp14:editId="3EFB5DD3">
                  <wp:extent cx="6134080" cy="2990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89288" cy="3017768"/>
                          </a:xfrm>
                          <a:prstGeom prst="rect">
                            <a:avLst/>
                          </a:prstGeom>
                          <a:noFill/>
                        </pic:spPr>
                      </pic:pic>
                    </a:graphicData>
                  </a:graphic>
                </wp:inline>
              </w:drawing>
            </w:r>
          </w:p>
        </w:tc>
      </w:tr>
    </w:tbl>
    <w:p w14:paraId="56EE4D11" w14:textId="00E0342B" w:rsidR="00FC6BC2" w:rsidRPr="00B71221" w:rsidRDefault="00FC6BC2" w:rsidP="009C7DD6">
      <w:pPr>
        <w:pStyle w:val="para1"/>
        <w:spacing w:line="480" w:lineRule="auto"/>
        <w:jc w:val="center"/>
        <w:rPr>
          <w:lang w:val="en-AU"/>
        </w:rPr>
      </w:pPr>
      <w:bookmarkStart w:id="852" w:name="_Ref140321757"/>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742033">
        <w:rPr>
          <w:noProof/>
          <w:lang w:val="en-AU"/>
        </w:rPr>
        <w:t>7</w:t>
      </w:r>
      <w:r w:rsidRPr="00B71221">
        <w:rPr>
          <w:lang w:val="en-AU"/>
        </w:rPr>
        <w:fldChar w:fldCharType="end"/>
      </w:r>
      <w:bookmarkEnd w:id="852"/>
      <w:r w:rsidRPr="00B71221">
        <w:rPr>
          <w:lang w:val="en-AU"/>
        </w:rPr>
        <w:t>:</w:t>
      </w:r>
      <w:r>
        <w:rPr>
          <w:lang w:val="en-AU"/>
        </w:rPr>
        <w:t xml:space="preserve"> </w:t>
      </w:r>
      <w:r w:rsidR="00CC4072">
        <w:rPr>
          <w:lang w:val="en-AU"/>
        </w:rPr>
        <w:t xml:space="preserve">Injection Delta forecasts of sensitivity </w:t>
      </w:r>
      <w:r w:rsidR="007652DD">
        <w:rPr>
          <w:lang w:val="en-AU"/>
        </w:rPr>
        <w:t>run</w:t>
      </w:r>
      <w:r w:rsidR="00CC4072">
        <w:rPr>
          <w:lang w:val="en-AU"/>
        </w:rPr>
        <w:t xml:space="preserve"> to test randomness of model </w:t>
      </w:r>
      <w:r w:rsidR="00AA5E59">
        <w:rPr>
          <w:lang w:val="en-AU"/>
        </w:rPr>
        <w:t>– all results show small perturbations around the unseeded value</w:t>
      </w:r>
    </w:p>
    <w:p w14:paraId="098245A2" w14:textId="77777777" w:rsidR="00FC6BC2" w:rsidRDefault="00FC6BC2" w:rsidP="009C7DD6"/>
    <w:p w14:paraId="21F85D43" w14:textId="237774E9" w:rsidR="00A60759" w:rsidRDefault="00A60759" w:rsidP="009C7DD6">
      <w:pPr>
        <w:pStyle w:val="para1"/>
        <w:spacing w:line="480" w:lineRule="auto"/>
        <w:ind w:firstLine="0"/>
        <w:rPr>
          <w:i/>
          <w:u w:val="single"/>
          <w:lang w:val="en-AU"/>
        </w:rPr>
      </w:pPr>
      <w:r w:rsidRPr="00B71221">
        <w:rPr>
          <w:i/>
          <w:u w:val="single"/>
          <w:lang w:val="en-AU"/>
        </w:rPr>
        <w:t>Evaluation against the “Hold-out” Data</w:t>
      </w:r>
    </w:p>
    <w:p w14:paraId="5BA6F871" w14:textId="0BD11719" w:rsidR="00E43718" w:rsidRDefault="0008562C" w:rsidP="009C7DD6">
      <w:pPr>
        <w:ind w:firstLine="284"/>
      </w:pPr>
      <w:r>
        <w:fldChar w:fldCharType="begin"/>
      </w:r>
      <w:r>
        <w:instrText xml:space="preserve"> REF _Ref140331163 \h </w:instrText>
      </w:r>
      <w:r w:rsidR="00E43718">
        <w:instrText xml:space="preserve"> \* MERGEFORMAT </w:instrText>
      </w:r>
      <w:r>
        <w:fldChar w:fldCharType="separate"/>
      </w:r>
      <w:ins w:id="853" w:author="Munish K" w:date="2024-03-29T11:28:00Z">
        <w:r w:rsidR="00742033" w:rsidRPr="00742033">
          <w:rPr>
            <w:rPrChange w:id="854" w:author="Munish K" w:date="2024-03-29T11:28:00Z">
              <w:rPr>
                <w:lang w:val="en-AU"/>
              </w:rPr>
            </w:rPrChange>
          </w:rPr>
          <w:t xml:space="preserve">Figure </w:t>
        </w:r>
        <w:r w:rsidR="00742033" w:rsidRPr="00742033">
          <w:rPr>
            <w:rPrChange w:id="855" w:author="Munish K" w:date="2024-03-29T11:28:00Z">
              <w:rPr>
                <w:noProof/>
                <w:lang w:val="en-AU"/>
              </w:rPr>
            </w:rPrChange>
          </w:rPr>
          <w:t>8</w:t>
        </w:r>
      </w:ins>
      <w:del w:id="856" w:author="Munish K" w:date="2024-03-28T23:08:00Z">
        <w:r w:rsidR="0028213D" w:rsidRPr="0028213D" w:rsidDel="00113AC7">
          <w:delText>Figure 8</w:delText>
        </w:r>
      </w:del>
      <w:r>
        <w:fldChar w:fldCharType="end"/>
      </w:r>
      <w:r>
        <w:t xml:space="preserve"> shows the </w:t>
      </w:r>
      <w:r w:rsidR="00215EC0">
        <w:t xml:space="preserve">model inputs and prediction on the </w:t>
      </w:r>
      <w:r w:rsidR="00E43718">
        <w:t>“hold out”</w:t>
      </w:r>
      <w:r w:rsidR="00215EC0">
        <w:t xml:space="preserve"> dataset. The result shows that there are </w:t>
      </w:r>
      <w:r w:rsidR="00CB5B21">
        <w:t xml:space="preserve">four anomalies in the predicted injection deltas. </w:t>
      </w:r>
    </w:p>
    <w:p w14:paraId="24DB7140" w14:textId="77777777" w:rsidR="00E43718" w:rsidRDefault="00E43718" w:rsidP="009C7DD6">
      <w:pPr>
        <w:ind w:firstLine="284"/>
      </w:pPr>
    </w:p>
    <w:p w14:paraId="06A801B3" w14:textId="77777777" w:rsidR="00E43718" w:rsidRDefault="00470224" w:rsidP="009C7DD6">
      <w:pPr>
        <w:ind w:firstLine="284"/>
      </w:pPr>
      <w:r>
        <w:t xml:space="preserve">When </w:t>
      </w:r>
      <w:r w:rsidR="009B4AA8">
        <w:t>correlated</w:t>
      </w:r>
      <w:r>
        <w:t xml:space="preserve"> back to the input dataset, </w:t>
      </w:r>
      <w:r w:rsidR="00E43718">
        <w:t>we observe that for</w:t>
      </w:r>
      <w:r w:rsidR="00D51523">
        <w:t xml:space="preserve"> the negative injection deltas, </w:t>
      </w:r>
      <w:r w:rsidR="009B4AA8">
        <w:t xml:space="preserve">there are corresponding </w:t>
      </w:r>
      <w:r w:rsidR="006333A1">
        <w:t>decrease</w:t>
      </w:r>
      <w:r w:rsidR="00E43718">
        <w:t>s</w:t>
      </w:r>
      <w:r w:rsidR="006333A1">
        <w:t xml:space="preserve"> in injection pressure implying </w:t>
      </w:r>
      <w:r w:rsidR="00E43718">
        <w:t>a</w:t>
      </w:r>
      <w:r w:rsidR="00D51523">
        <w:t xml:space="preserve"> decreased</w:t>
      </w:r>
      <w:r w:rsidR="006333A1">
        <w:t xml:space="preserve"> </w:t>
      </w:r>
      <w:r w:rsidR="003B4F7A">
        <w:t>CO</w:t>
      </w:r>
      <w:r w:rsidR="003B4F7A" w:rsidRPr="00E67162">
        <w:rPr>
          <w:vertAlign w:val="subscript"/>
        </w:rPr>
        <w:t>2</w:t>
      </w:r>
      <w:r w:rsidR="003B4F7A">
        <w:t xml:space="preserve"> injection rate. </w:t>
      </w:r>
    </w:p>
    <w:p w14:paraId="55FD54F1" w14:textId="77777777" w:rsidR="00E43718" w:rsidRDefault="00E43718" w:rsidP="009C7DD6">
      <w:pPr>
        <w:ind w:firstLine="284"/>
      </w:pPr>
    </w:p>
    <w:p w14:paraId="23C4B474" w14:textId="45885DF4" w:rsidR="0008562C" w:rsidRDefault="003B4F7A" w:rsidP="009C7DD6">
      <w:pPr>
        <w:ind w:firstLine="284"/>
        <w:rPr>
          <w:ins w:id="857" w:author="Munish K" w:date="2024-03-28T19:06:00Z"/>
        </w:rPr>
      </w:pPr>
      <w:r>
        <w:t xml:space="preserve">The prediction data also shows corresponding increase in injection </w:t>
      </w:r>
      <w:r w:rsidR="00393EF5">
        <w:t>pressure during positive injection deltas, implying a</w:t>
      </w:r>
      <w:r w:rsidR="00E43718">
        <w:t>n</w:t>
      </w:r>
      <w:r w:rsidR="00393EF5">
        <w:t xml:space="preserve"> increased injection rate. </w:t>
      </w:r>
      <w:r w:rsidR="004B5BDC">
        <w:t>Corresponding changes can also be seen on the other inputs such as temperature and CO</w:t>
      </w:r>
      <w:r w:rsidR="004B5BDC" w:rsidRPr="00E67162">
        <w:rPr>
          <w:vertAlign w:val="subscript"/>
        </w:rPr>
        <w:t>2</w:t>
      </w:r>
      <w:r w:rsidR="004B5BDC">
        <w:t xml:space="preserve"> vent rate. </w:t>
      </w:r>
    </w:p>
    <w:p w14:paraId="1B89332F" w14:textId="24FB421E" w:rsidR="005E4681" w:rsidDel="00A127B3" w:rsidRDefault="005E4681" w:rsidP="009C7DD6">
      <w:pPr>
        <w:ind w:firstLine="284"/>
        <w:rPr>
          <w:del w:id="858" w:author="Munish K" w:date="2024-03-28T22:21:00Z"/>
        </w:rPr>
      </w:pPr>
    </w:p>
    <w:p w14:paraId="608C12DE" w14:textId="78BCC867" w:rsidR="00875C13" w:rsidRDefault="00875C13" w:rsidP="009C7DD6">
      <w:pPr>
        <w:ind w:firstLine="284"/>
      </w:pPr>
    </w:p>
    <w:p w14:paraId="11C85572" w14:textId="77777777" w:rsidR="00875C13" w:rsidRDefault="00875C13" w:rsidP="009C7DD6">
      <w:pPr>
        <w:pStyle w:val="Heading1"/>
        <w:spacing w:line="480" w:lineRule="auto"/>
      </w:pPr>
      <w:bookmarkStart w:id="859" w:name="_Toc118671842"/>
      <w:bookmarkStart w:id="860" w:name="_Toc118686447"/>
      <w:r>
        <w:t>Discussion &amp; Recommendations</w:t>
      </w:r>
      <w:bookmarkEnd w:id="859"/>
      <w:bookmarkEnd w:id="860"/>
    </w:p>
    <w:p w14:paraId="4D82A47F" w14:textId="77777777" w:rsidR="00875C13" w:rsidRPr="009E7C20" w:rsidRDefault="00875C13" w:rsidP="009C7DD6">
      <w:pPr>
        <w:pStyle w:val="para1"/>
        <w:spacing w:line="480" w:lineRule="auto"/>
        <w:rPr>
          <w:lang w:val="en-AU"/>
        </w:rPr>
      </w:pPr>
      <w:r>
        <w:rPr>
          <w:lang w:val="en-AU"/>
        </w:rPr>
        <w:t>We think there are several ways t</w:t>
      </w:r>
      <w:r w:rsidRPr="009E7C20">
        <w:rPr>
          <w:lang w:val="en-AU"/>
        </w:rPr>
        <w:t>o further enhance the model's performance</w:t>
      </w:r>
      <w:r>
        <w:rPr>
          <w:lang w:val="en-AU"/>
        </w:rPr>
        <w:t xml:space="preserve">. First, </w:t>
      </w:r>
      <w:r w:rsidRPr="009E7C20">
        <w:rPr>
          <w:lang w:val="en-AU"/>
        </w:rPr>
        <w:t>incorporating the response of the operator when an anomaly is marked as safe</w:t>
      </w:r>
      <w:r>
        <w:rPr>
          <w:lang w:val="en-AU"/>
        </w:rPr>
        <w:t xml:space="preserve"> reduces </w:t>
      </w:r>
      <w:r w:rsidRPr="009E7C20">
        <w:rPr>
          <w:lang w:val="en-AU"/>
        </w:rPr>
        <w:t xml:space="preserve">the likelihood of flagging similar </w:t>
      </w:r>
      <w:r w:rsidRPr="009E7C20">
        <w:rPr>
          <w:lang w:val="en-AU"/>
        </w:rPr>
        <w:lastRenderedPageBreak/>
        <w:t xml:space="preserve">anomalies in the future. This feedback loop </w:t>
      </w:r>
      <w:r>
        <w:rPr>
          <w:lang w:val="en-AU"/>
        </w:rPr>
        <w:t xml:space="preserve">mechanism </w:t>
      </w:r>
      <w:r w:rsidRPr="009E7C20">
        <w:rPr>
          <w:lang w:val="en-AU"/>
        </w:rPr>
        <w:t>can help refine the model's predictive accuracy and ensure more reliable results over time.</w:t>
      </w:r>
    </w:p>
    <w:p w14:paraId="27ED6AD0" w14:textId="77777777" w:rsidR="00875C13" w:rsidRPr="009E7C20" w:rsidRDefault="00875C13" w:rsidP="009C7DD6">
      <w:pPr>
        <w:pStyle w:val="para1"/>
        <w:spacing w:line="480" w:lineRule="auto"/>
        <w:rPr>
          <w:lang w:val="en-AU"/>
        </w:rPr>
      </w:pPr>
    </w:p>
    <w:p w14:paraId="5A277CC3" w14:textId="77777777" w:rsidR="00875C13" w:rsidRPr="009E7C20" w:rsidRDefault="00875C13" w:rsidP="009C7DD6">
      <w:pPr>
        <w:pStyle w:val="para1"/>
        <w:spacing w:line="480" w:lineRule="auto"/>
        <w:rPr>
          <w:lang w:val="en-AU"/>
        </w:rPr>
      </w:pPr>
      <w:r>
        <w:rPr>
          <w:lang w:val="en-AU"/>
        </w:rPr>
        <w:t>Secondly</w:t>
      </w:r>
      <w:r w:rsidRPr="009E7C20">
        <w:rPr>
          <w:lang w:val="en-AU"/>
        </w:rPr>
        <w:t>, exploring alternative methods for outlier removal</w:t>
      </w:r>
      <w:r>
        <w:rPr>
          <w:lang w:val="en-AU"/>
        </w:rPr>
        <w:t>,</w:t>
      </w:r>
      <w:r w:rsidRPr="009E7C20">
        <w:rPr>
          <w:lang w:val="en-AU"/>
        </w:rPr>
        <w:t xml:space="preserve"> </w:t>
      </w:r>
      <w:r>
        <w:rPr>
          <w:lang w:val="en-AU"/>
        </w:rPr>
        <w:t>and i</w:t>
      </w:r>
      <w:r w:rsidRPr="009E7C20">
        <w:rPr>
          <w:lang w:val="en-AU"/>
        </w:rPr>
        <w:t xml:space="preserve">mplementing advanced techniques to identify and handle outliers effectively will </w:t>
      </w:r>
      <w:r>
        <w:rPr>
          <w:lang w:val="en-AU"/>
        </w:rPr>
        <w:t>improve</w:t>
      </w:r>
      <w:r w:rsidRPr="009E7C20">
        <w:rPr>
          <w:lang w:val="en-AU"/>
        </w:rPr>
        <w:t xml:space="preserve"> the model's ability to identify genuine anomalies</w:t>
      </w:r>
      <w:r>
        <w:rPr>
          <w:lang w:val="en-AU"/>
        </w:rPr>
        <w:t>,</w:t>
      </w:r>
      <w:r w:rsidRPr="009E7C20">
        <w:rPr>
          <w:lang w:val="en-AU"/>
        </w:rPr>
        <w:t xml:space="preserve"> while minimizing </w:t>
      </w:r>
      <w:r>
        <w:rPr>
          <w:lang w:val="en-AU"/>
        </w:rPr>
        <w:t>false positives</w:t>
      </w:r>
      <w:r w:rsidRPr="009E7C20">
        <w:rPr>
          <w:lang w:val="en-AU"/>
        </w:rPr>
        <w:t>.</w:t>
      </w:r>
    </w:p>
    <w:p w14:paraId="37EA1E74" w14:textId="77777777" w:rsidR="00875C13" w:rsidRPr="009E7C20" w:rsidRDefault="00875C13" w:rsidP="009C7DD6">
      <w:pPr>
        <w:pStyle w:val="para1"/>
        <w:spacing w:line="480" w:lineRule="auto"/>
        <w:rPr>
          <w:lang w:val="en-AU"/>
        </w:rPr>
      </w:pPr>
    </w:p>
    <w:p w14:paraId="6E7E50DD" w14:textId="0968487D" w:rsidR="000F4D27" w:rsidRDefault="00875C13">
      <w:pPr>
        <w:pStyle w:val="para1"/>
        <w:spacing w:line="480" w:lineRule="auto"/>
        <w:ind w:firstLine="289"/>
        <w:rPr>
          <w:ins w:id="861" w:author="Munish K" w:date="2024-03-29T19:03:00Z"/>
          <w:lang w:val="en-AU"/>
        </w:rPr>
      </w:pPr>
      <w:r>
        <w:rPr>
          <w:lang w:val="en-AU"/>
        </w:rPr>
        <w:t>Thirdly, t</w:t>
      </w:r>
      <w:r w:rsidRPr="009E7C20">
        <w:rPr>
          <w:lang w:val="en-AU"/>
        </w:rPr>
        <w:t xml:space="preserve">he workflow of the model can be </w:t>
      </w:r>
      <w:r>
        <w:rPr>
          <w:lang w:val="en-AU"/>
        </w:rPr>
        <w:t>improved</w:t>
      </w:r>
      <w:r w:rsidRPr="009E7C20">
        <w:rPr>
          <w:lang w:val="en-AU"/>
        </w:rPr>
        <w:t xml:space="preserve"> to reduce runtime. This optimization </w:t>
      </w:r>
      <w:r>
        <w:rPr>
          <w:lang w:val="en-AU"/>
        </w:rPr>
        <w:t>involves</w:t>
      </w:r>
      <w:r w:rsidRPr="009E7C20">
        <w:rPr>
          <w:lang w:val="en-AU"/>
        </w:rPr>
        <w:t xml:space="preserve"> running multiple sets of model ensembles</w:t>
      </w:r>
      <w:r>
        <w:rPr>
          <w:lang w:val="en-AU"/>
        </w:rPr>
        <w:t>,</w:t>
      </w:r>
      <w:r w:rsidRPr="009E7C20">
        <w:rPr>
          <w:lang w:val="en-AU"/>
        </w:rPr>
        <w:t xml:space="preserve"> and aggregating their outputs to obtain a more </w:t>
      </w:r>
      <w:r>
        <w:rPr>
          <w:lang w:val="en-AU"/>
        </w:rPr>
        <w:t>“generalised” model</w:t>
      </w:r>
      <w:r w:rsidRPr="009E7C20">
        <w:rPr>
          <w:lang w:val="en-AU"/>
        </w:rPr>
        <w:t xml:space="preserve">. </w:t>
      </w:r>
      <w:r>
        <w:rPr>
          <w:lang w:val="en-AU"/>
        </w:rPr>
        <w:t>Generalising the model can</w:t>
      </w:r>
      <w:r w:rsidRPr="009E7C20">
        <w:rPr>
          <w:lang w:val="en-AU"/>
        </w:rPr>
        <w:t xml:space="preserve"> further enhance performance and provide more </w:t>
      </w:r>
      <w:r>
        <w:rPr>
          <w:lang w:val="en-AU"/>
        </w:rPr>
        <w:t>reliability when it comes to</w:t>
      </w:r>
      <w:r w:rsidRPr="009E7C20">
        <w:rPr>
          <w:lang w:val="en-AU"/>
        </w:rPr>
        <w:t xml:space="preserve"> anomaly detection.</w:t>
      </w:r>
    </w:p>
    <w:p w14:paraId="00B1A128" w14:textId="63388872" w:rsidR="00146A8C" w:rsidRDefault="00146A8C">
      <w:pPr>
        <w:pStyle w:val="para1"/>
        <w:spacing w:line="480" w:lineRule="auto"/>
        <w:ind w:firstLine="289"/>
        <w:rPr>
          <w:ins w:id="862" w:author="Munish K" w:date="2024-03-29T19:03:00Z"/>
          <w:lang w:val="en-AU"/>
        </w:rPr>
      </w:pPr>
    </w:p>
    <w:p w14:paraId="0AD75981" w14:textId="3C47B331" w:rsidR="00146A8C" w:rsidRDefault="00146A8C">
      <w:pPr>
        <w:pStyle w:val="para1"/>
        <w:spacing w:line="480" w:lineRule="auto"/>
        <w:ind w:firstLine="289"/>
        <w:rPr>
          <w:ins w:id="863" w:author="Munish K" w:date="2024-03-28T22:24:00Z"/>
          <w:lang w:val="en-AU"/>
        </w:rPr>
        <w:pPrChange w:id="864" w:author="Munish K" w:date="2024-03-28T22:26:00Z">
          <w:pPr>
            <w:pStyle w:val="para1"/>
            <w:spacing w:line="480" w:lineRule="auto"/>
          </w:pPr>
        </w:pPrChange>
      </w:pPr>
      <w:ins w:id="865" w:author="Munish K" w:date="2024-03-29T19:03:00Z">
        <w:r>
          <w:rPr>
            <w:lang w:val="en-AU"/>
          </w:rPr>
          <w:t xml:space="preserve">Lastly, we also think the results of the model need integration with other </w:t>
        </w:r>
      </w:ins>
      <w:ins w:id="866" w:author="Munish K" w:date="2024-03-29T23:22:00Z">
        <w:r w:rsidR="00A549E3">
          <w:rPr>
            <w:lang w:val="en-AU"/>
          </w:rPr>
          <w:t>monitoring</w:t>
        </w:r>
      </w:ins>
      <w:ins w:id="867" w:author="Munish K" w:date="2024-03-29T19:04:00Z">
        <w:r>
          <w:rPr>
            <w:lang w:val="en-AU"/>
          </w:rPr>
          <w:t xml:space="preserve"> technology; </w:t>
        </w:r>
        <w:r w:rsidRPr="00146A8C">
          <w:rPr>
            <w:lang w:val="en-AU"/>
          </w:rPr>
          <w:t>4D seismic monitoring, tiltmeters, downhole sensors</w:t>
        </w:r>
        <w:r>
          <w:rPr>
            <w:lang w:val="en-AU"/>
          </w:rPr>
          <w:t xml:space="preserve">, </w:t>
        </w:r>
        <w:r w:rsidRPr="00146A8C">
          <w:rPr>
            <w:lang w:val="en-AU"/>
          </w:rPr>
          <w:t>tracers deployed</w:t>
        </w:r>
        <w:r>
          <w:rPr>
            <w:lang w:val="en-AU"/>
          </w:rPr>
          <w:t xml:space="preserve"> and </w:t>
        </w:r>
        <w:r w:rsidRPr="00146A8C">
          <w:rPr>
            <w:lang w:val="en-AU"/>
          </w:rPr>
          <w:t>geochemical monitoring</w:t>
        </w:r>
      </w:ins>
      <w:ins w:id="868" w:author="Munish K" w:date="2024-03-29T19:05:00Z">
        <w:r>
          <w:rPr>
            <w:lang w:val="en-AU"/>
          </w:rPr>
          <w:t xml:space="preserve"> are just some examples of other data sets that should be incorporated.</w:t>
        </w:r>
      </w:ins>
    </w:p>
    <w:p w14:paraId="162A38D3" w14:textId="19975562" w:rsidR="000F4D27" w:rsidRPr="009E7C20" w:rsidDel="000F4D27" w:rsidRDefault="000F4D27">
      <w:pPr>
        <w:pStyle w:val="para1"/>
        <w:spacing w:line="480" w:lineRule="auto"/>
        <w:ind w:firstLine="289"/>
        <w:rPr>
          <w:del w:id="869" w:author="Munish K" w:date="2024-03-28T22:26:00Z"/>
          <w:lang w:val="en-AU"/>
        </w:rPr>
        <w:pPrChange w:id="870" w:author="Munish K" w:date="2024-03-28T22:25:00Z">
          <w:pPr>
            <w:pStyle w:val="para1"/>
            <w:spacing w:line="480" w:lineRule="auto"/>
          </w:pPr>
        </w:pPrChange>
      </w:pPr>
    </w:p>
    <w:p w14:paraId="7D611DFC" w14:textId="15922E77" w:rsidR="00875C13" w:rsidRDefault="00875C13">
      <w:pPr>
        <w:pPrChange w:id="871" w:author="Munish K" w:date="2024-03-28T22:26:00Z">
          <w:pPr>
            <w:ind w:firstLine="284"/>
          </w:pPr>
        </w:pPrChange>
      </w:pPr>
    </w:p>
    <w:p w14:paraId="2DF11B82" w14:textId="77777777" w:rsidR="00875C13" w:rsidRDefault="00875C13" w:rsidP="009C7DD6">
      <w:pPr>
        <w:pStyle w:val="Heading1"/>
        <w:spacing w:line="480" w:lineRule="auto"/>
      </w:pPr>
      <w:bookmarkStart w:id="872" w:name="_Toc118671843"/>
      <w:bookmarkStart w:id="873" w:name="_Toc118686448"/>
      <w:r>
        <w:t>Conclusion</w:t>
      </w:r>
      <w:bookmarkEnd w:id="872"/>
      <w:bookmarkEnd w:id="873"/>
    </w:p>
    <w:p w14:paraId="15B923BB" w14:textId="7141BD30" w:rsidR="00875C13" w:rsidRDefault="00875C13" w:rsidP="009C7DD6">
      <w:pPr>
        <w:pStyle w:val="para1"/>
        <w:spacing w:line="480" w:lineRule="auto"/>
        <w:rPr>
          <w:lang w:val="en-AU"/>
        </w:rPr>
      </w:pPr>
      <w:r>
        <w:rPr>
          <w:lang w:val="en-AU"/>
        </w:rPr>
        <w:t xml:space="preserve">The </w:t>
      </w:r>
      <w:r w:rsidRPr="00750E92">
        <w:t>IBDP</w:t>
      </w:r>
      <w:r>
        <w:t xml:space="preserve"> project involved injection of </w:t>
      </w:r>
      <w:r w:rsidRPr="00A34C12">
        <w:rPr>
          <w:lang w:val="en-AU"/>
        </w:rPr>
        <w:t>~1000 tonnes/day</w:t>
      </w:r>
      <w:r>
        <w:rPr>
          <w:lang w:val="en-AU"/>
        </w:rPr>
        <w:t xml:space="preserve"> of </w:t>
      </w:r>
      <w:r w:rsidRPr="00A34C12">
        <w:rPr>
          <w:lang w:val="en-AU"/>
        </w:rPr>
        <w:t>CO</w:t>
      </w:r>
      <w:r w:rsidRPr="007655BD">
        <w:rPr>
          <w:vertAlign w:val="subscript"/>
          <w:lang w:val="en-AU"/>
        </w:rPr>
        <w:t>2</w:t>
      </w:r>
      <w:r w:rsidRPr="00A34C12">
        <w:rPr>
          <w:lang w:val="en-AU"/>
        </w:rPr>
        <w:t xml:space="preserve"> </w:t>
      </w:r>
      <w:r>
        <w:rPr>
          <w:lang w:val="en-AU"/>
        </w:rPr>
        <w:t>into a single well,</w:t>
      </w:r>
      <w:r w:rsidRPr="00A34C12">
        <w:rPr>
          <w:lang w:val="en-AU"/>
        </w:rPr>
        <w:t xml:space="preserve"> for </w:t>
      </w:r>
      <w:r>
        <w:rPr>
          <w:lang w:val="en-AU"/>
        </w:rPr>
        <w:t xml:space="preserve">a </w:t>
      </w:r>
      <w:r w:rsidRPr="00A34C12">
        <w:rPr>
          <w:lang w:val="en-AU"/>
        </w:rPr>
        <w:t xml:space="preserve">three year, </w:t>
      </w:r>
      <w:r>
        <w:rPr>
          <w:lang w:val="en-AU"/>
        </w:rPr>
        <w:t>resulting in ~</w:t>
      </w:r>
      <w:r w:rsidRPr="00A34C12">
        <w:rPr>
          <w:lang w:val="en-AU"/>
        </w:rPr>
        <w:t xml:space="preserve">995, 215 </w:t>
      </w:r>
      <w:r>
        <w:rPr>
          <w:lang w:val="en-AU"/>
        </w:rPr>
        <w:t>cumulative</w:t>
      </w:r>
      <w:r w:rsidRPr="00A34C12">
        <w:rPr>
          <w:lang w:val="en-AU"/>
        </w:rPr>
        <w:t xml:space="preserve"> tonnes of CO</w:t>
      </w:r>
      <w:r w:rsidRPr="007655BD">
        <w:rPr>
          <w:vertAlign w:val="subscript"/>
          <w:lang w:val="en-AU"/>
        </w:rPr>
        <w:t>2</w:t>
      </w:r>
      <w:r w:rsidRPr="00A34C12">
        <w:rPr>
          <w:lang w:val="en-AU"/>
        </w:rPr>
        <w:t xml:space="preserve"> </w:t>
      </w:r>
      <w:r>
        <w:rPr>
          <w:lang w:val="en-AU"/>
        </w:rPr>
        <w:t xml:space="preserve">being </w:t>
      </w:r>
      <w:r w:rsidRPr="00A34C12">
        <w:rPr>
          <w:lang w:val="en-AU"/>
        </w:rPr>
        <w:t>injected</w:t>
      </w:r>
      <w:r>
        <w:rPr>
          <w:lang w:val="en-AU"/>
        </w:rPr>
        <w:t xml:space="preserve">. </w:t>
      </w:r>
      <w:r w:rsidR="00CC75FC">
        <w:rPr>
          <w:lang w:val="en-AU"/>
        </w:rPr>
        <w:t xml:space="preserve">In view of the growing importance of CCUS in achieving climate targets, we believe the wealth of open-source time-series data from this project can be </w:t>
      </w:r>
      <w:r w:rsidR="0028213D">
        <w:rPr>
          <w:lang w:val="en-AU"/>
        </w:rPr>
        <w:t xml:space="preserve">applied to </w:t>
      </w:r>
      <w:proofErr w:type="spellStart"/>
      <w:r w:rsidR="0028213D">
        <w:rPr>
          <w:lang w:val="en-AU"/>
        </w:rPr>
        <w:t>derisk</w:t>
      </w:r>
      <w:proofErr w:type="spellEnd"/>
      <w:r w:rsidR="0028213D">
        <w:rPr>
          <w:lang w:val="en-AU"/>
        </w:rPr>
        <w:t xml:space="preserve"> CCUS monitoring.</w:t>
      </w:r>
    </w:p>
    <w:p w14:paraId="7A9C826D" w14:textId="77777777" w:rsidR="00875C13" w:rsidRDefault="00875C13" w:rsidP="009C7DD6">
      <w:pPr>
        <w:pStyle w:val="para1"/>
        <w:spacing w:line="480" w:lineRule="auto"/>
        <w:rPr>
          <w:lang w:val="en-AU"/>
        </w:rPr>
      </w:pPr>
    </w:p>
    <w:p w14:paraId="61448EB6" w14:textId="62B7DC57" w:rsidR="00875C13" w:rsidRDefault="00875C13" w:rsidP="009C7DD6">
      <w:pPr>
        <w:pStyle w:val="para1"/>
        <w:spacing w:line="480" w:lineRule="auto"/>
        <w:rPr>
          <w:lang w:val="en-AU"/>
        </w:rPr>
      </w:pPr>
      <w:r>
        <w:rPr>
          <w:lang w:val="en-AU"/>
        </w:rPr>
        <w:t xml:space="preserve">In this work, we demonstrated how an LSTM based </w:t>
      </w:r>
      <w:r w:rsidRPr="009E7C20">
        <w:rPr>
          <w:lang w:val="en-AU"/>
        </w:rPr>
        <w:t>machine learning model has been developed and implemented to predict injection deltas of active CO</w:t>
      </w:r>
      <w:r w:rsidRPr="00E43718">
        <w:rPr>
          <w:vertAlign w:val="subscript"/>
          <w:lang w:val="en-AU"/>
        </w:rPr>
        <w:t>2</w:t>
      </w:r>
      <w:r w:rsidRPr="009E7C20">
        <w:rPr>
          <w:lang w:val="en-AU"/>
        </w:rPr>
        <w:t xml:space="preserve"> injection</w:t>
      </w:r>
      <w:r>
        <w:rPr>
          <w:lang w:val="en-AU"/>
        </w:rPr>
        <w:t>.</w:t>
      </w:r>
      <w:r w:rsidR="00CC75FC">
        <w:rPr>
          <w:lang w:val="en-AU"/>
        </w:rPr>
        <w:t xml:space="preserve"> </w:t>
      </w:r>
      <w:r>
        <w:rPr>
          <w:lang w:val="en-AU"/>
        </w:rPr>
        <w:t>We demonstrate that our p</w:t>
      </w:r>
      <w:r w:rsidRPr="007655BD">
        <w:rPr>
          <w:lang w:val="en-AU"/>
        </w:rPr>
        <w:t xml:space="preserve">redicted models do well based on RMSE and R2 scores </w:t>
      </w:r>
      <w:r>
        <w:rPr>
          <w:lang w:val="en-AU"/>
        </w:rPr>
        <w:t xml:space="preserve">against both the </w:t>
      </w:r>
      <w:r w:rsidRPr="007655BD">
        <w:rPr>
          <w:lang w:val="en-AU"/>
        </w:rPr>
        <w:t>train</w:t>
      </w:r>
      <w:r>
        <w:rPr>
          <w:lang w:val="en-AU"/>
        </w:rPr>
        <w:t>ing</w:t>
      </w:r>
      <w:r w:rsidRPr="007655BD">
        <w:rPr>
          <w:lang w:val="en-AU"/>
        </w:rPr>
        <w:t xml:space="preserve"> </w:t>
      </w:r>
      <w:r>
        <w:rPr>
          <w:lang w:val="en-AU"/>
        </w:rPr>
        <w:t xml:space="preserve">and validation </w:t>
      </w:r>
      <w:r w:rsidRPr="007655BD">
        <w:rPr>
          <w:lang w:val="en-AU"/>
        </w:rPr>
        <w:t>data</w:t>
      </w:r>
      <w:r>
        <w:rPr>
          <w:lang w:val="en-AU"/>
        </w:rPr>
        <w:t xml:space="preserve"> sets. Our model was able to predict both large and small anomalies, and we demonstrated that the model is sufficiently generalised for this single input data source.</w:t>
      </w:r>
    </w:p>
    <w:p w14:paraId="1E23CF22" w14:textId="77777777" w:rsidR="00875C13" w:rsidRDefault="00875C13" w:rsidP="009C7DD6">
      <w:pPr>
        <w:pStyle w:val="para1"/>
        <w:spacing w:line="480" w:lineRule="auto"/>
        <w:rPr>
          <w:lang w:val="en-AU"/>
        </w:rPr>
      </w:pPr>
    </w:p>
    <w:p w14:paraId="4C5CFB40" w14:textId="45B01DBE" w:rsidR="002E6E2D" w:rsidRDefault="002E6E2D" w:rsidP="002E6E2D">
      <w:pPr>
        <w:pStyle w:val="BodyText"/>
        <w:ind w:firstLine="284"/>
        <w:rPr>
          <w:ins w:id="874" w:author="Munish K" w:date="2024-03-29T13:34:00Z"/>
          <w:lang w:val="en-SG"/>
        </w:rPr>
      </w:pPr>
      <w:ins w:id="875" w:author="Munish K" w:date="2024-03-29T13:34:00Z">
        <w:r w:rsidRPr="009E7C20">
          <w:rPr>
            <w:lang w:val="en-AU"/>
          </w:rPr>
          <w:t xml:space="preserve">The </w:t>
        </w:r>
        <w:r>
          <w:rPr>
            <w:lang w:val="en-AU"/>
          </w:rPr>
          <w:t>model</w:t>
        </w:r>
        <w:r w:rsidRPr="009E7C20">
          <w:rPr>
            <w:lang w:val="en-AU"/>
          </w:rPr>
          <w:t xml:space="preserve"> </w:t>
        </w:r>
      </w:ins>
      <w:ins w:id="876" w:author="Munish K" w:date="2024-03-29T13:37:00Z">
        <w:r>
          <w:rPr>
            <w:lang w:val="en-AU"/>
          </w:rPr>
          <w:t>can</w:t>
        </w:r>
      </w:ins>
      <w:ins w:id="877" w:author="Munish K" w:date="2024-03-29T13:34:00Z">
        <w:r w:rsidRPr="009E7C20">
          <w:rPr>
            <w:lang w:val="en-AU"/>
          </w:rPr>
          <w:t xml:space="preserve"> detect anomalies </w:t>
        </w:r>
        <w:r>
          <w:rPr>
            <w:lang w:val="en-AU"/>
          </w:rPr>
          <w:t>which</w:t>
        </w:r>
        <w:r w:rsidRPr="009E7C20">
          <w:rPr>
            <w:lang w:val="en-AU"/>
          </w:rPr>
          <w:t xml:space="preserve"> operators </w:t>
        </w:r>
        <w:r>
          <w:rPr>
            <w:lang w:val="en-AU"/>
          </w:rPr>
          <w:t xml:space="preserve">can use when determining which </w:t>
        </w:r>
        <w:r w:rsidRPr="009E7C20">
          <w:rPr>
            <w:lang w:val="en-AU"/>
          </w:rPr>
          <w:t xml:space="preserve">wells </w:t>
        </w:r>
        <w:r>
          <w:rPr>
            <w:lang w:val="en-AU"/>
          </w:rPr>
          <w:t xml:space="preserve">to inspect </w:t>
        </w:r>
        <w:r w:rsidRPr="009E7C20">
          <w:rPr>
            <w:lang w:val="en-AU"/>
          </w:rPr>
          <w:t>for potential leaks.</w:t>
        </w:r>
        <w:r>
          <w:rPr>
            <w:lang w:val="en-AU"/>
          </w:rPr>
          <w:t xml:space="preserve"> </w:t>
        </w:r>
        <w:r>
          <w:rPr>
            <w:rFonts w:eastAsia="Times New Roman"/>
            <w:szCs w:val="20"/>
            <w:lang w:val="en-AU"/>
          </w:rPr>
          <w:t xml:space="preserve">This model </w:t>
        </w:r>
      </w:ins>
      <w:ins w:id="878" w:author="Munish K" w:date="2024-03-29T13:35:00Z">
        <w:r>
          <w:rPr>
            <w:rFonts w:eastAsia="Times New Roman"/>
            <w:szCs w:val="20"/>
            <w:lang w:val="en-AU"/>
          </w:rPr>
          <w:t xml:space="preserve">can thus be a check for </w:t>
        </w:r>
      </w:ins>
      <w:ins w:id="879" w:author="Munish K" w:date="2024-03-29T23:03:00Z">
        <w:r w:rsidR="00B904EA">
          <w:rPr>
            <w:rFonts w:eastAsia="Times New Roman"/>
            <w:szCs w:val="20"/>
            <w:lang w:val="en-AU"/>
          </w:rPr>
          <w:t>CO</w:t>
        </w:r>
        <w:r w:rsidR="00B904EA" w:rsidRPr="00B904EA">
          <w:rPr>
            <w:rFonts w:eastAsia="Times New Roman"/>
            <w:szCs w:val="20"/>
            <w:vertAlign w:val="subscript"/>
            <w:lang w:val="en-AU"/>
            <w:rPrChange w:id="880" w:author="Munish K" w:date="2024-03-29T23:03:00Z">
              <w:rPr>
                <w:rFonts w:eastAsia="Times New Roman"/>
                <w:szCs w:val="20"/>
                <w:lang w:val="en-AU"/>
              </w:rPr>
            </w:rPrChange>
          </w:rPr>
          <w:t>2</w:t>
        </w:r>
      </w:ins>
      <w:ins w:id="881" w:author="Munish K" w:date="2024-03-29T13:34:00Z">
        <w:r w:rsidRPr="00294BDF">
          <w:rPr>
            <w:rFonts w:eastAsia="Times New Roman"/>
            <w:szCs w:val="20"/>
            <w:lang w:val="en-AU"/>
          </w:rPr>
          <w:t xml:space="preserve"> migration, either at the well location or </w:t>
        </w:r>
      </w:ins>
      <w:ins w:id="882" w:author="Munish K" w:date="2024-03-29T13:35:00Z">
        <w:r>
          <w:rPr>
            <w:rFonts w:eastAsia="Times New Roman"/>
            <w:szCs w:val="20"/>
            <w:lang w:val="en-AU"/>
          </w:rPr>
          <w:t>when other forms of</w:t>
        </w:r>
      </w:ins>
      <w:ins w:id="883" w:author="Munish K" w:date="2024-03-29T13:34:00Z">
        <w:r w:rsidRPr="00294BDF">
          <w:rPr>
            <w:rFonts w:eastAsia="Times New Roman"/>
            <w:szCs w:val="20"/>
            <w:lang w:val="en-AU"/>
          </w:rPr>
          <w:t xml:space="preserve"> </w:t>
        </w:r>
      </w:ins>
      <w:ins w:id="884" w:author="Munish K" w:date="2024-03-29T21:57:00Z">
        <w:r w:rsidR="00A9108C">
          <w:rPr>
            <w:rFonts w:eastAsia="Times New Roman"/>
            <w:szCs w:val="20"/>
            <w:lang w:val="en-AU"/>
          </w:rPr>
          <w:t xml:space="preserve">downhole </w:t>
        </w:r>
      </w:ins>
      <w:ins w:id="885" w:author="Munish K" w:date="2024-03-29T13:34:00Z">
        <w:r w:rsidRPr="00294BDF">
          <w:rPr>
            <w:rFonts w:eastAsia="Times New Roman"/>
            <w:szCs w:val="20"/>
            <w:lang w:val="en-AU"/>
          </w:rPr>
          <w:t xml:space="preserve">losses </w:t>
        </w:r>
      </w:ins>
      <w:ins w:id="886" w:author="Munish K" w:date="2024-03-29T13:35:00Z">
        <w:r>
          <w:rPr>
            <w:rFonts w:eastAsia="Times New Roman"/>
            <w:szCs w:val="20"/>
            <w:lang w:val="en-AU"/>
          </w:rPr>
          <w:t xml:space="preserve">are observed </w:t>
        </w:r>
      </w:ins>
      <w:ins w:id="887" w:author="Munish K" w:date="2024-03-29T13:34:00Z">
        <w:r w:rsidRPr="00294BDF">
          <w:rPr>
            <w:rFonts w:eastAsia="Times New Roman"/>
            <w:szCs w:val="20"/>
            <w:lang w:val="en-AU"/>
          </w:rPr>
          <w:t>during the injection process</w:t>
        </w:r>
        <w:r>
          <w:rPr>
            <w:rFonts w:eastAsia="Times New Roman"/>
            <w:szCs w:val="20"/>
            <w:lang w:val="en-AU"/>
          </w:rPr>
          <w:t>.</w:t>
        </w:r>
        <w:r w:rsidRPr="00294BDF">
          <w:rPr>
            <w:rFonts w:eastAsia="Times New Roman"/>
            <w:szCs w:val="20"/>
            <w:lang w:val="en-AU"/>
          </w:rPr>
          <w:t xml:space="preserve"> </w:t>
        </w:r>
      </w:ins>
      <w:ins w:id="888" w:author="Munish K" w:date="2024-03-29T13:35:00Z">
        <w:r>
          <w:rPr>
            <w:rFonts w:eastAsia="Times New Roman"/>
            <w:szCs w:val="20"/>
            <w:lang w:val="en-AU"/>
          </w:rPr>
          <w:t>T</w:t>
        </w:r>
      </w:ins>
      <w:ins w:id="889" w:author="Munish K" w:date="2024-03-29T13:34:00Z">
        <w:r w:rsidRPr="00294BDF">
          <w:rPr>
            <w:rFonts w:eastAsia="Times New Roman"/>
            <w:szCs w:val="20"/>
            <w:lang w:val="en-AU"/>
          </w:rPr>
          <w:t xml:space="preserve">he model </w:t>
        </w:r>
      </w:ins>
      <w:ins w:id="890" w:author="Munish K" w:date="2024-03-29T13:35:00Z">
        <w:r>
          <w:rPr>
            <w:rFonts w:eastAsia="Times New Roman"/>
            <w:szCs w:val="20"/>
            <w:lang w:val="en-AU"/>
          </w:rPr>
          <w:t>can also help engineers to</w:t>
        </w:r>
      </w:ins>
      <w:ins w:id="891" w:author="Munish K" w:date="2024-03-29T13:34:00Z">
        <w:r w:rsidRPr="00294BDF">
          <w:rPr>
            <w:rFonts w:eastAsia="Times New Roman"/>
            <w:szCs w:val="20"/>
            <w:lang w:val="en-AU"/>
          </w:rPr>
          <w:t xml:space="preserve"> perform</w:t>
        </w:r>
        <w:r>
          <w:rPr>
            <w:lang w:val="en-AU"/>
          </w:rPr>
          <w:t xml:space="preserve"> </w:t>
        </w:r>
      </w:ins>
      <w:ins w:id="892" w:author="Munish K" w:date="2024-03-29T13:36:00Z">
        <w:r>
          <w:rPr>
            <w:lang w:val="en-AU"/>
          </w:rPr>
          <w:t>computational</w:t>
        </w:r>
      </w:ins>
      <w:ins w:id="893" w:author="Munish K" w:date="2024-03-29T13:34:00Z">
        <w:r>
          <w:rPr>
            <w:lang w:val="en-AU"/>
          </w:rPr>
          <w:t xml:space="preserve"> based de-risking of </w:t>
        </w:r>
      </w:ins>
      <w:ins w:id="894" w:author="Munish K" w:date="2024-03-29T13:36:00Z">
        <w:r>
          <w:rPr>
            <w:lang w:val="en-AU"/>
          </w:rPr>
          <w:t>geological formations</w:t>
        </w:r>
      </w:ins>
      <w:ins w:id="895" w:author="Munish K" w:date="2024-03-29T13:34:00Z">
        <w:r>
          <w:rPr>
            <w:lang w:val="en-AU"/>
          </w:rPr>
          <w:t xml:space="preserve">, </w:t>
        </w:r>
      </w:ins>
      <w:ins w:id="896" w:author="Munish K" w:date="2024-03-29T13:36:00Z">
        <w:r>
          <w:rPr>
            <w:lang w:val="en-AU"/>
          </w:rPr>
          <w:t>by understanding how changing certain s</w:t>
        </w:r>
      </w:ins>
      <w:ins w:id="897" w:author="Munish K" w:date="2024-03-29T13:34:00Z">
        <w:r>
          <w:rPr>
            <w:lang w:val="en-AU"/>
          </w:rPr>
          <w:t xml:space="preserve">torage parameters </w:t>
        </w:r>
      </w:ins>
      <w:ins w:id="898" w:author="Munish K" w:date="2024-03-29T13:36:00Z">
        <w:r>
          <w:rPr>
            <w:lang w:val="en-AU"/>
          </w:rPr>
          <w:t>impacts</w:t>
        </w:r>
      </w:ins>
      <w:ins w:id="899" w:author="Munish K" w:date="2024-03-29T13:34:00Z">
        <w:r w:rsidRPr="00B32F32">
          <w:rPr>
            <w:lang w:val="en-AU"/>
          </w:rPr>
          <w:t xml:space="preserve"> </w:t>
        </w:r>
        <w:r>
          <w:rPr>
            <w:lang w:val="en-AU"/>
          </w:rPr>
          <w:t>CO</w:t>
        </w:r>
        <w:r w:rsidRPr="00165CB9">
          <w:rPr>
            <w:vertAlign w:val="subscript"/>
            <w:lang w:val="en-AU"/>
          </w:rPr>
          <w:t>2</w:t>
        </w:r>
        <w:r>
          <w:rPr>
            <w:lang w:val="en-AU"/>
          </w:rPr>
          <w:t xml:space="preserve"> </w:t>
        </w:r>
        <w:r w:rsidRPr="00B32F32">
          <w:rPr>
            <w:lang w:val="en-AU"/>
          </w:rPr>
          <w:t>containment</w:t>
        </w:r>
        <w:r>
          <w:rPr>
            <w:lang w:val="en-AU"/>
          </w:rPr>
          <w:t xml:space="preserve">. The model will also aid in the understanding of the injection process and </w:t>
        </w:r>
      </w:ins>
      <w:ins w:id="900" w:author="Munish K" w:date="2024-03-29T13:37:00Z">
        <w:r>
          <w:rPr>
            <w:lang w:val="en-AU"/>
          </w:rPr>
          <w:t>optimising</w:t>
        </w:r>
      </w:ins>
      <w:ins w:id="901" w:author="Munish K" w:date="2024-03-29T13:34:00Z">
        <w:r>
          <w:rPr>
            <w:lang w:val="en-AU"/>
          </w:rPr>
          <w:t xml:space="preserve"> well operations and costs</w:t>
        </w:r>
      </w:ins>
      <w:ins w:id="902" w:author="Munish K" w:date="2024-03-29T19:07:00Z">
        <w:r w:rsidR="00AA5DB0">
          <w:rPr>
            <w:lang w:val="en-AU"/>
          </w:rPr>
          <w:t>, reducing the reliance on periodic</w:t>
        </w:r>
      </w:ins>
      <w:ins w:id="903" w:author="Munish K" w:date="2024-03-29T19:09:00Z">
        <w:r w:rsidR="00AA5DB0">
          <w:rPr>
            <w:lang w:val="en-AU"/>
          </w:rPr>
          <w:t xml:space="preserve"> (or </w:t>
        </w:r>
      </w:ins>
      <w:ins w:id="904" w:author="Munish K" w:date="2024-03-29T19:07:00Z">
        <w:r w:rsidR="00AA5DB0">
          <w:rPr>
            <w:lang w:val="en-AU"/>
          </w:rPr>
          <w:t>ad-hoc</w:t>
        </w:r>
      </w:ins>
      <w:ins w:id="905" w:author="Munish K" w:date="2024-03-29T19:09:00Z">
        <w:r w:rsidR="00AA5DB0">
          <w:rPr>
            <w:lang w:val="en-AU"/>
          </w:rPr>
          <w:t xml:space="preserve"> depending on operator budget)</w:t>
        </w:r>
      </w:ins>
      <w:ins w:id="906" w:author="Munish K" w:date="2024-03-29T19:07:00Z">
        <w:r w:rsidR="00AA5DB0">
          <w:rPr>
            <w:lang w:val="en-AU"/>
          </w:rPr>
          <w:t xml:space="preserve"> </w:t>
        </w:r>
      </w:ins>
      <w:ins w:id="907" w:author="Munish K" w:date="2024-03-29T19:10:00Z">
        <w:r w:rsidR="00AA5DB0">
          <w:rPr>
            <w:lang w:val="en-AU"/>
          </w:rPr>
          <w:t xml:space="preserve">tests like </w:t>
        </w:r>
      </w:ins>
      <w:ins w:id="908" w:author="Munish K" w:date="2024-03-29T19:09:00Z">
        <w:r w:rsidR="00AA5DB0" w:rsidRPr="006D70A6">
          <w:rPr>
            <w:rFonts w:eastAsia="Times New Roman"/>
            <w:color w:val="000000" w:themeColor="text1"/>
          </w:rPr>
          <w:t>well annulus pressures</w:t>
        </w:r>
      </w:ins>
      <w:ins w:id="909" w:author="Munish K" w:date="2024-03-29T19:10:00Z">
        <w:r w:rsidR="00AA5DB0">
          <w:rPr>
            <w:rFonts w:eastAsia="Times New Roman"/>
            <w:color w:val="000000" w:themeColor="text1"/>
          </w:rPr>
          <w:t>, casing tests, and use of cased hole reservoir saturation tools</w:t>
        </w:r>
      </w:ins>
      <w:ins w:id="910" w:author="Munish K" w:date="2024-03-29T13:34:00Z">
        <w:r>
          <w:rPr>
            <w:lang w:val="en-AU"/>
          </w:rPr>
          <w:t xml:space="preserve">. </w:t>
        </w:r>
      </w:ins>
    </w:p>
    <w:p w14:paraId="29500C60" w14:textId="77777777" w:rsidR="002E6E2D" w:rsidRDefault="002E6E2D" w:rsidP="009C7DD6">
      <w:pPr>
        <w:pStyle w:val="para1"/>
        <w:spacing w:line="480" w:lineRule="auto"/>
        <w:rPr>
          <w:ins w:id="911" w:author="Munish K" w:date="2024-03-29T13:34:00Z"/>
          <w:lang w:val="en-AU"/>
        </w:rPr>
      </w:pPr>
    </w:p>
    <w:p w14:paraId="5ECE1E38" w14:textId="20279371" w:rsidR="00875C13" w:rsidRDefault="00875C13" w:rsidP="009C7DD6">
      <w:pPr>
        <w:pStyle w:val="para1"/>
        <w:spacing w:line="480" w:lineRule="auto"/>
        <w:rPr>
          <w:lang w:val="en-AU"/>
        </w:rPr>
      </w:pPr>
      <w:del w:id="912" w:author="Munish K" w:date="2024-03-29T13:34:00Z">
        <w:r w:rsidRPr="009E7C20" w:rsidDel="002E6E2D">
          <w:rPr>
            <w:lang w:val="en-AU"/>
          </w:rPr>
          <w:delText xml:space="preserve">The primary objective of this model is to detect anomalies and alert operators to closely inspect the wells for potential leaks. </w:delText>
        </w:r>
      </w:del>
      <w:r w:rsidRPr="009E7C20">
        <w:rPr>
          <w:lang w:val="en-AU"/>
        </w:rPr>
        <w:t>This predictive capability becomes especially valuable in scenarios where multiple wells are in operation, as it eliminates the need for additional operators, thereby reducing operational costs.</w:t>
      </w:r>
      <w:r>
        <w:rPr>
          <w:lang w:val="en-AU"/>
        </w:rPr>
        <w:t xml:space="preserve"> We </w:t>
      </w:r>
      <w:r w:rsidR="00AF4A35">
        <w:rPr>
          <w:lang w:val="en-AU"/>
        </w:rPr>
        <w:t xml:space="preserve">also </w:t>
      </w:r>
      <w:r>
        <w:rPr>
          <w:lang w:val="en-AU"/>
        </w:rPr>
        <w:t>recommended a series of improvements and model enhancements in this paper</w:t>
      </w:r>
      <w:r w:rsidR="00CC75FC">
        <w:rPr>
          <w:lang w:val="en-AU"/>
        </w:rPr>
        <w:t xml:space="preserve"> </w:t>
      </w:r>
      <w:r w:rsidR="00AF4A35">
        <w:rPr>
          <w:lang w:val="en-AU"/>
        </w:rPr>
        <w:t xml:space="preserve">which </w:t>
      </w:r>
      <w:r w:rsidR="00CC75FC">
        <w:rPr>
          <w:lang w:val="en-AU"/>
        </w:rPr>
        <w:t>would increase the machine learning model’s predictive ability</w:t>
      </w:r>
      <w:r w:rsidRPr="009E7C20">
        <w:rPr>
          <w:lang w:val="en-AU"/>
        </w:rPr>
        <w:t xml:space="preserve">, </w:t>
      </w:r>
      <w:r>
        <w:rPr>
          <w:lang w:val="en-AU"/>
        </w:rPr>
        <w:t xml:space="preserve">potentially </w:t>
      </w:r>
      <w:r w:rsidRPr="009E7C20">
        <w:rPr>
          <w:lang w:val="en-AU"/>
        </w:rPr>
        <w:t>providing operators with timely alerts for potential leaks while optimizing operational efficiency and cost-effectiveness.</w:t>
      </w:r>
    </w:p>
    <w:p w14:paraId="240D5135" w14:textId="77777777" w:rsidR="00875C13" w:rsidRDefault="00875C13" w:rsidP="009C7DD6">
      <w:pPr>
        <w:ind w:firstLine="284"/>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FC6BC2" w14:paraId="336ACC3C" w14:textId="77777777" w:rsidTr="00811D4A">
        <w:tc>
          <w:tcPr>
            <w:tcW w:w="10460" w:type="dxa"/>
          </w:tcPr>
          <w:p w14:paraId="0EB43BE7" w14:textId="1501A34D" w:rsidR="00FC6BC2" w:rsidRDefault="00875C13" w:rsidP="009C7DD6">
            <w:r>
              <w:rPr>
                <w:noProof/>
              </w:rPr>
              <w:lastRenderedPageBreak/>
              <w:drawing>
                <wp:inline distT="0" distB="0" distL="0" distR="0" wp14:anchorId="3B312ADA" wp14:editId="49490644">
                  <wp:extent cx="6475202" cy="881240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4622" cy="8825225"/>
                          </a:xfrm>
                          <a:prstGeom prst="rect">
                            <a:avLst/>
                          </a:prstGeom>
                          <a:noFill/>
                        </pic:spPr>
                      </pic:pic>
                    </a:graphicData>
                  </a:graphic>
                </wp:inline>
              </w:drawing>
            </w:r>
          </w:p>
        </w:tc>
      </w:tr>
    </w:tbl>
    <w:p w14:paraId="2329DFEF" w14:textId="239361BC" w:rsidR="00FC6BC2" w:rsidRPr="00B71221" w:rsidRDefault="00FC6BC2" w:rsidP="009C7DD6">
      <w:pPr>
        <w:pStyle w:val="para1"/>
        <w:spacing w:line="480" w:lineRule="auto"/>
        <w:jc w:val="center"/>
        <w:rPr>
          <w:lang w:val="en-AU"/>
        </w:rPr>
      </w:pPr>
      <w:bookmarkStart w:id="913" w:name="_Ref140331163"/>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742033">
        <w:rPr>
          <w:noProof/>
          <w:lang w:val="en-AU"/>
        </w:rPr>
        <w:t>8</w:t>
      </w:r>
      <w:r w:rsidRPr="00B71221">
        <w:rPr>
          <w:lang w:val="en-AU"/>
        </w:rPr>
        <w:fldChar w:fldCharType="end"/>
      </w:r>
      <w:bookmarkEnd w:id="913"/>
      <w:r w:rsidRPr="00B71221">
        <w:rPr>
          <w:lang w:val="en-AU"/>
        </w:rPr>
        <w:t>:</w:t>
      </w:r>
      <w:r>
        <w:rPr>
          <w:lang w:val="en-AU"/>
        </w:rPr>
        <w:t xml:space="preserve"> </w:t>
      </w:r>
      <w:r w:rsidR="005A0F6C">
        <w:rPr>
          <w:lang w:val="en-AU"/>
        </w:rPr>
        <w:t xml:space="preserve">Input and prediction on </w:t>
      </w:r>
      <w:r w:rsidR="007655BD">
        <w:rPr>
          <w:lang w:val="en-AU"/>
        </w:rPr>
        <w:t>“hold out”</w:t>
      </w:r>
      <w:r w:rsidR="005A0F6C">
        <w:rPr>
          <w:lang w:val="en-AU"/>
        </w:rPr>
        <w:t xml:space="preserve"> </w:t>
      </w:r>
      <w:commentRangeStart w:id="914"/>
      <w:r w:rsidR="005A0F6C">
        <w:rPr>
          <w:lang w:val="en-AU"/>
        </w:rPr>
        <w:t>dataset</w:t>
      </w:r>
      <w:commentRangeEnd w:id="914"/>
      <w:r w:rsidR="00AF2192">
        <w:rPr>
          <w:rStyle w:val="CommentReference"/>
          <w:rFonts w:eastAsiaTheme="minorHAnsi"/>
          <w:lang w:val="en-GB"/>
        </w:rPr>
        <w:commentReference w:id="914"/>
      </w:r>
    </w:p>
    <w:p w14:paraId="5EE0F948" w14:textId="1B4B7452" w:rsidR="00757758" w:rsidRPr="00B71221" w:rsidRDefault="00757758" w:rsidP="009C7DD6">
      <w:pPr>
        <w:pStyle w:val="para1"/>
        <w:spacing w:line="480" w:lineRule="auto"/>
        <w:ind w:firstLine="0"/>
        <w:rPr>
          <w:i/>
          <w:iCs/>
          <w:u w:val="single"/>
          <w:lang w:val="en-AU"/>
        </w:rPr>
      </w:pPr>
    </w:p>
    <w:p w14:paraId="40A4AC5B" w14:textId="51469192" w:rsidR="00757758" w:rsidRPr="00757758" w:rsidRDefault="00757758" w:rsidP="009C7DD6">
      <w:pPr>
        <w:rPr>
          <w:lang w:val="en-SG"/>
        </w:rPr>
      </w:pPr>
    </w:p>
    <w:p w14:paraId="1183856D" w14:textId="04D5A030" w:rsidR="005A4343" w:rsidRDefault="005A4343" w:rsidP="009C7DD6">
      <w:pPr>
        <w:pStyle w:val="Heading1"/>
        <w:spacing w:line="480" w:lineRule="auto"/>
      </w:pPr>
      <w:bookmarkStart w:id="915" w:name="_Hlk162610950"/>
      <w:r>
        <w:t>Nomenclature</w:t>
      </w:r>
      <w:bookmarkEnd w:id="915"/>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5"/>
        <w:gridCol w:w="8565"/>
      </w:tblGrid>
      <w:tr w:rsidR="005A4343" w14:paraId="2BC75496" w14:textId="77777777" w:rsidTr="00875C13">
        <w:tc>
          <w:tcPr>
            <w:tcW w:w="906" w:type="pct"/>
          </w:tcPr>
          <w:p w14:paraId="3FF416B2" w14:textId="3FE2B2BE" w:rsidR="005A4343" w:rsidRDefault="00875C13" w:rsidP="009C7DD6">
            <w:pPr>
              <w:rPr>
                <w:lang w:val="en-SG"/>
              </w:rPr>
            </w:pPr>
            <w:r w:rsidRPr="00BD21E1">
              <w:t>GHG</w:t>
            </w:r>
          </w:p>
        </w:tc>
        <w:tc>
          <w:tcPr>
            <w:tcW w:w="4094" w:type="pct"/>
          </w:tcPr>
          <w:p w14:paraId="121787F4" w14:textId="2105EBCB" w:rsidR="005A4343" w:rsidRDefault="00875C13" w:rsidP="009C7DD6">
            <w:pPr>
              <w:rPr>
                <w:lang w:val="en-SG"/>
              </w:rPr>
            </w:pPr>
            <w:r w:rsidRPr="00BD21E1">
              <w:t>greenhouse gas</w:t>
            </w:r>
          </w:p>
        </w:tc>
      </w:tr>
      <w:tr w:rsidR="005A4343" w14:paraId="755E15FC" w14:textId="77777777" w:rsidTr="00875C13">
        <w:tc>
          <w:tcPr>
            <w:tcW w:w="906" w:type="pct"/>
          </w:tcPr>
          <w:p w14:paraId="1904DA22" w14:textId="7A931E86" w:rsidR="005A4343" w:rsidRDefault="00875C13" w:rsidP="009C7DD6">
            <w:pPr>
              <w:rPr>
                <w:lang w:val="en-SG"/>
              </w:rPr>
            </w:pPr>
            <w:r w:rsidRPr="00BD21E1">
              <w:t>CO</w:t>
            </w:r>
            <w:r w:rsidRPr="00A241D4">
              <w:rPr>
                <w:vertAlign w:val="subscript"/>
              </w:rPr>
              <w:t>2</w:t>
            </w:r>
          </w:p>
        </w:tc>
        <w:tc>
          <w:tcPr>
            <w:tcW w:w="4094" w:type="pct"/>
          </w:tcPr>
          <w:p w14:paraId="6A310372" w14:textId="0266C9D7" w:rsidR="005A4343" w:rsidRDefault="00875C13" w:rsidP="009C7DD6">
            <w:pPr>
              <w:rPr>
                <w:lang w:val="en-SG"/>
              </w:rPr>
            </w:pPr>
            <w:r w:rsidRPr="00BD21E1">
              <w:t>carbon dioxide</w:t>
            </w:r>
          </w:p>
        </w:tc>
      </w:tr>
      <w:tr w:rsidR="005A4343" w14:paraId="7E12ED72" w14:textId="77777777" w:rsidTr="00875C13">
        <w:tc>
          <w:tcPr>
            <w:tcW w:w="906" w:type="pct"/>
          </w:tcPr>
          <w:p w14:paraId="357E6221" w14:textId="152757DA" w:rsidR="005A4343" w:rsidRDefault="00875C13" w:rsidP="009C7DD6">
            <w:pPr>
              <w:rPr>
                <w:lang w:val="en-SG"/>
              </w:rPr>
            </w:pPr>
            <w:r w:rsidRPr="004F1ABF">
              <w:t>CH</w:t>
            </w:r>
            <w:r w:rsidRPr="004F1ABF">
              <w:rPr>
                <w:vertAlign w:val="subscript"/>
              </w:rPr>
              <w:t>4</w:t>
            </w:r>
          </w:p>
        </w:tc>
        <w:tc>
          <w:tcPr>
            <w:tcW w:w="4094" w:type="pct"/>
          </w:tcPr>
          <w:p w14:paraId="4C874FF3" w14:textId="72EE3506" w:rsidR="005A4343" w:rsidRDefault="00875C13" w:rsidP="009C7DD6">
            <w:pPr>
              <w:rPr>
                <w:lang w:val="en-SG"/>
              </w:rPr>
            </w:pPr>
            <w:r w:rsidRPr="004F1ABF">
              <w:t>methane</w:t>
            </w:r>
          </w:p>
        </w:tc>
      </w:tr>
      <w:tr w:rsidR="005A4343" w14:paraId="09E3F4E7" w14:textId="77777777" w:rsidTr="00875C13">
        <w:tc>
          <w:tcPr>
            <w:tcW w:w="906" w:type="pct"/>
          </w:tcPr>
          <w:p w14:paraId="372C3C41" w14:textId="1BCD922E" w:rsidR="005A4343" w:rsidRDefault="00875C13" w:rsidP="009C7DD6">
            <w:pPr>
              <w:rPr>
                <w:lang w:val="en-SG"/>
              </w:rPr>
            </w:pPr>
            <w:r w:rsidRPr="004F1ABF">
              <w:t>N</w:t>
            </w:r>
            <w:r w:rsidRPr="004F1ABF">
              <w:rPr>
                <w:vertAlign w:val="subscript"/>
              </w:rPr>
              <w:t>2</w:t>
            </w:r>
            <w:r w:rsidRPr="004F1ABF">
              <w:t>O</w:t>
            </w:r>
          </w:p>
        </w:tc>
        <w:tc>
          <w:tcPr>
            <w:tcW w:w="4094" w:type="pct"/>
          </w:tcPr>
          <w:p w14:paraId="37105D9C" w14:textId="77EEF50B" w:rsidR="005A4343" w:rsidRDefault="00875C13" w:rsidP="009C7DD6">
            <w:pPr>
              <w:rPr>
                <w:lang w:val="en-SG"/>
              </w:rPr>
            </w:pPr>
            <w:r w:rsidRPr="004F1ABF">
              <w:t>nitrous oxide</w:t>
            </w:r>
          </w:p>
        </w:tc>
      </w:tr>
      <w:tr w:rsidR="00875C13" w14:paraId="50F882E2" w14:textId="77777777" w:rsidTr="00875C13">
        <w:tc>
          <w:tcPr>
            <w:tcW w:w="906" w:type="pct"/>
          </w:tcPr>
          <w:p w14:paraId="19981FF3" w14:textId="00DAC3CD" w:rsidR="00875C13" w:rsidRPr="004F1ABF" w:rsidRDefault="00875C13" w:rsidP="009C7DD6">
            <w:r>
              <w:t>EPA</w:t>
            </w:r>
          </w:p>
        </w:tc>
        <w:tc>
          <w:tcPr>
            <w:tcW w:w="4094" w:type="pct"/>
          </w:tcPr>
          <w:p w14:paraId="7C0E7056" w14:textId="3C492769" w:rsidR="00875C13" w:rsidRPr="004F1ABF" w:rsidRDefault="00875C13" w:rsidP="009C7DD6">
            <w:r>
              <w:t>Environmental Protection Agency</w:t>
            </w:r>
          </w:p>
        </w:tc>
      </w:tr>
      <w:tr w:rsidR="00875C13" w14:paraId="41B46155" w14:textId="77777777" w:rsidTr="00875C13">
        <w:tc>
          <w:tcPr>
            <w:tcW w:w="906" w:type="pct"/>
          </w:tcPr>
          <w:p w14:paraId="196C7BCD" w14:textId="31E0BC48" w:rsidR="00875C13" w:rsidRDefault="00875C13" w:rsidP="009C7DD6">
            <w:r w:rsidRPr="00046DF3">
              <w:t>CCUS</w:t>
            </w:r>
          </w:p>
        </w:tc>
        <w:tc>
          <w:tcPr>
            <w:tcW w:w="4094" w:type="pct"/>
          </w:tcPr>
          <w:p w14:paraId="71D634CC" w14:textId="64E3726A" w:rsidR="00875C13" w:rsidRDefault="00875C13" w:rsidP="009C7DD6">
            <w:r w:rsidRPr="00046DF3">
              <w:t>Carbon Capture Utilisation and</w:t>
            </w:r>
            <w:r>
              <w:t xml:space="preserve"> Storage</w:t>
            </w:r>
          </w:p>
        </w:tc>
      </w:tr>
      <w:tr w:rsidR="00875C13" w14:paraId="493BFB2F" w14:textId="77777777" w:rsidTr="00875C13">
        <w:tc>
          <w:tcPr>
            <w:tcW w:w="906" w:type="pct"/>
          </w:tcPr>
          <w:p w14:paraId="0FB610EB" w14:textId="21C27767" w:rsidR="00875C13" w:rsidRPr="00046DF3" w:rsidRDefault="00875C13" w:rsidP="009C7DD6">
            <w:r w:rsidRPr="00A94264">
              <w:t>EOR</w:t>
            </w:r>
          </w:p>
        </w:tc>
        <w:tc>
          <w:tcPr>
            <w:tcW w:w="4094" w:type="pct"/>
          </w:tcPr>
          <w:p w14:paraId="56B3C290" w14:textId="4B0E1537" w:rsidR="00875C13" w:rsidRPr="00046DF3" w:rsidRDefault="00875C13" w:rsidP="009C7DD6">
            <w:r w:rsidRPr="00A94264">
              <w:t>Enhanced Oil Recovery</w:t>
            </w:r>
          </w:p>
        </w:tc>
      </w:tr>
      <w:tr w:rsidR="00875C13" w14:paraId="2F4CA717" w14:textId="77777777" w:rsidTr="00875C13">
        <w:tc>
          <w:tcPr>
            <w:tcW w:w="906" w:type="pct"/>
          </w:tcPr>
          <w:p w14:paraId="0393CFDE" w14:textId="66EB1EF6" w:rsidR="00875C13" w:rsidRPr="00046DF3" w:rsidRDefault="00875C13" w:rsidP="009C7DD6">
            <w:r w:rsidRPr="00BF0452">
              <w:rPr>
                <w:rFonts w:ascii="Symbol" w:hAnsi="Symbol"/>
                <w:lang w:val="en-SG"/>
              </w:rPr>
              <w:t>D</w:t>
            </w:r>
          </w:p>
        </w:tc>
        <w:tc>
          <w:tcPr>
            <w:tcW w:w="4094" w:type="pct"/>
          </w:tcPr>
          <w:p w14:paraId="589A3769" w14:textId="6B772808" w:rsidR="00875C13" w:rsidRPr="00046DF3" w:rsidRDefault="00875C13" w:rsidP="009C7DD6">
            <w:r w:rsidRPr="00BF0452">
              <w:rPr>
                <w:lang w:val="en-SG"/>
              </w:rPr>
              <w:t>injection rates deltas</w:t>
            </w:r>
          </w:p>
        </w:tc>
      </w:tr>
      <w:tr w:rsidR="00875C13" w14:paraId="56D657B3" w14:textId="77777777" w:rsidTr="00875C13">
        <w:tc>
          <w:tcPr>
            <w:tcW w:w="906" w:type="pct"/>
          </w:tcPr>
          <w:p w14:paraId="30955C57" w14:textId="571BDE32" w:rsidR="00875C13" w:rsidRPr="00046DF3" w:rsidRDefault="00875C13" w:rsidP="009C7DD6">
            <w:r>
              <w:rPr>
                <w:lang w:val="en-SG"/>
              </w:rPr>
              <w:t>IR</w:t>
            </w:r>
          </w:p>
        </w:tc>
        <w:tc>
          <w:tcPr>
            <w:tcW w:w="4094" w:type="pct"/>
          </w:tcPr>
          <w:p w14:paraId="6D043E49" w14:textId="7F742AB0" w:rsidR="00875C13" w:rsidRPr="00046DF3" w:rsidRDefault="00875C13" w:rsidP="009C7DD6">
            <w:r w:rsidRPr="00BF0452">
              <w:rPr>
                <w:lang w:val="en-SG"/>
              </w:rPr>
              <w:t>injection rate</w:t>
            </w:r>
          </w:p>
        </w:tc>
      </w:tr>
      <w:tr w:rsidR="00875C13" w14:paraId="5D165E60" w14:textId="77777777" w:rsidTr="00875C13">
        <w:tc>
          <w:tcPr>
            <w:tcW w:w="906" w:type="pct"/>
          </w:tcPr>
          <w:p w14:paraId="3475CB29" w14:textId="04CF4BFE" w:rsidR="00875C13" w:rsidRPr="00046DF3" w:rsidRDefault="00875C13" w:rsidP="009C7DD6">
            <w:r>
              <w:rPr>
                <w:lang w:val="en-SG"/>
              </w:rPr>
              <w:t>ML</w:t>
            </w:r>
          </w:p>
        </w:tc>
        <w:tc>
          <w:tcPr>
            <w:tcW w:w="4094" w:type="pct"/>
          </w:tcPr>
          <w:p w14:paraId="25FFB02C" w14:textId="163205F0" w:rsidR="00875C13" w:rsidRPr="00046DF3" w:rsidRDefault="00875C13" w:rsidP="009C7DD6">
            <w:r>
              <w:rPr>
                <w:lang w:val="en-SG"/>
              </w:rPr>
              <w:t>machine learning</w:t>
            </w:r>
          </w:p>
        </w:tc>
      </w:tr>
      <w:tr w:rsidR="00875C13" w14:paraId="08F573A7" w14:textId="77777777" w:rsidTr="00875C13">
        <w:tc>
          <w:tcPr>
            <w:tcW w:w="906" w:type="pct"/>
          </w:tcPr>
          <w:p w14:paraId="113C9366" w14:textId="7D6EA3DD" w:rsidR="00875C13" w:rsidRPr="00046DF3" w:rsidRDefault="00875C13" w:rsidP="009C7DD6">
            <w:r w:rsidRPr="009B3323">
              <w:rPr>
                <w:lang w:val="en-SG"/>
              </w:rPr>
              <w:t>ARIMA</w:t>
            </w:r>
          </w:p>
        </w:tc>
        <w:tc>
          <w:tcPr>
            <w:tcW w:w="4094" w:type="pct"/>
          </w:tcPr>
          <w:p w14:paraId="5BEF5DFC" w14:textId="57102669" w:rsidR="00875C13" w:rsidRPr="00046DF3" w:rsidRDefault="00875C13" w:rsidP="009C7DD6">
            <w:r w:rsidRPr="009B3323">
              <w:rPr>
                <w:lang w:val="en-SG"/>
              </w:rPr>
              <w:t>Autoregressive Integrated Moving Average</w:t>
            </w:r>
          </w:p>
        </w:tc>
      </w:tr>
      <w:tr w:rsidR="00875C13" w14:paraId="28BAB519" w14:textId="77777777" w:rsidTr="00875C13">
        <w:tc>
          <w:tcPr>
            <w:tcW w:w="906" w:type="pct"/>
          </w:tcPr>
          <w:p w14:paraId="0A52076D" w14:textId="596C2C5B" w:rsidR="00875C13" w:rsidRPr="00046DF3" w:rsidRDefault="00875C13" w:rsidP="009C7DD6">
            <w:r w:rsidRPr="009B3323">
              <w:rPr>
                <w:lang w:val="en-SG"/>
              </w:rPr>
              <w:t>ARFIMA</w:t>
            </w:r>
          </w:p>
        </w:tc>
        <w:tc>
          <w:tcPr>
            <w:tcW w:w="4094" w:type="pct"/>
          </w:tcPr>
          <w:p w14:paraId="07F3A2D7" w14:textId="761D4F8B" w:rsidR="00875C13" w:rsidRPr="00046DF3" w:rsidRDefault="00875C13" w:rsidP="009C7DD6">
            <w:r w:rsidRPr="009B3323">
              <w:rPr>
                <w:lang w:val="en-SG"/>
              </w:rPr>
              <w:t>Autoregressive Fractionally Integrated Moving Average</w:t>
            </w:r>
          </w:p>
        </w:tc>
      </w:tr>
      <w:tr w:rsidR="00875C13" w14:paraId="23C2CC88" w14:textId="77777777" w:rsidTr="00875C13">
        <w:tc>
          <w:tcPr>
            <w:tcW w:w="906" w:type="pct"/>
          </w:tcPr>
          <w:p w14:paraId="0C6992E8" w14:textId="5A9C7C8F" w:rsidR="00875C13" w:rsidRPr="00046DF3" w:rsidRDefault="00875C13" w:rsidP="009C7DD6">
            <w:r w:rsidRPr="009B3323">
              <w:rPr>
                <w:lang w:val="en-SG"/>
              </w:rPr>
              <w:t>ARCH/GARCH</w:t>
            </w:r>
          </w:p>
        </w:tc>
        <w:tc>
          <w:tcPr>
            <w:tcW w:w="4094" w:type="pct"/>
          </w:tcPr>
          <w:p w14:paraId="49357B2A" w14:textId="40EABEC4" w:rsidR="00875C13" w:rsidRPr="00046DF3" w:rsidRDefault="00875C13" w:rsidP="009C7DD6">
            <w:r w:rsidRPr="009B3323">
              <w:rPr>
                <w:lang w:val="en-SG"/>
              </w:rPr>
              <w:t>Autoregressive Conditional Heteroskedasticity/</w:t>
            </w:r>
            <w:r>
              <w:rPr>
                <w:lang w:val="en-SG"/>
              </w:rPr>
              <w:t xml:space="preserve"> </w:t>
            </w:r>
            <w:r w:rsidRPr="009B3323">
              <w:rPr>
                <w:lang w:val="en-SG"/>
              </w:rPr>
              <w:t>Generalized Autoregressive Conditional Heteroskedasticity</w:t>
            </w:r>
          </w:p>
        </w:tc>
      </w:tr>
      <w:tr w:rsidR="00875C13" w14:paraId="0194BEFA" w14:textId="77777777" w:rsidTr="00875C13">
        <w:tc>
          <w:tcPr>
            <w:tcW w:w="906" w:type="pct"/>
          </w:tcPr>
          <w:p w14:paraId="6E2E439C" w14:textId="383C146B" w:rsidR="00875C13" w:rsidRPr="00046DF3" w:rsidRDefault="00875C13" w:rsidP="009C7DD6">
            <w:r>
              <w:rPr>
                <w:lang w:val="en-SG"/>
              </w:rPr>
              <w:t>DCA</w:t>
            </w:r>
          </w:p>
        </w:tc>
        <w:tc>
          <w:tcPr>
            <w:tcW w:w="4094" w:type="pct"/>
          </w:tcPr>
          <w:p w14:paraId="7FE4A4D7" w14:textId="124346AB" w:rsidR="00875C13" w:rsidRPr="00046DF3" w:rsidRDefault="00875C13" w:rsidP="009C7DD6">
            <w:r>
              <w:rPr>
                <w:lang w:val="en-SG"/>
              </w:rPr>
              <w:t>decline curve analysis</w:t>
            </w:r>
          </w:p>
        </w:tc>
      </w:tr>
      <w:tr w:rsidR="00875C13" w14:paraId="1E74B970" w14:textId="77777777" w:rsidTr="00875C13">
        <w:tc>
          <w:tcPr>
            <w:tcW w:w="906" w:type="pct"/>
          </w:tcPr>
          <w:p w14:paraId="5A06A267" w14:textId="60EBB75C" w:rsidR="00875C13" w:rsidRPr="00046DF3" w:rsidRDefault="00875C13" w:rsidP="009C7DD6">
            <w:r>
              <w:rPr>
                <w:lang w:val="en-SG"/>
              </w:rPr>
              <w:t>q</w:t>
            </w:r>
            <w:r w:rsidRPr="00121EE2">
              <w:rPr>
                <w:vertAlign w:val="subscript"/>
                <w:lang w:val="en-SG"/>
              </w:rPr>
              <w:t>i</w:t>
            </w:r>
          </w:p>
        </w:tc>
        <w:tc>
          <w:tcPr>
            <w:tcW w:w="4094" w:type="pct"/>
          </w:tcPr>
          <w:p w14:paraId="4B9140EE" w14:textId="30AB67CE" w:rsidR="00875C13" w:rsidRPr="00046DF3" w:rsidRDefault="00875C13" w:rsidP="009C7DD6">
            <w:r>
              <w:rPr>
                <w:lang w:val="en-SG"/>
              </w:rPr>
              <w:t>initial rate (</w:t>
            </w:r>
            <w:proofErr w:type="spellStart"/>
            <w:r>
              <w:rPr>
                <w:lang w:val="en-SG"/>
              </w:rPr>
              <w:t>bbls</w:t>
            </w:r>
            <w:proofErr w:type="spellEnd"/>
            <w:r>
              <w:rPr>
                <w:lang w:val="en-SG"/>
              </w:rPr>
              <w:t>/day)</w:t>
            </w:r>
          </w:p>
        </w:tc>
      </w:tr>
      <w:tr w:rsidR="00875C13" w14:paraId="470B36BA" w14:textId="77777777" w:rsidTr="00875C13">
        <w:tc>
          <w:tcPr>
            <w:tcW w:w="906" w:type="pct"/>
          </w:tcPr>
          <w:p w14:paraId="310ECBB4" w14:textId="52D12DE5" w:rsidR="00875C13" w:rsidRPr="00046DF3" w:rsidRDefault="00875C13" w:rsidP="009C7DD6">
            <w:r>
              <w:rPr>
                <w:lang w:val="en-SG"/>
              </w:rPr>
              <w:t>D</w:t>
            </w:r>
            <w:r w:rsidRPr="00121EE2">
              <w:rPr>
                <w:vertAlign w:val="subscript"/>
                <w:lang w:val="en-SG"/>
              </w:rPr>
              <w:t>i</w:t>
            </w:r>
          </w:p>
        </w:tc>
        <w:tc>
          <w:tcPr>
            <w:tcW w:w="4094" w:type="pct"/>
          </w:tcPr>
          <w:p w14:paraId="1FA99022" w14:textId="6193E3C5" w:rsidR="00875C13" w:rsidRPr="00046DF3" w:rsidRDefault="00875C13" w:rsidP="009C7DD6">
            <w:r>
              <w:rPr>
                <w:lang w:val="en-SG"/>
              </w:rPr>
              <w:t>initial decline rate (units)</w:t>
            </w:r>
          </w:p>
        </w:tc>
      </w:tr>
      <w:tr w:rsidR="00875C13" w14:paraId="10943BB0" w14:textId="77777777" w:rsidTr="00875C13">
        <w:tc>
          <w:tcPr>
            <w:tcW w:w="906" w:type="pct"/>
          </w:tcPr>
          <w:p w14:paraId="66E2DF88" w14:textId="56919E89" w:rsidR="00875C13" w:rsidRPr="00046DF3" w:rsidRDefault="00875C13" w:rsidP="009C7DD6">
            <w:r>
              <w:rPr>
                <w:lang w:val="en-SG"/>
              </w:rPr>
              <w:t>b</w:t>
            </w:r>
          </w:p>
        </w:tc>
        <w:tc>
          <w:tcPr>
            <w:tcW w:w="4094" w:type="pct"/>
          </w:tcPr>
          <w:p w14:paraId="28A6583F" w14:textId="78FB645C" w:rsidR="00875C13" w:rsidRPr="00046DF3" w:rsidRDefault="00875C13" w:rsidP="009C7DD6">
            <w:r>
              <w:rPr>
                <w:lang w:val="en-SG"/>
              </w:rPr>
              <w:t>degree of curvature of the line</w:t>
            </w:r>
          </w:p>
        </w:tc>
      </w:tr>
      <w:tr w:rsidR="00875C13" w14:paraId="467CF0C5" w14:textId="77777777" w:rsidTr="00875C13">
        <w:tc>
          <w:tcPr>
            <w:tcW w:w="906" w:type="pct"/>
          </w:tcPr>
          <w:p w14:paraId="481B24AF" w14:textId="5C66E4F6" w:rsidR="00875C13" w:rsidRPr="00046DF3" w:rsidRDefault="00B30B84" w:rsidP="009C7DD6">
            <w:r w:rsidRPr="00683F15">
              <w:rPr>
                <w:lang w:val="en-SG"/>
              </w:rPr>
              <w:t>AI</w:t>
            </w:r>
          </w:p>
        </w:tc>
        <w:tc>
          <w:tcPr>
            <w:tcW w:w="4094" w:type="pct"/>
          </w:tcPr>
          <w:p w14:paraId="545B1D39" w14:textId="6906D67C" w:rsidR="00875C13" w:rsidRPr="00046DF3" w:rsidRDefault="00B30B84" w:rsidP="009C7DD6">
            <w:r w:rsidRPr="00683F15">
              <w:rPr>
                <w:lang w:val="en-SG"/>
              </w:rPr>
              <w:t>artificial intelligence</w:t>
            </w:r>
          </w:p>
        </w:tc>
      </w:tr>
      <w:tr w:rsidR="00875C13" w14:paraId="07CBEC98" w14:textId="77777777" w:rsidTr="00875C13">
        <w:tc>
          <w:tcPr>
            <w:tcW w:w="906" w:type="pct"/>
          </w:tcPr>
          <w:p w14:paraId="3868B80E" w14:textId="6C697262" w:rsidR="00875C13" w:rsidRPr="00046DF3" w:rsidRDefault="00B30B84" w:rsidP="009C7DD6">
            <w:r w:rsidRPr="00836830">
              <w:rPr>
                <w:lang w:val="en-SG"/>
              </w:rPr>
              <w:t>LSTM</w:t>
            </w:r>
          </w:p>
        </w:tc>
        <w:tc>
          <w:tcPr>
            <w:tcW w:w="4094" w:type="pct"/>
          </w:tcPr>
          <w:p w14:paraId="2469BEDD" w14:textId="2B53D9B8" w:rsidR="00875C13" w:rsidRPr="00046DF3" w:rsidRDefault="00B30B84" w:rsidP="009C7DD6">
            <w:r w:rsidRPr="00836830">
              <w:rPr>
                <w:lang w:val="en-SG"/>
              </w:rPr>
              <w:t>Long Short-Term Memory</w:t>
            </w:r>
          </w:p>
        </w:tc>
      </w:tr>
      <w:tr w:rsidR="00875C13" w14:paraId="10225044" w14:textId="77777777" w:rsidTr="00875C13">
        <w:tc>
          <w:tcPr>
            <w:tcW w:w="906" w:type="pct"/>
          </w:tcPr>
          <w:p w14:paraId="4C50E2C7" w14:textId="5F48BB0C" w:rsidR="00875C13" w:rsidRPr="00046DF3" w:rsidRDefault="00B30B84" w:rsidP="009C7DD6">
            <w:r>
              <w:t>IBDP</w:t>
            </w:r>
          </w:p>
        </w:tc>
        <w:tc>
          <w:tcPr>
            <w:tcW w:w="4094" w:type="pct"/>
          </w:tcPr>
          <w:p w14:paraId="5618CAA0" w14:textId="00D5B510" w:rsidR="00875C13" w:rsidRPr="00046DF3" w:rsidRDefault="00B30B84" w:rsidP="009C7DD6">
            <w:r>
              <w:t>Illinois Basin</w:t>
            </w:r>
            <w:ins w:id="916" w:author="Munish K" w:date="2024-03-29T21:49:00Z">
              <w:r w:rsidR="00C045FC">
                <w:t xml:space="preserve"> - </w:t>
              </w:r>
            </w:ins>
            <w:del w:id="917" w:author="Munish K" w:date="2024-03-29T21:49:00Z">
              <w:r w:rsidDel="00C045FC">
                <w:delText xml:space="preserve"> </w:delText>
              </w:r>
            </w:del>
            <w:r>
              <w:t>Decatur Project</w:t>
            </w:r>
          </w:p>
        </w:tc>
      </w:tr>
      <w:tr w:rsidR="00875C13" w14:paraId="15C10AFC" w14:textId="77777777" w:rsidTr="00875C13">
        <w:tc>
          <w:tcPr>
            <w:tcW w:w="906" w:type="pct"/>
          </w:tcPr>
          <w:p w14:paraId="75383898" w14:textId="08D74973" w:rsidR="00875C13" w:rsidRPr="00046DF3" w:rsidRDefault="00B30B84" w:rsidP="009C7DD6">
            <w:r>
              <w:t>TD</w:t>
            </w:r>
          </w:p>
        </w:tc>
        <w:tc>
          <w:tcPr>
            <w:tcW w:w="4094" w:type="pct"/>
          </w:tcPr>
          <w:p w14:paraId="08E008DF" w14:textId="06D82DE6" w:rsidR="00875C13" w:rsidRPr="00046DF3" w:rsidRDefault="00B30B84" w:rsidP="009C7DD6">
            <w:r>
              <w:t>total depth</w:t>
            </w:r>
          </w:p>
        </w:tc>
      </w:tr>
      <w:tr w:rsidR="00875C13" w14:paraId="5FC0711D" w14:textId="77777777" w:rsidTr="00875C13">
        <w:tc>
          <w:tcPr>
            <w:tcW w:w="906" w:type="pct"/>
          </w:tcPr>
          <w:p w14:paraId="0AEDD036" w14:textId="25D6BF67" w:rsidR="00875C13" w:rsidRPr="00046DF3" w:rsidRDefault="00B30B84" w:rsidP="009C7DD6">
            <w:r>
              <w:rPr>
                <w:rFonts w:eastAsiaTheme="minorEastAsia"/>
                <w:lang w:val="en-US"/>
              </w:rPr>
              <w:t>MAD</w:t>
            </w:r>
          </w:p>
        </w:tc>
        <w:tc>
          <w:tcPr>
            <w:tcW w:w="4094" w:type="pct"/>
          </w:tcPr>
          <w:p w14:paraId="60595FE3" w14:textId="3E9255DF" w:rsidR="00875C13" w:rsidRPr="00046DF3" w:rsidRDefault="00B30B84" w:rsidP="009C7DD6">
            <w:r w:rsidRPr="0027485B">
              <w:rPr>
                <w:rFonts w:eastAsiaTheme="minorEastAsia"/>
                <w:lang w:val="en-US"/>
              </w:rPr>
              <w:t>median absolute deviation</w:t>
            </w:r>
          </w:p>
        </w:tc>
      </w:tr>
      <w:tr w:rsidR="00875C13" w14:paraId="67387779" w14:textId="77777777" w:rsidTr="00875C13">
        <w:tc>
          <w:tcPr>
            <w:tcW w:w="906" w:type="pct"/>
          </w:tcPr>
          <w:p w14:paraId="14242CE9" w14:textId="3009FC67" w:rsidR="00875C13" w:rsidRPr="00046DF3" w:rsidRDefault="00B30B84" w:rsidP="009C7DD6">
            <w:r>
              <w:lastRenderedPageBreak/>
              <w:t>NN</w:t>
            </w:r>
          </w:p>
        </w:tc>
        <w:tc>
          <w:tcPr>
            <w:tcW w:w="4094" w:type="pct"/>
          </w:tcPr>
          <w:p w14:paraId="4ADBA43C" w14:textId="67812469" w:rsidR="00875C13" w:rsidRPr="00046DF3" w:rsidRDefault="00B30B84" w:rsidP="009C7DD6">
            <w:r w:rsidRPr="00FC3592">
              <w:rPr>
                <w:lang w:val="en-AU"/>
              </w:rPr>
              <w:t>neural networks</w:t>
            </w:r>
          </w:p>
        </w:tc>
      </w:tr>
      <w:tr w:rsidR="00B30B84" w14:paraId="6FD92BAF" w14:textId="77777777" w:rsidTr="00875C13">
        <w:tc>
          <w:tcPr>
            <w:tcW w:w="906" w:type="pct"/>
          </w:tcPr>
          <w:p w14:paraId="21D39BD0" w14:textId="4C5918C3" w:rsidR="00B30B84" w:rsidRDefault="00B30B84" w:rsidP="009C7DD6">
            <w:r w:rsidRPr="004B4773">
              <w:rPr>
                <w:lang w:val="en-AU"/>
              </w:rPr>
              <w:t>MAE</w:t>
            </w:r>
          </w:p>
        </w:tc>
        <w:tc>
          <w:tcPr>
            <w:tcW w:w="4094" w:type="pct"/>
          </w:tcPr>
          <w:p w14:paraId="4E0D5094" w14:textId="797999CF" w:rsidR="00B30B84" w:rsidRPr="00FC3592" w:rsidRDefault="00B30B84" w:rsidP="009C7DD6">
            <w:pPr>
              <w:rPr>
                <w:lang w:val="en-AU"/>
              </w:rPr>
            </w:pPr>
            <w:r w:rsidRPr="004B4773">
              <w:rPr>
                <w:lang w:val="en-AU"/>
              </w:rPr>
              <w:t>mean absolute error</w:t>
            </w:r>
          </w:p>
        </w:tc>
      </w:tr>
      <w:tr w:rsidR="00B30B84" w14:paraId="4A63884E" w14:textId="77777777" w:rsidTr="00875C13">
        <w:tc>
          <w:tcPr>
            <w:tcW w:w="906" w:type="pct"/>
          </w:tcPr>
          <w:p w14:paraId="55C27FD4" w14:textId="3693DE79" w:rsidR="00B30B84" w:rsidRDefault="00B30B84" w:rsidP="009C7DD6">
            <w:r>
              <w:t>MSE</w:t>
            </w:r>
          </w:p>
        </w:tc>
        <w:tc>
          <w:tcPr>
            <w:tcW w:w="4094" w:type="pct"/>
          </w:tcPr>
          <w:p w14:paraId="21AECFB8" w14:textId="01656B41" w:rsidR="00B30B84" w:rsidRPr="00FC3592" w:rsidRDefault="00B30B84" w:rsidP="009C7DD6">
            <w:pPr>
              <w:rPr>
                <w:lang w:val="en-AU"/>
              </w:rPr>
            </w:pPr>
            <w:r w:rsidRPr="004B4773">
              <w:rPr>
                <w:lang w:val="en-AU"/>
              </w:rPr>
              <w:t>mean squared error</w:t>
            </w:r>
          </w:p>
        </w:tc>
      </w:tr>
      <w:tr w:rsidR="00B30B84" w14:paraId="202BC349" w14:textId="77777777" w:rsidTr="00875C13">
        <w:tc>
          <w:tcPr>
            <w:tcW w:w="906" w:type="pct"/>
          </w:tcPr>
          <w:p w14:paraId="6B1B52C1" w14:textId="4F649317" w:rsidR="00B30B84" w:rsidRDefault="00B30B84" w:rsidP="009C7DD6">
            <w:r>
              <w:t>RMSE</w:t>
            </w:r>
          </w:p>
        </w:tc>
        <w:tc>
          <w:tcPr>
            <w:tcW w:w="4094" w:type="pct"/>
          </w:tcPr>
          <w:p w14:paraId="12429A72" w14:textId="6AD3AAF6" w:rsidR="00B30B84" w:rsidRPr="00FC3592" w:rsidRDefault="00B30B84" w:rsidP="009C7DD6">
            <w:pPr>
              <w:rPr>
                <w:lang w:val="en-AU"/>
              </w:rPr>
            </w:pPr>
            <w:r w:rsidRPr="004B4773">
              <w:rPr>
                <w:lang w:val="en-AU"/>
              </w:rPr>
              <w:t>root mean squared error</w:t>
            </w:r>
          </w:p>
        </w:tc>
      </w:tr>
      <w:tr w:rsidR="00B30B84" w14:paraId="7059A99B" w14:textId="77777777" w:rsidTr="00875C13">
        <w:tc>
          <w:tcPr>
            <w:tcW w:w="906" w:type="pct"/>
          </w:tcPr>
          <w:p w14:paraId="0654DCAC" w14:textId="2FE02347" w:rsidR="00B30B84" w:rsidRDefault="00B30B84" w:rsidP="009C7DD6">
            <w:r w:rsidRPr="004B4773">
              <w:t>R</w:t>
            </w:r>
            <w:r w:rsidRPr="004B4773">
              <w:rPr>
                <w:vertAlign w:val="superscript"/>
              </w:rPr>
              <w:t>2</w:t>
            </w:r>
          </w:p>
        </w:tc>
        <w:tc>
          <w:tcPr>
            <w:tcW w:w="4094" w:type="pct"/>
          </w:tcPr>
          <w:p w14:paraId="00A2606B" w14:textId="5CEED12E" w:rsidR="00B30B84" w:rsidRPr="004B4773" w:rsidRDefault="00B30B84" w:rsidP="009C7DD6">
            <w:pPr>
              <w:rPr>
                <w:lang w:val="en-AU"/>
              </w:rPr>
            </w:pPr>
            <w:r w:rsidRPr="004B4773">
              <w:rPr>
                <w:lang w:val="en-AU"/>
              </w:rPr>
              <w:t>coefficient of determination</w:t>
            </w:r>
          </w:p>
        </w:tc>
      </w:tr>
      <w:tr w:rsidR="00B30B84" w14:paraId="1DF3405C" w14:textId="77777777" w:rsidTr="00875C13">
        <w:tc>
          <w:tcPr>
            <w:tcW w:w="906" w:type="pct"/>
          </w:tcPr>
          <w:p w14:paraId="389177BA" w14:textId="3F3F5506" w:rsidR="00B30B84" w:rsidRPr="00B30B84" w:rsidRDefault="00B30B84" w:rsidP="009C7DD6">
            <w:pPr>
              <w:rPr>
                <w:lang w:val="en-AU"/>
              </w:rPr>
            </w:pPr>
            <w:proofErr w:type="spellStart"/>
            <w:r w:rsidRPr="00B30B84">
              <w:rPr>
                <w:lang w:val="en-AU"/>
              </w:rPr>
              <w:t>lr</w:t>
            </w:r>
            <w:proofErr w:type="spellEnd"/>
          </w:p>
        </w:tc>
        <w:tc>
          <w:tcPr>
            <w:tcW w:w="4094" w:type="pct"/>
          </w:tcPr>
          <w:p w14:paraId="3FAAFE86" w14:textId="58988B6D" w:rsidR="00B30B84" w:rsidRPr="004B4773" w:rsidRDefault="00B30B84" w:rsidP="009C7DD6">
            <w:pPr>
              <w:rPr>
                <w:lang w:val="en-AU"/>
              </w:rPr>
            </w:pPr>
            <w:r w:rsidRPr="00B30B84">
              <w:rPr>
                <w:lang w:val="en-AU"/>
              </w:rPr>
              <w:t>Learning Rate</w:t>
            </w:r>
          </w:p>
        </w:tc>
      </w:tr>
      <w:tr w:rsidR="00B30B84" w14:paraId="2A93B028" w14:textId="77777777" w:rsidTr="00875C13">
        <w:tc>
          <w:tcPr>
            <w:tcW w:w="906" w:type="pct"/>
          </w:tcPr>
          <w:p w14:paraId="622E2867" w14:textId="6F64EEAB" w:rsidR="00B30B84" w:rsidRPr="00B30B84" w:rsidRDefault="00B30B84" w:rsidP="009C7DD6">
            <w:pPr>
              <w:rPr>
                <w:lang w:val="en-AU"/>
              </w:rPr>
            </w:pPr>
            <w:r w:rsidRPr="00B30B84">
              <w:rPr>
                <w:lang w:val="en-AU"/>
              </w:rPr>
              <w:t>ADAM</w:t>
            </w:r>
          </w:p>
        </w:tc>
        <w:tc>
          <w:tcPr>
            <w:tcW w:w="4094" w:type="pct"/>
          </w:tcPr>
          <w:p w14:paraId="1FD0DBF9" w14:textId="3F363CC8" w:rsidR="00B30B84" w:rsidRPr="00B30B84" w:rsidRDefault="00B30B84" w:rsidP="009C7DD6">
            <w:pPr>
              <w:rPr>
                <w:lang w:val="en-AU"/>
              </w:rPr>
            </w:pPr>
            <w:r w:rsidRPr="00B30B84">
              <w:rPr>
                <w:lang w:val="en-AU"/>
              </w:rPr>
              <w:t>Adaptive Moment Estimation</w:t>
            </w:r>
          </w:p>
        </w:tc>
      </w:tr>
      <w:tr w:rsidR="003039EE" w14:paraId="7EDA0DEE" w14:textId="77777777" w:rsidTr="00875C13">
        <w:trPr>
          <w:ins w:id="918" w:author="Munish K" w:date="2024-03-29T13:21:00Z"/>
        </w:trPr>
        <w:tc>
          <w:tcPr>
            <w:tcW w:w="906" w:type="pct"/>
          </w:tcPr>
          <w:p w14:paraId="78D3AE34" w14:textId="2BB0A318" w:rsidR="003039EE" w:rsidRPr="00B30B84" w:rsidRDefault="003039EE" w:rsidP="009C7DD6">
            <w:pPr>
              <w:rPr>
                <w:ins w:id="919" w:author="Munish K" w:date="2024-03-29T13:21:00Z"/>
                <w:lang w:val="en-AU"/>
              </w:rPr>
            </w:pPr>
            <w:ins w:id="920" w:author="Munish K" w:date="2024-03-29T13:21:00Z">
              <w:r>
                <w:rPr>
                  <w:lang w:val="en-AU"/>
                </w:rPr>
                <w:t>Z score</w:t>
              </w:r>
            </w:ins>
          </w:p>
        </w:tc>
        <w:tc>
          <w:tcPr>
            <w:tcW w:w="4094" w:type="pct"/>
          </w:tcPr>
          <w:p w14:paraId="6BCEFD58" w14:textId="035C478F" w:rsidR="003039EE" w:rsidRPr="00B30B84" w:rsidRDefault="003039EE" w:rsidP="009C7DD6">
            <w:pPr>
              <w:rPr>
                <w:ins w:id="921" w:author="Munish K" w:date="2024-03-29T13:21:00Z"/>
                <w:lang w:val="en-AU"/>
              </w:rPr>
            </w:pPr>
            <w:ins w:id="922" w:author="Munish K" w:date="2024-03-29T13:21:00Z">
              <w:r>
                <w:t xml:space="preserve">a </w:t>
              </w:r>
              <w:r w:rsidRPr="00546735">
                <w:t xml:space="preserve">statistical measurement </w:t>
              </w:r>
              <w:r>
                <w:t>describing</w:t>
              </w:r>
              <w:r w:rsidRPr="00546735">
                <w:t xml:space="preserve"> a value to the mean of a group of values</w:t>
              </w:r>
            </w:ins>
          </w:p>
        </w:tc>
      </w:tr>
    </w:tbl>
    <w:p w14:paraId="3B2EFB7C" w14:textId="77777777" w:rsidR="005A4343" w:rsidRPr="005A4343" w:rsidRDefault="005A4343" w:rsidP="009C7DD6">
      <w:pPr>
        <w:rPr>
          <w:u w:val="single"/>
          <w:lang w:val="en-SG"/>
        </w:rPr>
      </w:pPr>
    </w:p>
    <w:p w14:paraId="165C6B1F" w14:textId="77777777" w:rsidR="00875C13" w:rsidRPr="003F09A5" w:rsidRDefault="00875C13" w:rsidP="009C7DD6">
      <w:pPr>
        <w:pStyle w:val="Heading1"/>
        <w:spacing w:line="480" w:lineRule="auto"/>
      </w:pPr>
      <w:r w:rsidRPr="003F09A5">
        <w:t>Acknowledgements</w:t>
      </w:r>
    </w:p>
    <w:p w14:paraId="72863DA7" w14:textId="77777777" w:rsidR="00875C13" w:rsidRDefault="00875C13" w:rsidP="009C7DD6">
      <w:pPr>
        <w:jc w:val="left"/>
      </w:pPr>
    </w:p>
    <w:p w14:paraId="22F8351E" w14:textId="271A86B5" w:rsidR="00875C13" w:rsidRDefault="00875C13" w:rsidP="009C7DD6">
      <w:pPr>
        <w:jc w:val="left"/>
      </w:pPr>
      <w:r>
        <w:t>The authors wish to acknowledge Ryan Lazaroo for peer review of this work.</w:t>
      </w:r>
    </w:p>
    <w:p w14:paraId="3FAE9A2E" w14:textId="77777777" w:rsidR="00875C13" w:rsidRPr="00D6205F" w:rsidRDefault="00875C13" w:rsidP="009C7DD6">
      <w:pPr>
        <w:jc w:val="left"/>
      </w:pPr>
    </w:p>
    <w:sdt>
      <w:sdtPr>
        <w:rPr>
          <w:b w:val="0"/>
          <w:bCs w:val="0"/>
          <w:u w:val="none"/>
          <w:lang w:val="en-GB"/>
        </w:rPr>
        <w:id w:val="1672612029"/>
        <w:docPartObj>
          <w:docPartGallery w:val="Bibliographies"/>
          <w:docPartUnique/>
        </w:docPartObj>
      </w:sdtPr>
      <w:sdtEndPr/>
      <w:sdtContent>
        <w:p w14:paraId="2DADCBD8" w14:textId="77777777" w:rsidR="006C07D9" w:rsidRDefault="00A60759" w:rsidP="009C7DD6">
          <w:pPr>
            <w:pStyle w:val="Heading1"/>
            <w:spacing w:line="480" w:lineRule="auto"/>
            <w:rPr>
              <w:rFonts w:asciiTheme="minorHAnsi" w:hAnsiTheme="minorHAnsi" w:cstheme="minorBidi"/>
              <w:noProof/>
            </w:rPr>
          </w:pPr>
          <w:r>
            <w:t>Reference</w:t>
          </w:r>
        </w:p>
        <w:sdt>
          <w:sdtPr>
            <w:rPr>
              <w:b/>
              <w:bCs/>
            </w:rPr>
            <w:id w:val="111145805"/>
            <w:bibliography/>
          </w:sdtPr>
          <w:sdtEndPr>
            <w:rPr>
              <w:b w:val="0"/>
              <w:bCs w:val="0"/>
            </w:rPr>
          </w:sdtEndPr>
          <w:sdtContent>
            <w:p w14:paraId="2D2FFF48" w14:textId="77777777" w:rsidR="004871D2" w:rsidRDefault="004F1ABF" w:rsidP="009C7DD6">
              <w:pPr>
                <w:rPr>
                  <w:rFonts w:asciiTheme="minorHAnsi" w:hAnsiTheme="minorHAnsi" w:cstheme="minorBidi"/>
                  <w:noProof/>
                  <w:lang w:val="en-SG"/>
                </w:rPr>
              </w:pPr>
              <w:r>
                <w:rPr>
                  <w:u w:val="single"/>
                  <w:lang w:val="en-SG"/>
                </w:rPr>
                <w:fldChar w:fldCharType="begin"/>
              </w:r>
              <w:r>
                <w:instrText xml:space="preserve"> BIBLIOGRAPHY </w:instrText>
              </w:r>
              <w:r>
                <w:rPr>
                  <w:u w:val="single"/>
                  <w:lang w:val="en-SG"/>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985"/>
              </w:tblGrid>
              <w:tr w:rsidR="004871D2" w14:paraId="72064B3F" w14:textId="77777777">
                <w:trPr>
                  <w:divId w:val="181747834"/>
                  <w:tblCellSpacing w:w="15" w:type="dxa"/>
                </w:trPr>
                <w:tc>
                  <w:tcPr>
                    <w:tcW w:w="50" w:type="pct"/>
                    <w:hideMark/>
                  </w:tcPr>
                  <w:p w14:paraId="318A5F8E" w14:textId="7D8D34D0" w:rsidR="004871D2" w:rsidRDefault="004871D2">
                    <w:pPr>
                      <w:pStyle w:val="Bibliography"/>
                      <w:rPr>
                        <w:noProof/>
                        <w:lang w:val="en-SG"/>
                      </w:rPr>
                    </w:pPr>
                    <w:r>
                      <w:rPr>
                        <w:noProof/>
                        <w:lang w:val="en-SG"/>
                      </w:rPr>
                      <w:t xml:space="preserve">[1] </w:t>
                    </w:r>
                  </w:p>
                </w:tc>
                <w:tc>
                  <w:tcPr>
                    <w:tcW w:w="0" w:type="auto"/>
                    <w:hideMark/>
                  </w:tcPr>
                  <w:p w14:paraId="248088A1" w14:textId="77777777" w:rsidR="004871D2" w:rsidRDefault="004871D2">
                    <w:pPr>
                      <w:pStyle w:val="Bibliography"/>
                      <w:rPr>
                        <w:noProof/>
                        <w:lang w:val="en-SG"/>
                      </w:rPr>
                    </w:pPr>
                    <w:r>
                      <w:rPr>
                        <w:noProof/>
                        <w:lang w:val="en-SG"/>
                      </w:rPr>
                      <w:t xml:space="preserve">T. Nakazawa , “Current understanding of the global cycling of carbon dioxide, methane, and nitrous oxide.,” </w:t>
                    </w:r>
                    <w:r>
                      <w:rPr>
                        <w:i/>
                        <w:iCs/>
                        <w:noProof/>
                        <w:lang w:val="en-SG"/>
                      </w:rPr>
                      <w:t xml:space="preserve">Proceedings of the Japn Academy, Series B Physical and Biological Sciences, </w:t>
                    </w:r>
                    <w:r>
                      <w:rPr>
                        <w:noProof/>
                        <w:lang w:val="en-SG"/>
                      </w:rPr>
                      <w:t xml:space="preserve">vol. 96, no. 9, pp. 394-419, 2020. </w:t>
                    </w:r>
                  </w:p>
                </w:tc>
              </w:tr>
              <w:tr w:rsidR="004871D2" w14:paraId="1090089C" w14:textId="77777777">
                <w:trPr>
                  <w:divId w:val="181747834"/>
                  <w:tblCellSpacing w:w="15" w:type="dxa"/>
                </w:trPr>
                <w:tc>
                  <w:tcPr>
                    <w:tcW w:w="50" w:type="pct"/>
                    <w:hideMark/>
                  </w:tcPr>
                  <w:p w14:paraId="7681AA04" w14:textId="77777777" w:rsidR="004871D2" w:rsidRDefault="004871D2">
                    <w:pPr>
                      <w:pStyle w:val="Bibliography"/>
                      <w:rPr>
                        <w:noProof/>
                        <w:lang w:val="en-SG"/>
                      </w:rPr>
                    </w:pPr>
                    <w:r>
                      <w:rPr>
                        <w:noProof/>
                        <w:lang w:val="en-SG"/>
                      </w:rPr>
                      <w:t xml:space="preserve">[2] </w:t>
                    </w:r>
                  </w:p>
                </w:tc>
                <w:tc>
                  <w:tcPr>
                    <w:tcW w:w="0" w:type="auto"/>
                    <w:hideMark/>
                  </w:tcPr>
                  <w:p w14:paraId="67645EA7" w14:textId="77777777" w:rsidR="004871D2" w:rsidRDefault="004871D2">
                    <w:pPr>
                      <w:pStyle w:val="Bibliography"/>
                      <w:rPr>
                        <w:noProof/>
                        <w:lang w:val="en-SG"/>
                      </w:rPr>
                    </w:pPr>
                    <w:r>
                      <w:rPr>
                        <w:noProof/>
                        <w:lang w:val="en-SG"/>
                      </w:rPr>
                      <w:t xml:space="preserve">Z. Liu, Z. Deng, S. Davis and P. Ciais, “Monitoring global carbon emissions in 2022,” </w:t>
                    </w:r>
                    <w:r>
                      <w:rPr>
                        <w:i/>
                        <w:iCs/>
                        <w:noProof/>
                        <w:lang w:val="en-SG"/>
                      </w:rPr>
                      <w:t xml:space="preserve">Nature reviews earth and enviroment, </w:t>
                    </w:r>
                    <w:r>
                      <w:rPr>
                        <w:noProof/>
                        <w:lang w:val="en-SG"/>
                      </w:rPr>
                      <w:t xml:space="preserve">vol. 4, pp. 205-206, 2023. </w:t>
                    </w:r>
                  </w:p>
                </w:tc>
              </w:tr>
              <w:tr w:rsidR="004871D2" w14:paraId="7F91B1D0" w14:textId="77777777">
                <w:trPr>
                  <w:divId w:val="181747834"/>
                  <w:tblCellSpacing w:w="15" w:type="dxa"/>
                </w:trPr>
                <w:tc>
                  <w:tcPr>
                    <w:tcW w:w="50" w:type="pct"/>
                    <w:hideMark/>
                  </w:tcPr>
                  <w:p w14:paraId="00A6F748" w14:textId="77777777" w:rsidR="004871D2" w:rsidRDefault="004871D2">
                    <w:pPr>
                      <w:pStyle w:val="Bibliography"/>
                      <w:rPr>
                        <w:noProof/>
                        <w:lang w:val="en-SG"/>
                      </w:rPr>
                    </w:pPr>
                    <w:r>
                      <w:rPr>
                        <w:noProof/>
                        <w:lang w:val="en-SG"/>
                      </w:rPr>
                      <w:t xml:space="preserve">[3] </w:t>
                    </w:r>
                  </w:p>
                </w:tc>
                <w:tc>
                  <w:tcPr>
                    <w:tcW w:w="0" w:type="auto"/>
                    <w:hideMark/>
                  </w:tcPr>
                  <w:p w14:paraId="206937E3" w14:textId="77777777" w:rsidR="004871D2" w:rsidRDefault="004871D2">
                    <w:pPr>
                      <w:pStyle w:val="Bibliography"/>
                      <w:rPr>
                        <w:noProof/>
                        <w:lang w:val="en-SG"/>
                      </w:rPr>
                    </w:pPr>
                    <w:r>
                      <w:rPr>
                        <w:noProof/>
                        <w:lang w:val="en-SG"/>
                      </w:rPr>
                      <w:t xml:space="preserve">R. A. Bauer, R. E. Will, S. Greenberg and S. G. Whittaker, “Illinois Basin – Decatur project.,” in </w:t>
                    </w:r>
                    <w:r>
                      <w:rPr>
                        <w:i/>
                        <w:iCs/>
                        <w:noProof/>
                        <w:lang w:val="en-SG"/>
                      </w:rPr>
                      <w:t>Geophysics and Geosequestration</w:t>
                    </w:r>
                    <w:r>
                      <w:rPr>
                        <w:noProof/>
                        <w:lang w:val="en-SG"/>
                      </w:rPr>
                      <w:t>, Cambridge University Press, 2019, pp. 339-370.</w:t>
                    </w:r>
                  </w:p>
                </w:tc>
              </w:tr>
              <w:tr w:rsidR="004871D2" w14:paraId="5E391D49" w14:textId="77777777">
                <w:trPr>
                  <w:divId w:val="181747834"/>
                  <w:tblCellSpacing w:w="15" w:type="dxa"/>
                </w:trPr>
                <w:tc>
                  <w:tcPr>
                    <w:tcW w:w="50" w:type="pct"/>
                    <w:hideMark/>
                  </w:tcPr>
                  <w:p w14:paraId="135F86AB" w14:textId="77777777" w:rsidR="004871D2" w:rsidRDefault="004871D2">
                    <w:pPr>
                      <w:pStyle w:val="Bibliography"/>
                      <w:rPr>
                        <w:noProof/>
                        <w:lang w:val="en-SG"/>
                      </w:rPr>
                    </w:pPr>
                    <w:r>
                      <w:rPr>
                        <w:noProof/>
                        <w:lang w:val="en-SG"/>
                      </w:rPr>
                      <w:t xml:space="preserve">[4] </w:t>
                    </w:r>
                  </w:p>
                </w:tc>
                <w:tc>
                  <w:tcPr>
                    <w:tcW w:w="0" w:type="auto"/>
                    <w:hideMark/>
                  </w:tcPr>
                  <w:p w14:paraId="52BE00FF" w14:textId="77777777" w:rsidR="004871D2" w:rsidRDefault="004871D2">
                    <w:pPr>
                      <w:pStyle w:val="Bibliography"/>
                      <w:rPr>
                        <w:noProof/>
                        <w:lang w:val="en-SG"/>
                      </w:rPr>
                    </w:pPr>
                    <w:r>
                      <w:rPr>
                        <w:noProof/>
                        <w:lang w:val="en-SG"/>
                      </w:rPr>
                      <w:t xml:space="preserve">T. A. Torp and J. Gale, “Demonstrating storage of CO2 in geological reservoirs: The Sleipner and SACS projects.,” </w:t>
                    </w:r>
                    <w:r>
                      <w:rPr>
                        <w:i/>
                        <w:iCs/>
                        <w:noProof/>
                        <w:lang w:val="en-SG"/>
                      </w:rPr>
                      <w:t xml:space="preserve">Energy , </w:t>
                    </w:r>
                    <w:r>
                      <w:rPr>
                        <w:noProof/>
                        <w:lang w:val="en-SG"/>
                      </w:rPr>
                      <w:t xml:space="preserve">vol. 29.9, no. 10, pp. 1361-1369, 2004. </w:t>
                    </w:r>
                  </w:p>
                </w:tc>
              </w:tr>
              <w:tr w:rsidR="004871D2" w14:paraId="42B170A8" w14:textId="77777777">
                <w:trPr>
                  <w:divId w:val="181747834"/>
                  <w:tblCellSpacing w:w="15" w:type="dxa"/>
                </w:trPr>
                <w:tc>
                  <w:tcPr>
                    <w:tcW w:w="50" w:type="pct"/>
                    <w:hideMark/>
                  </w:tcPr>
                  <w:p w14:paraId="502573E0" w14:textId="77777777" w:rsidR="004871D2" w:rsidRDefault="004871D2">
                    <w:pPr>
                      <w:pStyle w:val="Bibliography"/>
                      <w:rPr>
                        <w:noProof/>
                        <w:lang w:val="en-SG"/>
                      </w:rPr>
                    </w:pPr>
                    <w:r>
                      <w:rPr>
                        <w:noProof/>
                        <w:lang w:val="en-SG"/>
                      </w:rPr>
                      <w:lastRenderedPageBreak/>
                      <w:t xml:space="preserve">[5] </w:t>
                    </w:r>
                  </w:p>
                </w:tc>
                <w:tc>
                  <w:tcPr>
                    <w:tcW w:w="0" w:type="auto"/>
                    <w:hideMark/>
                  </w:tcPr>
                  <w:p w14:paraId="47DB49F7" w14:textId="77777777" w:rsidR="004871D2" w:rsidRDefault="004871D2">
                    <w:pPr>
                      <w:pStyle w:val="Bibliography"/>
                      <w:rPr>
                        <w:noProof/>
                        <w:lang w:val="en-SG"/>
                      </w:rPr>
                    </w:pPr>
                    <w:r>
                      <w:rPr>
                        <w:noProof/>
                        <w:lang w:val="en-SG"/>
                      </w:rPr>
                      <w:t xml:space="preserve">P. S. Ringrose, A. S. Mathieson, I. W. Wright, F. Selama, O. Hansen, R. Bissell, N. Saoula and J. Midgley, “The In Salah CO2 Storage Project: Lessons Learned and Knowledge Transfer,” </w:t>
                    </w:r>
                    <w:r>
                      <w:rPr>
                        <w:i/>
                        <w:iCs/>
                        <w:noProof/>
                        <w:lang w:val="en-SG"/>
                      </w:rPr>
                      <w:t xml:space="preserve">Energy Procedia, </w:t>
                    </w:r>
                    <w:r>
                      <w:rPr>
                        <w:noProof/>
                        <w:lang w:val="en-SG"/>
                      </w:rPr>
                      <w:t xml:space="preserve">vol. 37, pp. 6226-6236, 2013. </w:t>
                    </w:r>
                  </w:p>
                </w:tc>
              </w:tr>
              <w:tr w:rsidR="004871D2" w14:paraId="3B071E93" w14:textId="77777777">
                <w:trPr>
                  <w:divId w:val="181747834"/>
                  <w:tblCellSpacing w:w="15" w:type="dxa"/>
                </w:trPr>
                <w:tc>
                  <w:tcPr>
                    <w:tcW w:w="50" w:type="pct"/>
                    <w:hideMark/>
                  </w:tcPr>
                  <w:p w14:paraId="2C3BB466" w14:textId="77777777" w:rsidR="004871D2" w:rsidRDefault="004871D2">
                    <w:pPr>
                      <w:pStyle w:val="Bibliography"/>
                      <w:rPr>
                        <w:noProof/>
                        <w:lang w:val="en-SG"/>
                      </w:rPr>
                    </w:pPr>
                    <w:r>
                      <w:rPr>
                        <w:noProof/>
                        <w:lang w:val="en-SG"/>
                      </w:rPr>
                      <w:t xml:space="preserve">[6] </w:t>
                    </w:r>
                  </w:p>
                </w:tc>
                <w:tc>
                  <w:tcPr>
                    <w:tcW w:w="0" w:type="auto"/>
                    <w:hideMark/>
                  </w:tcPr>
                  <w:p w14:paraId="09847EF4" w14:textId="77777777" w:rsidR="004871D2" w:rsidRDefault="004871D2">
                    <w:pPr>
                      <w:pStyle w:val="Bibliography"/>
                      <w:rPr>
                        <w:noProof/>
                        <w:lang w:val="en-SG"/>
                      </w:rPr>
                    </w:pPr>
                    <w:r>
                      <w:rPr>
                        <w:noProof/>
                        <w:lang w:val="en-SG"/>
                      </w:rPr>
                      <w:t xml:space="preserve">J. G. D. Gooijer and R. J. Hyndman, “25 years of time series forecasting,” </w:t>
                    </w:r>
                    <w:r>
                      <w:rPr>
                        <w:i/>
                        <w:iCs/>
                        <w:noProof/>
                        <w:lang w:val="en-SG"/>
                      </w:rPr>
                      <w:t xml:space="preserve">International Journal of Forecasting, </w:t>
                    </w:r>
                    <w:r>
                      <w:rPr>
                        <w:noProof/>
                        <w:lang w:val="en-SG"/>
                      </w:rPr>
                      <w:t xml:space="preserve">vol. 22, no. 3, pp. 443-473, 2006. </w:t>
                    </w:r>
                  </w:p>
                </w:tc>
              </w:tr>
              <w:tr w:rsidR="004871D2" w14:paraId="4053658B" w14:textId="77777777">
                <w:trPr>
                  <w:divId w:val="181747834"/>
                  <w:tblCellSpacing w:w="15" w:type="dxa"/>
                </w:trPr>
                <w:tc>
                  <w:tcPr>
                    <w:tcW w:w="50" w:type="pct"/>
                    <w:hideMark/>
                  </w:tcPr>
                  <w:p w14:paraId="1B2CAF44" w14:textId="77777777" w:rsidR="004871D2" w:rsidRDefault="004871D2">
                    <w:pPr>
                      <w:pStyle w:val="Bibliography"/>
                      <w:rPr>
                        <w:noProof/>
                        <w:lang w:val="en-SG"/>
                      </w:rPr>
                    </w:pPr>
                    <w:r>
                      <w:rPr>
                        <w:noProof/>
                        <w:lang w:val="en-SG"/>
                      </w:rPr>
                      <w:t xml:space="preserve">[7] </w:t>
                    </w:r>
                  </w:p>
                </w:tc>
                <w:tc>
                  <w:tcPr>
                    <w:tcW w:w="0" w:type="auto"/>
                    <w:hideMark/>
                  </w:tcPr>
                  <w:p w14:paraId="1C4C9095" w14:textId="77777777" w:rsidR="004871D2" w:rsidRDefault="004871D2">
                    <w:pPr>
                      <w:pStyle w:val="Bibliography"/>
                      <w:rPr>
                        <w:noProof/>
                        <w:lang w:val="en-SG"/>
                      </w:rPr>
                    </w:pPr>
                    <w:r>
                      <w:rPr>
                        <w:noProof/>
                        <w:lang w:val="en-SG"/>
                      </w:rPr>
                      <w:t xml:space="preserve">E. S. Gardner, “Exponential smoothing: The state of the art,” </w:t>
                    </w:r>
                    <w:r>
                      <w:rPr>
                        <w:i/>
                        <w:iCs/>
                        <w:noProof/>
                        <w:lang w:val="en-SG"/>
                      </w:rPr>
                      <w:t xml:space="preserve">Journal of Forecasting, </w:t>
                    </w:r>
                    <w:r>
                      <w:rPr>
                        <w:noProof/>
                        <w:lang w:val="en-SG"/>
                      </w:rPr>
                      <w:t xml:space="preserve">vol. 4, no. 1, pp. 1-28, 1985. </w:t>
                    </w:r>
                  </w:p>
                </w:tc>
              </w:tr>
              <w:tr w:rsidR="004871D2" w14:paraId="12724F58" w14:textId="77777777">
                <w:trPr>
                  <w:divId w:val="181747834"/>
                  <w:tblCellSpacing w:w="15" w:type="dxa"/>
                </w:trPr>
                <w:tc>
                  <w:tcPr>
                    <w:tcW w:w="50" w:type="pct"/>
                    <w:hideMark/>
                  </w:tcPr>
                  <w:p w14:paraId="5A6B4EED" w14:textId="77777777" w:rsidR="004871D2" w:rsidRDefault="004871D2">
                    <w:pPr>
                      <w:pStyle w:val="Bibliography"/>
                      <w:rPr>
                        <w:noProof/>
                        <w:lang w:val="en-SG"/>
                      </w:rPr>
                    </w:pPr>
                    <w:r>
                      <w:rPr>
                        <w:noProof/>
                        <w:lang w:val="en-SG"/>
                      </w:rPr>
                      <w:t xml:space="preserve">[8] </w:t>
                    </w:r>
                  </w:p>
                </w:tc>
                <w:tc>
                  <w:tcPr>
                    <w:tcW w:w="0" w:type="auto"/>
                    <w:hideMark/>
                  </w:tcPr>
                  <w:p w14:paraId="61BFB43C" w14:textId="77777777" w:rsidR="004871D2" w:rsidRDefault="004871D2">
                    <w:pPr>
                      <w:pStyle w:val="Bibliography"/>
                      <w:rPr>
                        <w:noProof/>
                        <w:lang w:val="en-SG"/>
                      </w:rPr>
                    </w:pPr>
                    <w:r>
                      <w:rPr>
                        <w:noProof/>
                        <w:lang w:val="en-SG"/>
                      </w:rPr>
                      <w:t xml:space="preserve">R. D. Snyder, “Recursive Estimation of Dynamic Linear Models,” </w:t>
                    </w:r>
                    <w:r>
                      <w:rPr>
                        <w:i/>
                        <w:iCs/>
                        <w:noProof/>
                        <w:lang w:val="en-SG"/>
                      </w:rPr>
                      <w:t xml:space="preserve">Journal of the Royal Statistical Society. Series B (Methodological), </w:t>
                    </w:r>
                    <w:r>
                      <w:rPr>
                        <w:noProof/>
                        <w:lang w:val="en-SG"/>
                      </w:rPr>
                      <w:t xml:space="preserve">vol. 47, no. 2, p. 272–276, 1985. </w:t>
                    </w:r>
                  </w:p>
                </w:tc>
              </w:tr>
              <w:tr w:rsidR="004871D2" w14:paraId="1FBF231D" w14:textId="77777777">
                <w:trPr>
                  <w:divId w:val="181747834"/>
                  <w:tblCellSpacing w:w="15" w:type="dxa"/>
                </w:trPr>
                <w:tc>
                  <w:tcPr>
                    <w:tcW w:w="50" w:type="pct"/>
                    <w:hideMark/>
                  </w:tcPr>
                  <w:p w14:paraId="465AABE0" w14:textId="77777777" w:rsidR="004871D2" w:rsidRDefault="004871D2">
                    <w:pPr>
                      <w:pStyle w:val="Bibliography"/>
                      <w:rPr>
                        <w:noProof/>
                        <w:lang w:val="en-SG"/>
                      </w:rPr>
                    </w:pPr>
                    <w:r>
                      <w:rPr>
                        <w:noProof/>
                        <w:lang w:val="en-SG"/>
                      </w:rPr>
                      <w:t xml:space="preserve">[9] </w:t>
                    </w:r>
                  </w:p>
                </w:tc>
                <w:tc>
                  <w:tcPr>
                    <w:tcW w:w="0" w:type="auto"/>
                    <w:hideMark/>
                  </w:tcPr>
                  <w:p w14:paraId="1F80801A" w14:textId="77777777" w:rsidR="004871D2" w:rsidRDefault="004871D2">
                    <w:pPr>
                      <w:pStyle w:val="Bibliography"/>
                      <w:rPr>
                        <w:noProof/>
                        <w:lang w:val="en-SG"/>
                      </w:rPr>
                    </w:pPr>
                    <w:r>
                      <w:rPr>
                        <w:noProof/>
                        <w:lang w:val="en-SG"/>
                      </w:rPr>
                      <w:t xml:space="preserve">R. H. Scumway and D. S. Stoffer, Time Series Regression and ARIMA Models, New York: Springer, 2000. </w:t>
                    </w:r>
                  </w:p>
                </w:tc>
              </w:tr>
              <w:tr w:rsidR="004871D2" w14:paraId="1B6FB3CA" w14:textId="77777777">
                <w:trPr>
                  <w:divId w:val="181747834"/>
                  <w:tblCellSpacing w:w="15" w:type="dxa"/>
                </w:trPr>
                <w:tc>
                  <w:tcPr>
                    <w:tcW w:w="50" w:type="pct"/>
                    <w:hideMark/>
                  </w:tcPr>
                  <w:p w14:paraId="02B2D5D2" w14:textId="77777777" w:rsidR="004871D2" w:rsidRDefault="004871D2">
                    <w:pPr>
                      <w:pStyle w:val="Bibliography"/>
                      <w:rPr>
                        <w:noProof/>
                        <w:lang w:val="en-SG"/>
                      </w:rPr>
                    </w:pPr>
                    <w:r>
                      <w:rPr>
                        <w:noProof/>
                        <w:lang w:val="en-SG"/>
                      </w:rPr>
                      <w:t xml:space="preserve">[10] </w:t>
                    </w:r>
                  </w:p>
                </w:tc>
                <w:tc>
                  <w:tcPr>
                    <w:tcW w:w="0" w:type="auto"/>
                    <w:hideMark/>
                  </w:tcPr>
                  <w:p w14:paraId="21C19B4E" w14:textId="77777777" w:rsidR="004871D2" w:rsidRDefault="004871D2">
                    <w:pPr>
                      <w:pStyle w:val="Bibliography"/>
                      <w:rPr>
                        <w:noProof/>
                        <w:lang w:val="en-SG"/>
                      </w:rPr>
                    </w:pPr>
                    <w:r>
                      <w:rPr>
                        <w:noProof/>
                        <w:lang w:val="en-SG"/>
                      </w:rPr>
                      <w:t xml:space="preserve">G. Huyot, K. Chiu, J. Higginson and N. Gait, “Analysis of Revisions in the Seasonal Adjustment of Data Using X-11-Arima Model-Based filters,” </w:t>
                    </w:r>
                    <w:r>
                      <w:rPr>
                        <w:i/>
                        <w:iCs/>
                        <w:noProof/>
                        <w:lang w:val="en-SG"/>
                      </w:rPr>
                      <w:t xml:space="preserve">International Journal of Forecasting, </w:t>
                    </w:r>
                    <w:r>
                      <w:rPr>
                        <w:noProof/>
                        <w:lang w:val="en-SG"/>
                      </w:rPr>
                      <w:t xml:space="preserve">vol. 2, no. 2, pp. 217-229, 1986. </w:t>
                    </w:r>
                  </w:p>
                </w:tc>
              </w:tr>
              <w:tr w:rsidR="004871D2" w14:paraId="2DCF48BC" w14:textId="77777777">
                <w:trPr>
                  <w:divId w:val="181747834"/>
                  <w:tblCellSpacing w:w="15" w:type="dxa"/>
                </w:trPr>
                <w:tc>
                  <w:tcPr>
                    <w:tcW w:w="50" w:type="pct"/>
                    <w:hideMark/>
                  </w:tcPr>
                  <w:p w14:paraId="27511C8F" w14:textId="77777777" w:rsidR="004871D2" w:rsidRDefault="004871D2">
                    <w:pPr>
                      <w:pStyle w:val="Bibliography"/>
                      <w:rPr>
                        <w:noProof/>
                        <w:lang w:val="en-SG"/>
                      </w:rPr>
                    </w:pPr>
                    <w:r>
                      <w:rPr>
                        <w:noProof/>
                        <w:lang w:val="en-SG"/>
                      </w:rPr>
                      <w:t xml:space="preserve">[11] </w:t>
                    </w:r>
                  </w:p>
                </w:tc>
                <w:tc>
                  <w:tcPr>
                    <w:tcW w:w="0" w:type="auto"/>
                    <w:hideMark/>
                  </w:tcPr>
                  <w:p w14:paraId="6DC15B0F" w14:textId="77777777" w:rsidR="004871D2" w:rsidRDefault="004871D2">
                    <w:pPr>
                      <w:pStyle w:val="Bibliography"/>
                      <w:rPr>
                        <w:noProof/>
                        <w:lang w:val="en-SG"/>
                      </w:rPr>
                    </w:pPr>
                    <w:r>
                      <w:rPr>
                        <w:noProof/>
                        <w:lang w:val="en-SG"/>
                      </w:rPr>
                      <w:t xml:space="preserve">S. H. Babbs and K. B. Nowman, “Kalman filtering of generalized Vasicek term structure models,” </w:t>
                    </w:r>
                    <w:r>
                      <w:rPr>
                        <w:i/>
                        <w:iCs/>
                        <w:noProof/>
                        <w:lang w:val="en-SG"/>
                      </w:rPr>
                      <w:t xml:space="preserve">Journal of financial and quantitative analysis, </w:t>
                    </w:r>
                    <w:r>
                      <w:rPr>
                        <w:noProof/>
                        <w:lang w:val="en-SG"/>
                      </w:rPr>
                      <w:t xml:space="preserve">vol. 34, no. 1, pp. 115-130, 1999. </w:t>
                    </w:r>
                  </w:p>
                </w:tc>
              </w:tr>
              <w:tr w:rsidR="004871D2" w14:paraId="53C47CD8" w14:textId="77777777">
                <w:trPr>
                  <w:divId w:val="181747834"/>
                  <w:tblCellSpacing w:w="15" w:type="dxa"/>
                </w:trPr>
                <w:tc>
                  <w:tcPr>
                    <w:tcW w:w="50" w:type="pct"/>
                    <w:hideMark/>
                  </w:tcPr>
                  <w:p w14:paraId="0426188F" w14:textId="77777777" w:rsidR="004871D2" w:rsidRDefault="004871D2">
                    <w:pPr>
                      <w:pStyle w:val="Bibliography"/>
                      <w:rPr>
                        <w:noProof/>
                        <w:lang w:val="en-SG"/>
                      </w:rPr>
                    </w:pPr>
                    <w:r>
                      <w:rPr>
                        <w:noProof/>
                        <w:lang w:val="en-SG"/>
                      </w:rPr>
                      <w:t xml:space="preserve">[12] </w:t>
                    </w:r>
                  </w:p>
                </w:tc>
                <w:tc>
                  <w:tcPr>
                    <w:tcW w:w="0" w:type="auto"/>
                    <w:hideMark/>
                  </w:tcPr>
                  <w:p w14:paraId="4488EBA2" w14:textId="77777777" w:rsidR="004871D2" w:rsidRDefault="004871D2">
                    <w:pPr>
                      <w:pStyle w:val="Bibliography"/>
                      <w:rPr>
                        <w:noProof/>
                        <w:lang w:val="en-SG"/>
                      </w:rPr>
                    </w:pPr>
                    <w:r>
                      <w:rPr>
                        <w:noProof/>
                        <w:lang w:val="en-SG"/>
                      </w:rPr>
                      <w:t xml:space="preserve">M. P. F. P. H. &amp;. S. N. R. Clements, “Forecasting economic and financial time-series with non-linear models,” </w:t>
                    </w:r>
                    <w:r>
                      <w:rPr>
                        <w:i/>
                        <w:iCs/>
                        <w:noProof/>
                        <w:lang w:val="en-SG"/>
                      </w:rPr>
                      <w:t xml:space="preserve">International journal of forecasting, </w:t>
                    </w:r>
                    <w:r>
                      <w:rPr>
                        <w:noProof/>
                        <w:lang w:val="en-SG"/>
                      </w:rPr>
                      <w:t xml:space="preserve">vol. 20, no. 2, pp. 169-183, 2004. </w:t>
                    </w:r>
                  </w:p>
                </w:tc>
              </w:tr>
              <w:tr w:rsidR="004871D2" w14:paraId="0A551A5B" w14:textId="77777777">
                <w:trPr>
                  <w:divId w:val="181747834"/>
                  <w:tblCellSpacing w:w="15" w:type="dxa"/>
                </w:trPr>
                <w:tc>
                  <w:tcPr>
                    <w:tcW w:w="50" w:type="pct"/>
                    <w:hideMark/>
                  </w:tcPr>
                  <w:p w14:paraId="33F63FE3" w14:textId="77777777" w:rsidR="004871D2" w:rsidRDefault="004871D2">
                    <w:pPr>
                      <w:pStyle w:val="Bibliography"/>
                      <w:rPr>
                        <w:noProof/>
                        <w:lang w:val="en-SG"/>
                      </w:rPr>
                    </w:pPr>
                    <w:r>
                      <w:rPr>
                        <w:noProof/>
                        <w:lang w:val="en-SG"/>
                      </w:rPr>
                      <w:t xml:space="preserve">[13] </w:t>
                    </w:r>
                  </w:p>
                </w:tc>
                <w:tc>
                  <w:tcPr>
                    <w:tcW w:w="0" w:type="auto"/>
                    <w:hideMark/>
                  </w:tcPr>
                  <w:p w14:paraId="08FDC401" w14:textId="77777777" w:rsidR="004871D2" w:rsidRDefault="004871D2">
                    <w:pPr>
                      <w:pStyle w:val="Bibliography"/>
                      <w:rPr>
                        <w:noProof/>
                        <w:lang w:val="en-SG"/>
                      </w:rPr>
                    </w:pPr>
                    <w:r>
                      <w:rPr>
                        <w:noProof/>
                        <w:lang w:val="en-SG"/>
                      </w:rPr>
                      <w:t xml:space="preserve">B. K. Ray, “Long-range forecasting of IBM product revenues using a seasonal fractionally differenced ARMA model,” </w:t>
                    </w:r>
                    <w:r>
                      <w:rPr>
                        <w:i/>
                        <w:iCs/>
                        <w:noProof/>
                        <w:lang w:val="en-SG"/>
                      </w:rPr>
                      <w:t xml:space="preserve">International Journal of Forecasting, </w:t>
                    </w:r>
                    <w:r>
                      <w:rPr>
                        <w:noProof/>
                        <w:lang w:val="en-SG"/>
                      </w:rPr>
                      <w:t xml:space="preserve">vol. 9, no. 2, pp. 255-269, 1993. </w:t>
                    </w:r>
                  </w:p>
                </w:tc>
              </w:tr>
              <w:tr w:rsidR="004871D2" w14:paraId="1FA3CAAA" w14:textId="77777777">
                <w:trPr>
                  <w:divId w:val="181747834"/>
                  <w:tblCellSpacing w:w="15" w:type="dxa"/>
                </w:trPr>
                <w:tc>
                  <w:tcPr>
                    <w:tcW w:w="50" w:type="pct"/>
                    <w:hideMark/>
                  </w:tcPr>
                  <w:p w14:paraId="7DE0CD2D" w14:textId="77777777" w:rsidR="004871D2" w:rsidRDefault="004871D2">
                    <w:pPr>
                      <w:pStyle w:val="Bibliography"/>
                      <w:rPr>
                        <w:noProof/>
                        <w:lang w:val="en-SG"/>
                      </w:rPr>
                    </w:pPr>
                    <w:r>
                      <w:rPr>
                        <w:noProof/>
                        <w:lang w:val="en-SG"/>
                      </w:rPr>
                      <w:t xml:space="preserve">[14] </w:t>
                    </w:r>
                  </w:p>
                </w:tc>
                <w:tc>
                  <w:tcPr>
                    <w:tcW w:w="0" w:type="auto"/>
                    <w:hideMark/>
                  </w:tcPr>
                  <w:p w14:paraId="342C396D" w14:textId="77777777" w:rsidR="004871D2" w:rsidRDefault="004871D2">
                    <w:pPr>
                      <w:pStyle w:val="Bibliography"/>
                      <w:rPr>
                        <w:noProof/>
                        <w:lang w:val="en-SG"/>
                      </w:rPr>
                    </w:pPr>
                    <w:r>
                      <w:rPr>
                        <w:noProof/>
                        <w:lang w:val="en-SG"/>
                      </w:rPr>
                      <w:t xml:space="preserve">S. J. Taylor, “Forecasting the volatility of currency exchange rates,” </w:t>
                    </w:r>
                    <w:r>
                      <w:rPr>
                        <w:i/>
                        <w:iCs/>
                        <w:noProof/>
                        <w:lang w:val="en-SG"/>
                      </w:rPr>
                      <w:t xml:space="preserve">International Journal of Forecasting, </w:t>
                    </w:r>
                    <w:r>
                      <w:rPr>
                        <w:noProof/>
                        <w:lang w:val="en-SG"/>
                      </w:rPr>
                      <w:t xml:space="preserve">vol. 3, no. 1, pp. 159-170, 1987. </w:t>
                    </w:r>
                  </w:p>
                </w:tc>
              </w:tr>
              <w:tr w:rsidR="004871D2" w14:paraId="189C6C0A" w14:textId="77777777">
                <w:trPr>
                  <w:divId w:val="181747834"/>
                  <w:tblCellSpacing w:w="15" w:type="dxa"/>
                </w:trPr>
                <w:tc>
                  <w:tcPr>
                    <w:tcW w:w="50" w:type="pct"/>
                    <w:hideMark/>
                  </w:tcPr>
                  <w:p w14:paraId="69A29AD8" w14:textId="77777777" w:rsidR="004871D2" w:rsidRDefault="004871D2">
                    <w:pPr>
                      <w:pStyle w:val="Bibliography"/>
                      <w:rPr>
                        <w:noProof/>
                        <w:lang w:val="en-SG"/>
                      </w:rPr>
                    </w:pPr>
                    <w:r>
                      <w:rPr>
                        <w:noProof/>
                        <w:lang w:val="en-SG"/>
                      </w:rPr>
                      <w:t xml:space="preserve">[15] </w:t>
                    </w:r>
                  </w:p>
                </w:tc>
                <w:tc>
                  <w:tcPr>
                    <w:tcW w:w="0" w:type="auto"/>
                    <w:hideMark/>
                  </w:tcPr>
                  <w:p w14:paraId="1E1B4E6D" w14:textId="77777777" w:rsidR="004871D2" w:rsidRDefault="004871D2">
                    <w:pPr>
                      <w:pStyle w:val="Bibliography"/>
                      <w:rPr>
                        <w:noProof/>
                        <w:lang w:val="en-SG"/>
                      </w:rPr>
                    </w:pPr>
                    <w:r>
                      <w:rPr>
                        <w:noProof/>
                        <w:lang w:val="en-SG"/>
                      </w:rPr>
                      <w:t xml:space="preserve">T. R. Willemain, C. N. Smart, J. H. Shockor and P. A. DeSautels, “Forecasting intermittent demand in manufacturing: a comparative evaluation of Croston's method,” </w:t>
                    </w:r>
                    <w:r>
                      <w:rPr>
                        <w:i/>
                        <w:iCs/>
                        <w:noProof/>
                        <w:lang w:val="en-SG"/>
                      </w:rPr>
                      <w:t xml:space="preserve">International Journal of Forecasting, </w:t>
                    </w:r>
                    <w:r>
                      <w:rPr>
                        <w:noProof/>
                        <w:lang w:val="en-SG"/>
                      </w:rPr>
                      <w:t xml:space="preserve">vol. 10, no. 4, pp. 529-538, 1994. </w:t>
                    </w:r>
                  </w:p>
                </w:tc>
              </w:tr>
              <w:tr w:rsidR="004871D2" w14:paraId="76BD220C" w14:textId="77777777">
                <w:trPr>
                  <w:divId w:val="181747834"/>
                  <w:tblCellSpacing w:w="15" w:type="dxa"/>
                </w:trPr>
                <w:tc>
                  <w:tcPr>
                    <w:tcW w:w="50" w:type="pct"/>
                    <w:hideMark/>
                  </w:tcPr>
                  <w:p w14:paraId="43E97733" w14:textId="77777777" w:rsidR="004871D2" w:rsidRDefault="004871D2">
                    <w:pPr>
                      <w:pStyle w:val="Bibliography"/>
                      <w:rPr>
                        <w:noProof/>
                        <w:lang w:val="en-SG"/>
                      </w:rPr>
                    </w:pPr>
                    <w:r>
                      <w:rPr>
                        <w:noProof/>
                        <w:lang w:val="en-SG"/>
                      </w:rPr>
                      <w:lastRenderedPageBreak/>
                      <w:t xml:space="preserve">[16] </w:t>
                    </w:r>
                  </w:p>
                </w:tc>
                <w:tc>
                  <w:tcPr>
                    <w:tcW w:w="0" w:type="auto"/>
                    <w:hideMark/>
                  </w:tcPr>
                  <w:p w14:paraId="6E8EC8E0" w14:textId="77777777" w:rsidR="004871D2" w:rsidRDefault="004871D2">
                    <w:pPr>
                      <w:pStyle w:val="Bibliography"/>
                      <w:rPr>
                        <w:noProof/>
                        <w:lang w:val="en-SG"/>
                      </w:rPr>
                    </w:pPr>
                    <w:r>
                      <w:rPr>
                        <w:noProof/>
                        <w:lang w:val="en-SG"/>
                      </w:rPr>
                      <w:t xml:space="preserve">J. J. Arps, “Analysis of Decline Curves,” </w:t>
                    </w:r>
                    <w:r>
                      <w:rPr>
                        <w:i/>
                        <w:iCs/>
                        <w:noProof/>
                        <w:lang w:val="en-SG"/>
                      </w:rPr>
                      <w:t xml:space="preserve">Transactions of the AIME, </w:t>
                    </w:r>
                    <w:r>
                      <w:rPr>
                        <w:noProof/>
                        <w:lang w:val="en-SG"/>
                      </w:rPr>
                      <w:t xml:space="preserve">Vols. SPE-945228-G, no. 160, p. 228–247, 1945. </w:t>
                    </w:r>
                  </w:p>
                </w:tc>
              </w:tr>
              <w:tr w:rsidR="004871D2" w14:paraId="4485E595" w14:textId="77777777">
                <w:trPr>
                  <w:divId w:val="181747834"/>
                  <w:tblCellSpacing w:w="15" w:type="dxa"/>
                </w:trPr>
                <w:tc>
                  <w:tcPr>
                    <w:tcW w:w="50" w:type="pct"/>
                    <w:hideMark/>
                  </w:tcPr>
                  <w:p w14:paraId="50D01D1F" w14:textId="77777777" w:rsidR="004871D2" w:rsidRDefault="004871D2">
                    <w:pPr>
                      <w:pStyle w:val="Bibliography"/>
                      <w:rPr>
                        <w:noProof/>
                        <w:lang w:val="en-SG"/>
                      </w:rPr>
                    </w:pPr>
                    <w:r>
                      <w:rPr>
                        <w:noProof/>
                        <w:lang w:val="en-SG"/>
                      </w:rPr>
                      <w:t xml:space="preserve">[17] </w:t>
                    </w:r>
                  </w:p>
                </w:tc>
                <w:tc>
                  <w:tcPr>
                    <w:tcW w:w="0" w:type="auto"/>
                    <w:hideMark/>
                  </w:tcPr>
                  <w:p w14:paraId="5AFA045A" w14:textId="77777777" w:rsidR="004871D2" w:rsidRDefault="004871D2">
                    <w:pPr>
                      <w:pStyle w:val="Bibliography"/>
                      <w:rPr>
                        <w:noProof/>
                        <w:lang w:val="en-SG"/>
                      </w:rPr>
                    </w:pPr>
                    <w:r>
                      <w:rPr>
                        <w:noProof/>
                        <w:lang w:val="en-SG"/>
                      </w:rPr>
                      <w:t xml:space="preserve">A. L. L. a. T. P. Clark, “Production Forecasting with Logistic Growth Models,” in </w:t>
                    </w:r>
                    <w:r>
                      <w:rPr>
                        <w:i/>
                        <w:iCs/>
                        <w:noProof/>
                        <w:lang w:val="en-SG"/>
                      </w:rPr>
                      <w:t>SPE Annual Technical Conference and Exhibition</w:t>
                    </w:r>
                    <w:r>
                      <w:rPr>
                        <w:noProof/>
                        <w:lang w:val="en-SG"/>
                      </w:rPr>
                      <w:t xml:space="preserve">, Denver, Colorado, USA, 2011. </w:t>
                    </w:r>
                  </w:p>
                </w:tc>
              </w:tr>
              <w:tr w:rsidR="004871D2" w14:paraId="348D517A" w14:textId="77777777">
                <w:trPr>
                  <w:divId w:val="181747834"/>
                  <w:tblCellSpacing w:w="15" w:type="dxa"/>
                </w:trPr>
                <w:tc>
                  <w:tcPr>
                    <w:tcW w:w="50" w:type="pct"/>
                    <w:hideMark/>
                  </w:tcPr>
                  <w:p w14:paraId="5FC56CC1" w14:textId="77777777" w:rsidR="004871D2" w:rsidRDefault="004871D2">
                    <w:pPr>
                      <w:pStyle w:val="Bibliography"/>
                      <w:rPr>
                        <w:noProof/>
                        <w:lang w:val="en-SG"/>
                      </w:rPr>
                    </w:pPr>
                    <w:r>
                      <w:rPr>
                        <w:noProof/>
                        <w:lang w:val="en-SG"/>
                      </w:rPr>
                      <w:t xml:space="preserve">[18] </w:t>
                    </w:r>
                  </w:p>
                </w:tc>
                <w:tc>
                  <w:tcPr>
                    <w:tcW w:w="0" w:type="auto"/>
                    <w:hideMark/>
                  </w:tcPr>
                  <w:p w14:paraId="33EA09F8" w14:textId="77777777" w:rsidR="004871D2" w:rsidRDefault="004871D2">
                    <w:pPr>
                      <w:pStyle w:val="Bibliography"/>
                      <w:rPr>
                        <w:noProof/>
                        <w:lang w:val="en-SG"/>
                      </w:rPr>
                    </w:pPr>
                    <w:r>
                      <w:rPr>
                        <w:noProof/>
                        <w:lang w:val="en-SG"/>
                      </w:rPr>
                      <w:t xml:space="preserve">A. Duong, “An Unconventional Rate Decline Approach for Tight and Fracture-Dominated Gas Wells,” in </w:t>
                    </w:r>
                    <w:r>
                      <w:rPr>
                        <w:i/>
                        <w:iCs/>
                        <w:noProof/>
                        <w:lang w:val="en-SG"/>
                      </w:rPr>
                      <w:t xml:space="preserve">Canadian Unconventional Resources and International Petroleum Conference. </w:t>
                    </w:r>
                    <w:r>
                      <w:rPr>
                        <w:noProof/>
                        <w:lang w:val="en-SG"/>
                      </w:rPr>
                      <w:t xml:space="preserve">, Calgary, Alberta, Canada, 2010. </w:t>
                    </w:r>
                  </w:p>
                </w:tc>
              </w:tr>
              <w:tr w:rsidR="004871D2" w14:paraId="06E31763" w14:textId="77777777">
                <w:trPr>
                  <w:divId w:val="181747834"/>
                  <w:tblCellSpacing w:w="15" w:type="dxa"/>
                </w:trPr>
                <w:tc>
                  <w:tcPr>
                    <w:tcW w:w="50" w:type="pct"/>
                    <w:hideMark/>
                  </w:tcPr>
                  <w:p w14:paraId="2C7B7BC1" w14:textId="77777777" w:rsidR="004871D2" w:rsidRDefault="004871D2">
                    <w:pPr>
                      <w:pStyle w:val="Bibliography"/>
                      <w:rPr>
                        <w:noProof/>
                        <w:lang w:val="en-SG"/>
                      </w:rPr>
                    </w:pPr>
                    <w:r>
                      <w:rPr>
                        <w:noProof/>
                        <w:lang w:val="en-SG"/>
                      </w:rPr>
                      <w:t xml:space="preserve">[19] </w:t>
                    </w:r>
                  </w:p>
                </w:tc>
                <w:tc>
                  <w:tcPr>
                    <w:tcW w:w="0" w:type="auto"/>
                    <w:hideMark/>
                  </w:tcPr>
                  <w:p w14:paraId="18476B11" w14:textId="77777777" w:rsidR="004871D2" w:rsidRDefault="004871D2">
                    <w:pPr>
                      <w:pStyle w:val="Bibliography"/>
                      <w:rPr>
                        <w:noProof/>
                        <w:lang w:val="en-SG"/>
                      </w:rPr>
                    </w:pPr>
                    <w:r>
                      <w:rPr>
                        <w:noProof/>
                        <w:lang w:val="en-SG"/>
                      </w:rPr>
                      <w:t xml:space="preserve">D. R. J. A. P. A. D. a. T. A. B. Ilk, “Exponential vs. Hyperbolic Decline in Tight Gas Sands — Understanding the Origin and Implications for Reserve Estimates Using Arps' Decline Curves.,” in </w:t>
                    </w:r>
                    <w:r>
                      <w:rPr>
                        <w:i/>
                        <w:iCs/>
                        <w:noProof/>
                        <w:lang w:val="en-SG"/>
                      </w:rPr>
                      <w:t>Paper presented at the SPE Annual Technical Conference and Exhibition</w:t>
                    </w:r>
                    <w:r>
                      <w:rPr>
                        <w:noProof/>
                        <w:lang w:val="en-SG"/>
                      </w:rPr>
                      <w:t xml:space="preserve">, Denver, Colorado, USA, 2008. </w:t>
                    </w:r>
                  </w:p>
                </w:tc>
              </w:tr>
              <w:tr w:rsidR="004871D2" w14:paraId="4049E932" w14:textId="77777777">
                <w:trPr>
                  <w:divId w:val="181747834"/>
                  <w:tblCellSpacing w:w="15" w:type="dxa"/>
                </w:trPr>
                <w:tc>
                  <w:tcPr>
                    <w:tcW w:w="50" w:type="pct"/>
                    <w:hideMark/>
                  </w:tcPr>
                  <w:p w14:paraId="5104EAE2" w14:textId="77777777" w:rsidR="004871D2" w:rsidRDefault="004871D2">
                    <w:pPr>
                      <w:pStyle w:val="Bibliography"/>
                      <w:rPr>
                        <w:noProof/>
                        <w:lang w:val="en-SG"/>
                      </w:rPr>
                    </w:pPr>
                    <w:r>
                      <w:rPr>
                        <w:noProof/>
                        <w:lang w:val="en-SG"/>
                      </w:rPr>
                      <w:t xml:space="preserve">[20] </w:t>
                    </w:r>
                  </w:p>
                </w:tc>
                <w:tc>
                  <w:tcPr>
                    <w:tcW w:w="0" w:type="auto"/>
                    <w:hideMark/>
                  </w:tcPr>
                  <w:p w14:paraId="44B3C99A" w14:textId="77777777" w:rsidR="004871D2" w:rsidRDefault="004871D2">
                    <w:pPr>
                      <w:pStyle w:val="Bibliography"/>
                      <w:rPr>
                        <w:noProof/>
                        <w:lang w:val="en-SG"/>
                      </w:rPr>
                    </w:pPr>
                    <w:r>
                      <w:rPr>
                        <w:noProof/>
                        <w:lang w:val="en-SG"/>
                      </w:rPr>
                      <w:t xml:space="preserve">P. Valko, “Assigning value to stimulation in the Barnett Shale: a simultaneous analysis of 7000 plus production hystories and well completion records,” in </w:t>
                    </w:r>
                    <w:r>
                      <w:rPr>
                        <w:i/>
                        <w:iCs/>
                        <w:noProof/>
                        <w:lang w:val="en-SG"/>
                      </w:rPr>
                      <w:t xml:space="preserve">SPE Hydraulic Fracturing Technology Conference </w:t>
                    </w:r>
                    <w:r>
                      <w:rPr>
                        <w:noProof/>
                        <w:lang w:val="en-SG"/>
                      </w:rPr>
                      <w:t xml:space="preserve">, Woodlands, Texas. , 2009. </w:t>
                    </w:r>
                  </w:p>
                </w:tc>
              </w:tr>
              <w:tr w:rsidR="004871D2" w14:paraId="3ECEE7A6" w14:textId="77777777">
                <w:trPr>
                  <w:divId w:val="181747834"/>
                  <w:tblCellSpacing w:w="15" w:type="dxa"/>
                </w:trPr>
                <w:tc>
                  <w:tcPr>
                    <w:tcW w:w="50" w:type="pct"/>
                    <w:hideMark/>
                  </w:tcPr>
                  <w:p w14:paraId="6E83EB3E" w14:textId="77777777" w:rsidR="004871D2" w:rsidRDefault="004871D2">
                    <w:pPr>
                      <w:pStyle w:val="Bibliography"/>
                      <w:rPr>
                        <w:noProof/>
                        <w:lang w:val="en-SG"/>
                      </w:rPr>
                    </w:pPr>
                    <w:r>
                      <w:rPr>
                        <w:noProof/>
                        <w:lang w:val="en-SG"/>
                      </w:rPr>
                      <w:t xml:space="preserve">[21] </w:t>
                    </w:r>
                  </w:p>
                </w:tc>
                <w:tc>
                  <w:tcPr>
                    <w:tcW w:w="0" w:type="auto"/>
                    <w:hideMark/>
                  </w:tcPr>
                  <w:p w14:paraId="55E49FAF" w14:textId="77777777" w:rsidR="004871D2" w:rsidRDefault="004871D2">
                    <w:pPr>
                      <w:pStyle w:val="Bibliography"/>
                      <w:rPr>
                        <w:noProof/>
                        <w:lang w:val="en-SG"/>
                      </w:rPr>
                    </w:pPr>
                    <w:r>
                      <w:rPr>
                        <w:noProof/>
                        <w:lang w:val="en-SG"/>
                      </w:rPr>
                      <w:t xml:space="preserve">M. Kumar, K. Swaminathan , A. Rusli and A. Thomas-Hy, “Applying Data Analytics &amp; Machine Learning Methods for Recovery Factor Prediction and Uncertainty Modelling,” </w:t>
                    </w:r>
                    <w:r>
                      <w:rPr>
                        <w:i/>
                        <w:iCs/>
                        <w:noProof/>
                        <w:lang w:val="en-SG"/>
                      </w:rPr>
                      <w:t xml:space="preserve">SPE Asia Pacific Oil &amp; Gas Conference and Exhibition, </w:t>
                    </w:r>
                    <w:r>
                      <w:rPr>
                        <w:noProof/>
                        <w:lang w:val="en-SG"/>
                      </w:rPr>
                      <w:t xml:space="preserve">Vols. SPE-210769-MS , pp. 1-12, 2022. </w:t>
                    </w:r>
                  </w:p>
                </w:tc>
              </w:tr>
              <w:tr w:rsidR="004871D2" w14:paraId="4FA84A4E" w14:textId="77777777">
                <w:trPr>
                  <w:divId w:val="181747834"/>
                  <w:tblCellSpacing w:w="15" w:type="dxa"/>
                </w:trPr>
                <w:tc>
                  <w:tcPr>
                    <w:tcW w:w="50" w:type="pct"/>
                    <w:hideMark/>
                  </w:tcPr>
                  <w:p w14:paraId="22999470" w14:textId="77777777" w:rsidR="004871D2" w:rsidRDefault="004871D2">
                    <w:pPr>
                      <w:pStyle w:val="Bibliography"/>
                      <w:rPr>
                        <w:noProof/>
                        <w:lang w:val="en-SG"/>
                      </w:rPr>
                    </w:pPr>
                    <w:r>
                      <w:rPr>
                        <w:noProof/>
                        <w:lang w:val="en-SG"/>
                      </w:rPr>
                      <w:t xml:space="preserve">[22] </w:t>
                    </w:r>
                  </w:p>
                </w:tc>
                <w:tc>
                  <w:tcPr>
                    <w:tcW w:w="0" w:type="auto"/>
                    <w:hideMark/>
                  </w:tcPr>
                  <w:p w14:paraId="78E04AF3" w14:textId="77777777" w:rsidR="004871D2" w:rsidRDefault="004871D2">
                    <w:pPr>
                      <w:pStyle w:val="Bibliography"/>
                      <w:rPr>
                        <w:noProof/>
                        <w:lang w:val="en-SG"/>
                      </w:rPr>
                    </w:pPr>
                    <w:r>
                      <w:rPr>
                        <w:noProof/>
                        <w:lang w:val="en-SG"/>
                      </w:rPr>
                      <w:t xml:space="preserve">N. Ibrahim, A. Alharbi, T. Alzahrani, A. Abdulkarim, I. Alessa, A. Hameed, A. Albabtain, D. Alqahtani, M. Alsawwaf and A. Almuqhim, “Well Performance Classiﬁcation and Prediction: Deep Learning and Machine Learning Long Term Regression Experiments on Oil, Gas, and Water Production,” </w:t>
                    </w:r>
                    <w:r>
                      <w:rPr>
                        <w:i/>
                        <w:iCs/>
                        <w:noProof/>
                        <w:lang w:val="en-SG"/>
                      </w:rPr>
                      <w:t xml:space="preserve">Sensors, </w:t>
                    </w:r>
                    <w:r>
                      <w:rPr>
                        <w:noProof/>
                        <w:lang w:val="en-SG"/>
                      </w:rPr>
                      <w:t xml:space="preserve">vol. 22, no. 5326, pp. 1-22, 2022. </w:t>
                    </w:r>
                  </w:p>
                </w:tc>
              </w:tr>
              <w:tr w:rsidR="004871D2" w14:paraId="2A7F8FE8" w14:textId="77777777">
                <w:trPr>
                  <w:divId w:val="181747834"/>
                  <w:tblCellSpacing w:w="15" w:type="dxa"/>
                </w:trPr>
                <w:tc>
                  <w:tcPr>
                    <w:tcW w:w="50" w:type="pct"/>
                    <w:hideMark/>
                  </w:tcPr>
                  <w:p w14:paraId="06378042" w14:textId="77777777" w:rsidR="004871D2" w:rsidRDefault="004871D2">
                    <w:pPr>
                      <w:pStyle w:val="Bibliography"/>
                      <w:rPr>
                        <w:noProof/>
                        <w:lang w:val="en-SG"/>
                      </w:rPr>
                    </w:pPr>
                    <w:r>
                      <w:rPr>
                        <w:noProof/>
                        <w:lang w:val="en-SG"/>
                      </w:rPr>
                      <w:t xml:space="preserve">[23] </w:t>
                    </w:r>
                  </w:p>
                </w:tc>
                <w:tc>
                  <w:tcPr>
                    <w:tcW w:w="0" w:type="auto"/>
                    <w:hideMark/>
                  </w:tcPr>
                  <w:p w14:paraId="1A40295D" w14:textId="77777777" w:rsidR="004871D2" w:rsidRDefault="004871D2">
                    <w:pPr>
                      <w:pStyle w:val="Bibliography"/>
                      <w:rPr>
                        <w:noProof/>
                        <w:lang w:val="en-SG"/>
                      </w:rPr>
                    </w:pPr>
                    <w:r>
                      <w:rPr>
                        <w:noProof/>
                        <w:lang w:val="en-SG"/>
                      </w:rPr>
                      <w:t xml:space="preserve">P. Panja, W. Jia and B. Mcpherson, “Prediction of well performance in SACROC field using stacked Long Short-Term Memory (LSTM) network,” </w:t>
                    </w:r>
                    <w:r>
                      <w:rPr>
                        <w:i/>
                        <w:iCs/>
                        <w:noProof/>
                        <w:lang w:val="en-SG"/>
                      </w:rPr>
                      <w:t xml:space="preserve">Expert Systems With Applications , </w:t>
                    </w:r>
                    <w:r>
                      <w:rPr>
                        <w:noProof/>
                        <w:lang w:val="en-SG"/>
                      </w:rPr>
                      <w:t xml:space="preserve">vol. 205, no. 117670, pp. 1-25, 2022. </w:t>
                    </w:r>
                  </w:p>
                </w:tc>
              </w:tr>
              <w:tr w:rsidR="004871D2" w14:paraId="10C031AB" w14:textId="77777777">
                <w:trPr>
                  <w:divId w:val="181747834"/>
                  <w:tblCellSpacing w:w="15" w:type="dxa"/>
                </w:trPr>
                <w:tc>
                  <w:tcPr>
                    <w:tcW w:w="50" w:type="pct"/>
                    <w:hideMark/>
                  </w:tcPr>
                  <w:p w14:paraId="7AC076D1" w14:textId="77777777" w:rsidR="004871D2" w:rsidRDefault="004871D2">
                    <w:pPr>
                      <w:pStyle w:val="Bibliography"/>
                      <w:rPr>
                        <w:noProof/>
                        <w:lang w:val="en-SG"/>
                      </w:rPr>
                    </w:pPr>
                    <w:r>
                      <w:rPr>
                        <w:noProof/>
                        <w:lang w:val="en-SG"/>
                      </w:rPr>
                      <w:lastRenderedPageBreak/>
                      <w:t xml:space="preserve">[24] </w:t>
                    </w:r>
                  </w:p>
                </w:tc>
                <w:tc>
                  <w:tcPr>
                    <w:tcW w:w="0" w:type="auto"/>
                    <w:hideMark/>
                  </w:tcPr>
                  <w:p w14:paraId="449B3154" w14:textId="77777777" w:rsidR="004871D2" w:rsidRDefault="004871D2">
                    <w:pPr>
                      <w:pStyle w:val="Bibliography"/>
                      <w:rPr>
                        <w:noProof/>
                        <w:lang w:val="en-SG"/>
                      </w:rPr>
                    </w:pPr>
                    <w:r>
                      <w:rPr>
                        <w:noProof/>
                        <w:lang w:val="en-SG"/>
                      </w:rPr>
                      <w:t xml:space="preserve">Y. Dong, Y. Zhang and X. Cheng, “Reservoir Production Prediction Model Based on a Stacked LSTM Network and Transfer Learning,” </w:t>
                    </w:r>
                    <w:r>
                      <w:rPr>
                        <w:i/>
                        <w:iCs/>
                        <w:noProof/>
                        <w:lang w:val="en-SG"/>
                      </w:rPr>
                      <w:t xml:space="preserve">ACS Omega, </w:t>
                    </w:r>
                    <w:r>
                      <w:rPr>
                        <w:noProof/>
                        <w:lang w:val="en-SG"/>
                      </w:rPr>
                      <w:t xml:space="preserve">vol. 6, pp. 34700-34711, 2021. </w:t>
                    </w:r>
                  </w:p>
                </w:tc>
              </w:tr>
              <w:tr w:rsidR="004871D2" w14:paraId="2D5DA6BF" w14:textId="77777777">
                <w:trPr>
                  <w:divId w:val="181747834"/>
                  <w:tblCellSpacing w:w="15" w:type="dxa"/>
                </w:trPr>
                <w:tc>
                  <w:tcPr>
                    <w:tcW w:w="50" w:type="pct"/>
                    <w:hideMark/>
                  </w:tcPr>
                  <w:p w14:paraId="383E31E8" w14:textId="77777777" w:rsidR="004871D2" w:rsidRDefault="004871D2">
                    <w:pPr>
                      <w:pStyle w:val="Bibliography"/>
                      <w:rPr>
                        <w:noProof/>
                        <w:lang w:val="en-SG"/>
                      </w:rPr>
                    </w:pPr>
                    <w:r>
                      <w:rPr>
                        <w:noProof/>
                        <w:lang w:val="en-SG"/>
                      </w:rPr>
                      <w:t xml:space="preserve">[25] </w:t>
                    </w:r>
                  </w:p>
                </w:tc>
                <w:tc>
                  <w:tcPr>
                    <w:tcW w:w="0" w:type="auto"/>
                    <w:hideMark/>
                  </w:tcPr>
                  <w:p w14:paraId="450D6161" w14:textId="77777777" w:rsidR="004871D2" w:rsidRDefault="004871D2">
                    <w:pPr>
                      <w:pStyle w:val="Bibliography"/>
                      <w:rPr>
                        <w:noProof/>
                        <w:lang w:val="en-SG"/>
                      </w:rPr>
                    </w:pPr>
                    <w:r>
                      <w:rPr>
                        <w:noProof/>
                        <w:lang w:val="en-SG"/>
                      </w:rPr>
                      <w:t xml:space="preserve">P. Yao, Z. Yu, Y. Zhang and T. Xu, “Application of machine learning in carbon capture and storage: An in-depth insight from the perspective of geoscience,” </w:t>
                    </w:r>
                    <w:r>
                      <w:rPr>
                        <w:i/>
                        <w:iCs/>
                        <w:noProof/>
                        <w:lang w:val="en-SG"/>
                      </w:rPr>
                      <w:t xml:space="preserve">Fuel, </w:t>
                    </w:r>
                    <w:r>
                      <w:rPr>
                        <w:noProof/>
                        <w:lang w:val="en-SG"/>
                      </w:rPr>
                      <w:t xml:space="preserve">vol. 333, no. 1, p. 126296, 2023. </w:t>
                    </w:r>
                  </w:p>
                </w:tc>
              </w:tr>
              <w:tr w:rsidR="004871D2" w14:paraId="6414DE2F" w14:textId="77777777">
                <w:trPr>
                  <w:divId w:val="181747834"/>
                  <w:tblCellSpacing w:w="15" w:type="dxa"/>
                </w:trPr>
                <w:tc>
                  <w:tcPr>
                    <w:tcW w:w="50" w:type="pct"/>
                    <w:hideMark/>
                  </w:tcPr>
                  <w:p w14:paraId="7CD2C56D" w14:textId="77777777" w:rsidR="004871D2" w:rsidRDefault="004871D2">
                    <w:pPr>
                      <w:pStyle w:val="Bibliography"/>
                      <w:rPr>
                        <w:noProof/>
                        <w:lang w:val="en-SG"/>
                      </w:rPr>
                    </w:pPr>
                    <w:r>
                      <w:rPr>
                        <w:noProof/>
                        <w:lang w:val="en-SG"/>
                      </w:rPr>
                      <w:t xml:space="preserve">[26] </w:t>
                    </w:r>
                  </w:p>
                </w:tc>
                <w:tc>
                  <w:tcPr>
                    <w:tcW w:w="0" w:type="auto"/>
                    <w:hideMark/>
                  </w:tcPr>
                  <w:p w14:paraId="3CECD0D9" w14:textId="77777777" w:rsidR="004871D2" w:rsidRDefault="004871D2">
                    <w:pPr>
                      <w:pStyle w:val="Bibliography"/>
                      <w:rPr>
                        <w:noProof/>
                        <w:lang w:val="en-SG"/>
                      </w:rPr>
                    </w:pPr>
                    <w:r>
                      <w:rPr>
                        <w:noProof/>
                        <w:lang w:val="en-SG"/>
                      </w:rPr>
                      <w:t xml:space="preserve">B. Chen, D. R. Harp, Y. Lin, E. H. Keating and R. J. Pawar, “Geologic CO2 sequestration monitoring design: A machine learning and uncertainty quantification based approach,” </w:t>
                    </w:r>
                    <w:r>
                      <w:rPr>
                        <w:i/>
                        <w:iCs/>
                        <w:noProof/>
                        <w:lang w:val="en-SG"/>
                      </w:rPr>
                      <w:t xml:space="preserve">Applied Energy, </w:t>
                    </w:r>
                    <w:r>
                      <w:rPr>
                        <w:noProof/>
                        <w:lang w:val="en-SG"/>
                      </w:rPr>
                      <w:t xml:space="preserve">vol. 225, no. 1, pp. 332-345, 2018. </w:t>
                    </w:r>
                  </w:p>
                </w:tc>
              </w:tr>
              <w:tr w:rsidR="004871D2" w14:paraId="173B585B" w14:textId="77777777">
                <w:trPr>
                  <w:divId w:val="181747834"/>
                  <w:tblCellSpacing w:w="15" w:type="dxa"/>
                </w:trPr>
                <w:tc>
                  <w:tcPr>
                    <w:tcW w:w="50" w:type="pct"/>
                    <w:hideMark/>
                  </w:tcPr>
                  <w:p w14:paraId="0F9CAA9C" w14:textId="77777777" w:rsidR="004871D2" w:rsidRDefault="004871D2">
                    <w:pPr>
                      <w:pStyle w:val="Bibliography"/>
                      <w:rPr>
                        <w:noProof/>
                        <w:lang w:val="en-SG"/>
                      </w:rPr>
                    </w:pPr>
                    <w:r>
                      <w:rPr>
                        <w:noProof/>
                        <w:lang w:val="en-SG"/>
                      </w:rPr>
                      <w:t xml:space="preserve">[27] </w:t>
                    </w:r>
                  </w:p>
                </w:tc>
                <w:tc>
                  <w:tcPr>
                    <w:tcW w:w="0" w:type="auto"/>
                    <w:hideMark/>
                  </w:tcPr>
                  <w:p w14:paraId="0849EDFB" w14:textId="77777777" w:rsidR="004871D2" w:rsidRDefault="004871D2">
                    <w:pPr>
                      <w:pStyle w:val="Bibliography"/>
                      <w:rPr>
                        <w:noProof/>
                        <w:lang w:val="en-SG"/>
                      </w:rPr>
                    </w:pPr>
                    <w:r>
                      <w:rPr>
                        <w:noProof/>
                        <w:lang w:val="en-SG"/>
                      </w:rPr>
                      <w:t xml:space="preserve">J. You, W. Ampomah, Q. Sun, E. J. Kutsienyo, R. S. Balch, Z. Dai, M. Cather and X. Zhang, “Machine learning based co-optimization of carbon dioxide sequestration and oil recovery in CO2-EOR project,” </w:t>
                    </w:r>
                    <w:r>
                      <w:rPr>
                        <w:i/>
                        <w:iCs/>
                        <w:noProof/>
                        <w:lang w:val="en-SG"/>
                      </w:rPr>
                      <w:t xml:space="preserve">Journal of Cleaner Production, </w:t>
                    </w:r>
                    <w:r>
                      <w:rPr>
                        <w:noProof/>
                        <w:lang w:val="en-SG"/>
                      </w:rPr>
                      <w:t xml:space="preserve">vol. 260, p. 120866, 2020. </w:t>
                    </w:r>
                  </w:p>
                </w:tc>
              </w:tr>
              <w:tr w:rsidR="004871D2" w14:paraId="3D50F510" w14:textId="77777777">
                <w:trPr>
                  <w:divId w:val="181747834"/>
                  <w:tblCellSpacing w:w="15" w:type="dxa"/>
                </w:trPr>
                <w:tc>
                  <w:tcPr>
                    <w:tcW w:w="50" w:type="pct"/>
                    <w:hideMark/>
                  </w:tcPr>
                  <w:p w14:paraId="5AB947F0" w14:textId="77777777" w:rsidR="004871D2" w:rsidRDefault="004871D2">
                    <w:pPr>
                      <w:pStyle w:val="Bibliography"/>
                      <w:rPr>
                        <w:noProof/>
                        <w:lang w:val="en-SG"/>
                      </w:rPr>
                    </w:pPr>
                    <w:r>
                      <w:rPr>
                        <w:noProof/>
                        <w:lang w:val="en-SG"/>
                      </w:rPr>
                      <w:t xml:space="preserve">[28] </w:t>
                    </w:r>
                  </w:p>
                </w:tc>
                <w:tc>
                  <w:tcPr>
                    <w:tcW w:w="0" w:type="auto"/>
                    <w:hideMark/>
                  </w:tcPr>
                  <w:p w14:paraId="1109BAD3" w14:textId="77777777" w:rsidR="004871D2" w:rsidRDefault="004871D2">
                    <w:pPr>
                      <w:pStyle w:val="Bibliography"/>
                      <w:rPr>
                        <w:noProof/>
                        <w:lang w:val="en-SG"/>
                      </w:rPr>
                    </w:pPr>
                    <w:r>
                      <w:rPr>
                        <w:noProof/>
                        <w:lang w:val="en-SG"/>
                      </w:rPr>
                      <w:t xml:space="preserve">U. P. Iskander and M. Kurihara, “Long Short-term Memory (LSTM) Networks for Forecasting Reservoir Performances in Carbon Capture, Utilisation, and Storage (CCUS) Operations,” </w:t>
                    </w:r>
                    <w:r>
                      <w:rPr>
                        <w:i/>
                        <w:iCs/>
                        <w:noProof/>
                        <w:lang w:val="en-SG"/>
                      </w:rPr>
                      <w:t xml:space="preserve">Scientific Contributions Oil &amp; Gas, </w:t>
                    </w:r>
                    <w:r>
                      <w:rPr>
                        <w:noProof/>
                        <w:lang w:val="en-SG"/>
                      </w:rPr>
                      <w:t xml:space="preserve">vol. 45, no. 1, pp. 35 - 50, 2022. </w:t>
                    </w:r>
                  </w:p>
                </w:tc>
              </w:tr>
              <w:tr w:rsidR="004871D2" w14:paraId="378D4612" w14:textId="77777777">
                <w:trPr>
                  <w:divId w:val="181747834"/>
                  <w:tblCellSpacing w:w="15" w:type="dxa"/>
                </w:trPr>
                <w:tc>
                  <w:tcPr>
                    <w:tcW w:w="50" w:type="pct"/>
                    <w:hideMark/>
                  </w:tcPr>
                  <w:p w14:paraId="65D63A6E" w14:textId="77777777" w:rsidR="004871D2" w:rsidRDefault="004871D2">
                    <w:pPr>
                      <w:pStyle w:val="Bibliography"/>
                      <w:rPr>
                        <w:noProof/>
                        <w:lang w:val="en-SG"/>
                      </w:rPr>
                    </w:pPr>
                    <w:r>
                      <w:rPr>
                        <w:noProof/>
                        <w:lang w:val="en-SG"/>
                      </w:rPr>
                      <w:t xml:space="preserve">[29] </w:t>
                    </w:r>
                  </w:p>
                </w:tc>
                <w:tc>
                  <w:tcPr>
                    <w:tcW w:w="0" w:type="auto"/>
                    <w:hideMark/>
                  </w:tcPr>
                  <w:p w14:paraId="668C8312" w14:textId="77777777" w:rsidR="004871D2" w:rsidRDefault="004871D2">
                    <w:pPr>
                      <w:pStyle w:val="Bibliography"/>
                      <w:rPr>
                        <w:noProof/>
                        <w:lang w:val="en-SG"/>
                      </w:rPr>
                    </w:pPr>
                    <w:r>
                      <w:rPr>
                        <w:noProof/>
                        <w:lang w:val="en-SG"/>
                      </w:rPr>
                      <w:t xml:space="preserve">M. Alsharif, M. Younes and J. Kim, “Time Series ARIMA Model for Prediction of Daily and Monthly Average Global Solar Radiation: The Case Study of Seoul, South Korea.,” </w:t>
                    </w:r>
                    <w:r>
                      <w:rPr>
                        <w:i/>
                        <w:iCs/>
                        <w:noProof/>
                        <w:lang w:val="en-SG"/>
                      </w:rPr>
                      <w:t xml:space="preserve">Symmetry, </w:t>
                    </w:r>
                    <w:r>
                      <w:rPr>
                        <w:noProof/>
                        <w:lang w:val="en-SG"/>
                      </w:rPr>
                      <w:t xml:space="preserve">vol. 11, no. 2, p. 240, 2019. </w:t>
                    </w:r>
                  </w:p>
                </w:tc>
              </w:tr>
              <w:tr w:rsidR="004871D2" w14:paraId="5B8AC260" w14:textId="77777777">
                <w:trPr>
                  <w:divId w:val="181747834"/>
                  <w:tblCellSpacing w:w="15" w:type="dxa"/>
                </w:trPr>
                <w:tc>
                  <w:tcPr>
                    <w:tcW w:w="50" w:type="pct"/>
                    <w:hideMark/>
                  </w:tcPr>
                  <w:p w14:paraId="41C5F608" w14:textId="77777777" w:rsidR="004871D2" w:rsidRDefault="004871D2">
                    <w:pPr>
                      <w:pStyle w:val="Bibliography"/>
                      <w:rPr>
                        <w:noProof/>
                        <w:lang w:val="en-SG"/>
                      </w:rPr>
                    </w:pPr>
                    <w:r>
                      <w:rPr>
                        <w:noProof/>
                        <w:lang w:val="en-SG"/>
                      </w:rPr>
                      <w:t xml:space="preserve">[30] </w:t>
                    </w:r>
                  </w:p>
                </w:tc>
                <w:tc>
                  <w:tcPr>
                    <w:tcW w:w="0" w:type="auto"/>
                    <w:hideMark/>
                  </w:tcPr>
                  <w:p w14:paraId="627C7469" w14:textId="77777777" w:rsidR="004871D2" w:rsidRDefault="004871D2">
                    <w:pPr>
                      <w:pStyle w:val="Bibliography"/>
                      <w:rPr>
                        <w:noProof/>
                        <w:lang w:val="en-SG"/>
                      </w:rPr>
                    </w:pPr>
                    <w:r>
                      <w:rPr>
                        <w:noProof/>
                        <w:lang w:val="en-SG"/>
                      </w:rPr>
                      <w:t xml:space="preserve">S. Siami-Namini, N. Tavakoli and A. S. Namin, “A comparison of ARIMA and LSTM in forecasting time series,” </w:t>
                    </w:r>
                    <w:r>
                      <w:rPr>
                        <w:i/>
                        <w:iCs/>
                        <w:noProof/>
                        <w:lang w:val="en-SG"/>
                      </w:rPr>
                      <w:t xml:space="preserve">17th IEEE international conference on machine learning and applications (ICMLA), </w:t>
                    </w:r>
                    <w:r>
                      <w:rPr>
                        <w:noProof/>
                        <w:lang w:val="en-SG"/>
                      </w:rPr>
                      <w:t xml:space="preserve">pp. 1394-1401, 2018. </w:t>
                    </w:r>
                  </w:p>
                </w:tc>
              </w:tr>
              <w:tr w:rsidR="004871D2" w14:paraId="0D46D44F" w14:textId="77777777">
                <w:trPr>
                  <w:divId w:val="181747834"/>
                  <w:tblCellSpacing w:w="15" w:type="dxa"/>
                </w:trPr>
                <w:tc>
                  <w:tcPr>
                    <w:tcW w:w="50" w:type="pct"/>
                    <w:hideMark/>
                  </w:tcPr>
                  <w:p w14:paraId="754FBBBB" w14:textId="77777777" w:rsidR="004871D2" w:rsidRDefault="004871D2">
                    <w:pPr>
                      <w:pStyle w:val="Bibliography"/>
                      <w:rPr>
                        <w:noProof/>
                        <w:lang w:val="en-SG"/>
                      </w:rPr>
                    </w:pPr>
                    <w:r>
                      <w:rPr>
                        <w:noProof/>
                        <w:lang w:val="en-SG"/>
                      </w:rPr>
                      <w:t xml:space="preserve">[31] </w:t>
                    </w:r>
                  </w:p>
                </w:tc>
                <w:tc>
                  <w:tcPr>
                    <w:tcW w:w="0" w:type="auto"/>
                    <w:hideMark/>
                  </w:tcPr>
                  <w:p w14:paraId="0EE1F37E" w14:textId="77777777" w:rsidR="004871D2" w:rsidRDefault="004871D2">
                    <w:pPr>
                      <w:pStyle w:val="Bibliography"/>
                      <w:rPr>
                        <w:noProof/>
                        <w:lang w:val="en-SG"/>
                      </w:rPr>
                    </w:pPr>
                    <w:r>
                      <w:rPr>
                        <w:noProof/>
                        <w:lang w:val="en-SG"/>
                      </w:rPr>
                      <w:t xml:space="preserve">S. A. Ludwig, “Comparison of time series approaches applied to greenhouse gas analysis: ANFIS, RNN, and LSTM.,” </w:t>
                    </w:r>
                    <w:r>
                      <w:rPr>
                        <w:i/>
                        <w:iCs/>
                        <w:noProof/>
                        <w:lang w:val="en-SG"/>
                      </w:rPr>
                      <w:t xml:space="preserve">IEEE International Conference on Fuzzy Systems (FUZZ-IEEE), </w:t>
                    </w:r>
                    <w:r>
                      <w:rPr>
                        <w:noProof/>
                        <w:lang w:val="en-SG"/>
                      </w:rPr>
                      <w:t xml:space="preserve">pp. 1-6, 2019. </w:t>
                    </w:r>
                  </w:p>
                </w:tc>
              </w:tr>
              <w:tr w:rsidR="004871D2" w14:paraId="1FC8536F" w14:textId="77777777">
                <w:trPr>
                  <w:divId w:val="181747834"/>
                  <w:tblCellSpacing w:w="15" w:type="dxa"/>
                </w:trPr>
                <w:tc>
                  <w:tcPr>
                    <w:tcW w:w="50" w:type="pct"/>
                    <w:hideMark/>
                  </w:tcPr>
                  <w:p w14:paraId="714BA2A1" w14:textId="77777777" w:rsidR="004871D2" w:rsidRDefault="004871D2">
                    <w:pPr>
                      <w:pStyle w:val="Bibliography"/>
                      <w:rPr>
                        <w:noProof/>
                        <w:lang w:val="en-SG"/>
                      </w:rPr>
                    </w:pPr>
                    <w:r>
                      <w:rPr>
                        <w:noProof/>
                        <w:lang w:val="en-SG"/>
                      </w:rPr>
                      <w:t xml:space="preserve">[32] </w:t>
                    </w:r>
                  </w:p>
                </w:tc>
                <w:tc>
                  <w:tcPr>
                    <w:tcW w:w="0" w:type="auto"/>
                    <w:hideMark/>
                  </w:tcPr>
                  <w:p w14:paraId="7DAAE2B6" w14:textId="77777777" w:rsidR="004871D2" w:rsidRDefault="004871D2">
                    <w:pPr>
                      <w:pStyle w:val="Bibliography"/>
                      <w:rPr>
                        <w:noProof/>
                        <w:lang w:val="en-SG"/>
                      </w:rPr>
                    </w:pPr>
                    <w:r>
                      <w:rPr>
                        <w:noProof/>
                        <w:lang w:val="en-SG"/>
                      </w:rPr>
                      <w:t xml:space="preserve">Y. Ning, H. Kazemi and P. Tahmasebi, “A comparative machine learning study for time series oil production forecasting: ARIMA, LSTM, and Prophet,” </w:t>
                    </w:r>
                    <w:r>
                      <w:rPr>
                        <w:i/>
                        <w:iCs/>
                        <w:noProof/>
                        <w:lang w:val="en-SG"/>
                      </w:rPr>
                      <w:t xml:space="preserve">Computers &amp; Geosciences, </w:t>
                    </w:r>
                    <w:r>
                      <w:rPr>
                        <w:noProof/>
                        <w:lang w:val="en-SG"/>
                      </w:rPr>
                      <w:t xml:space="preserve">vol. 164, no. 105126, 2022. </w:t>
                    </w:r>
                  </w:p>
                </w:tc>
              </w:tr>
              <w:tr w:rsidR="004871D2" w14:paraId="72EDB437" w14:textId="77777777">
                <w:trPr>
                  <w:divId w:val="181747834"/>
                  <w:tblCellSpacing w:w="15" w:type="dxa"/>
                </w:trPr>
                <w:tc>
                  <w:tcPr>
                    <w:tcW w:w="50" w:type="pct"/>
                    <w:hideMark/>
                  </w:tcPr>
                  <w:p w14:paraId="633591C7" w14:textId="77777777" w:rsidR="004871D2" w:rsidRDefault="004871D2">
                    <w:pPr>
                      <w:pStyle w:val="Bibliography"/>
                      <w:rPr>
                        <w:noProof/>
                        <w:lang w:val="en-SG"/>
                      </w:rPr>
                    </w:pPr>
                    <w:r>
                      <w:rPr>
                        <w:noProof/>
                        <w:lang w:val="en-SG"/>
                      </w:rPr>
                      <w:lastRenderedPageBreak/>
                      <w:t xml:space="preserve">[33] </w:t>
                    </w:r>
                  </w:p>
                </w:tc>
                <w:tc>
                  <w:tcPr>
                    <w:tcW w:w="0" w:type="auto"/>
                    <w:hideMark/>
                  </w:tcPr>
                  <w:p w14:paraId="192671F0" w14:textId="77777777" w:rsidR="004871D2" w:rsidRDefault="004871D2">
                    <w:pPr>
                      <w:pStyle w:val="Bibliography"/>
                      <w:rPr>
                        <w:noProof/>
                        <w:lang w:val="en-SG"/>
                      </w:rPr>
                    </w:pPr>
                    <w:r>
                      <w:rPr>
                        <w:noProof/>
                        <w:lang w:val="en-SG"/>
                      </w:rPr>
                      <w:t xml:space="preserve">A. Parasyris, G. Alexandrakis and G. Kozyrakis, “Predicting Meteorological Variables on Local Level with SARIMA, LSTM and Hybrid Techniques,” </w:t>
                    </w:r>
                    <w:r>
                      <w:rPr>
                        <w:i/>
                        <w:iCs/>
                        <w:noProof/>
                        <w:lang w:val="en-SG"/>
                      </w:rPr>
                      <w:t xml:space="preserve">Atmosphere, </w:t>
                    </w:r>
                    <w:r>
                      <w:rPr>
                        <w:noProof/>
                        <w:lang w:val="en-SG"/>
                      </w:rPr>
                      <w:t xml:space="preserve">vol. 13, no. 878, 2022. </w:t>
                    </w:r>
                  </w:p>
                </w:tc>
              </w:tr>
              <w:tr w:rsidR="004871D2" w14:paraId="0DB63899" w14:textId="77777777">
                <w:trPr>
                  <w:divId w:val="181747834"/>
                  <w:tblCellSpacing w:w="15" w:type="dxa"/>
                </w:trPr>
                <w:tc>
                  <w:tcPr>
                    <w:tcW w:w="50" w:type="pct"/>
                    <w:hideMark/>
                  </w:tcPr>
                  <w:p w14:paraId="24278C61" w14:textId="77777777" w:rsidR="004871D2" w:rsidRDefault="004871D2">
                    <w:pPr>
                      <w:pStyle w:val="Bibliography"/>
                      <w:rPr>
                        <w:noProof/>
                        <w:lang w:val="en-SG"/>
                      </w:rPr>
                    </w:pPr>
                    <w:r>
                      <w:rPr>
                        <w:noProof/>
                        <w:lang w:val="en-SG"/>
                      </w:rPr>
                      <w:t xml:space="preserve">[34] </w:t>
                    </w:r>
                  </w:p>
                </w:tc>
                <w:tc>
                  <w:tcPr>
                    <w:tcW w:w="0" w:type="auto"/>
                    <w:hideMark/>
                  </w:tcPr>
                  <w:p w14:paraId="1C413C62" w14:textId="77777777" w:rsidR="004871D2" w:rsidRDefault="004871D2">
                    <w:pPr>
                      <w:pStyle w:val="Bibliography"/>
                      <w:rPr>
                        <w:noProof/>
                        <w:lang w:val="en-SG"/>
                      </w:rPr>
                    </w:pPr>
                    <w:r>
                      <w:rPr>
                        <w:noProof/>
                        <w:lang w:val="en-SG"/>
                      </w:rPr>
                      <w:t xml:space="preserve">K. Greff, K. Srivastava, J. Koutnik, B. R. Steunebrink and J. Schmidhuber, “LSTM: A Search Space Odyssey,” </w:t>
                    </w:r>
                    <w:r>
                      <w:rPr>
                        <w:i/>
                        <w:iCs/>
                        <w:noProof/>
                        <w:lang w:val="en-SG"/>
                      </w:rPr>
                      <w:t xml:space="preserve">Transactions on Neural Networks and Learning Systems, </w:t>
                    </w:r>
                    <w:r>
                      <w:rPr>
                        <w:noProof/>
                        <w:lang w:val="en-SG"/>
                      </w:rPr>
                      <w:t xml:space="preserve">vol. 28, no. 10, pp. 2222-2232, 2016. </w:t>
                    </w:r>
                  </w:p>
                </w:tc>
              </w:tr>
              <w:tr w:rsidR="004871D2" w14:paraId="4FDB90BE" w14:textId="77777777">
                <w:trPr>
                  <w:divId w:val="181747834"/>
                  <w:tblCellSpacing w:w="15" w:type="dxa"/>
                </w:trPr>
                <w:tc>
                  <w:tcPr>
                    <w:tcW w:w="50" w:type="pct"/>
                    <w:hideMark/>
                  </w:tcPr>
                  <w:p w14:paraId="22A5F384" w14:textId="77777777" w:rsidR="004871D2" w:rsidRDefault="004871D2">
                    <w:pPr>
                      <w:pStyle w:val="Bibliography"/>
                      <w:rPr>
                        <w:noProof/>
                        <w:lang w:val="en-SG"/>
                      </w:rPr>
                    </w:pPr>
                    <w:r>
                      <w:rPr>
                        <w:noProof/>
                        <w:lang w:val="en-SG"/>
                      </w:rPr>
                      <w:t xml:space="preserve">[35] </w:t>
                    </w:r>
                  </w:p>
                </w:tc>
                <w:tc>
                  <w:tcPr>
                    <w:tcW w:w="0" w:type="auto"/>
                    <w:hideMark/>
                  </w:tcPr>
                  <w:p w14:paraId="537BCFB1" w14:textId="77777777" w:rsidR="004871D2" w:rsidRDefault="004871D2">
                    <w:pPr>
                      <w:pStyle w:val="Bibliography"/>
                      <w:rPr>
                        <w:noProof/>
                        <w:lang w:val="en-SG"/>
                      </w:rPr>
                    </w:pPr>
                    <w:r>
                      <w:rPr>
                        <w:noProof/>
                        <w:lang w:val="en-SG"/>
                      </w:rPr>
                      <w:t xml:space="preserve">G. Reikard, “Predicting solar radiation at high resolutions: A comparison of time series forecasts,” </w:t>
                    </w:r>
                    <w:r>
                      <w:rPr>
                        <w:i/>
                        <w:iCs/>
                        <w:noProof/>
                        <w:lang w:val="en-SG"/>
                      </w:rPr>
                      <w:t xml:space="preserve">Solar Energy, </w:t>
                    </w:r>
                    <w:r>
                      <w:rPr>
                        <w:noProof/>
                        <w:lang w:val="en-SG"/>
                      </w:rPr>
                      <w:t xml:space="preserve">vol. 83, no. 3, p. 342–349, 2009. </w:t>
                    </w:r>
                  </w:p>
                </w:tc>
              </w:tr>
            </w:tbl>
            <w:p w14:paraId="354CA1E4" w14:textId="77777777" w:rsidR="004871D2" w:rsidRDefault="004871D2">
              <w:pPr>
                <w:divId w:val="181747834"/>
                <w:rPr>
                  <w:rFonts w:eastAsia="Times New Roman"/>
                  <w:noProof/>
                </w:rPr>
              </w:pPr>
            </w:p>
            <w:p w14:paraId="37578488" w14:textId="4847E4E5" w:rsidR="004F1ABF" w:rsidRDefault="004F1ABF" w:rsidP="009C7DD6">
              <w:r>
                <w:rPr>
                  <w:b/>
                  <w:bCs/>
                  <w:noProof/>
                </w:rPr>
                <w:fldChar w:fldCharType="end"/>
              </w:r>
            </w:p>
          </w:sdtContent>
        </w:sdt>
      </w:sdtContent>
    </w:sdt>
    <w:p w14:paraId="249AD29F" w14:textId="77777777" w:rsidR="00875C13" w:rsidRDefault="00875C13" w:rsidP="009C7DD6"/>
    <w:sectPr w:rsidR="00875C13" w:rsidSect="009C7DD6">
      <w:footerReference w:type="default" r:id="rId25"/>
      <w:pgSz w:w="11900" w:h="16840"/>
      <w:pgMar w:top="720" w:right="720" w:bottom="720" w:left="720" w:header="708" w:footer="708" w:gutter="0"/>
      <w:lnNumType w:countBy="1" w:restart="continuous"/>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Munish K" w:date="2024-03-29T22:45:00Z" w:initials="MK">
    <w:p w14:paraId="38BD557F" w14:textId="192AFAB6" w:rsidR="00BB4B03" w:rsidRDefault="00BB4B03">
      <w:pPr>
        <w:pStyle w:val="CommentText"/>
      </w:pPr>
      <w:r>
        <w:rPr>
          <w:rStyle w:val="CommentReference"/>
        </w:rPr>
        <w:annotationRef/>
      </w:r>
      <w:r>
        <w:t>This abstract must be adjusted once we have a good “business” case.</w:t>
      </w:r>
    </w:p>
  </w:comment>
  <w:comment w:id="289" w:author="Munish K" w:date="2024-03-29T08:56:00Z" w:initials="MK">
    <w:p w14:paraId="5FC2F4EE" w14:textId="77777777" w:rsidR="00574A04" w:rsidRDefault="00574A04">
      <w:pPr>
        <w:pStyle w:val="CommentText"/>
      </w:pPr>
      <w:r>
        <w:rPr>
          <w:rStyle w:val="CommentReference"/>
        </w:rPr>
        <w:annotationRef/>
      </w:r>
      <w:r>
        <w:t xml:space="preserve">Something for you to comment on </w:t>
      </w:r>
      <w:proofErr w:type="spellStart"/>
      <w:r>
        <w:t>Kanna</w:t>
      </w:r>
      <w:proofErr w:type="spellEnd"/>
    </w:p>
    <w:p w14:paraId="36AE08FC" w14:textId="77777777" w:rsidR="000A2351" w:rsidRDefault="000A2351">
      <w:pPr>
        <w:pStyle w:val="CommentText"/>
      </w:pPr>
    </w:p>
    <w:p w14:paraId="1A61DD98" w14:textId="46680EE4" w:rsidR="000A2351" w:rsidRDefault="000A2351">
      <w:pPr>
        <w:pStyle w:val="CommentText"/>
      </w:pPr>
      <w:r>
        <w:t xml:space="preserve">We also need a linkage paragraph. </w:t>
      </w:r>
    </w:p>
  </w:comment>
  <w:comment w:id="348" w:author="Munish K" w:date="2024-03-29T09:20:00Z" w:initials="MK">
    <w:p w14:paraId="5062718D" w14:textId="528A728F" w:rsidR="001A3D89" w:rsidRDefault="001A3D89">
      <w:pPr>
        <w:pStyle w:val="CommentText"/>
      </w:pPr>
      <w:r>
        <w:rPr>
          <w:rStyle w:val="CommentReference"/>
        </w:rPr>
        <w:annotationRef/>
      </w:r>
      <w:proofErr w:type="spellStart"/>
      <w:r>
        <w:t>Kanna</w:t>
      </w:r>
      <w:proofErr w:type="spellEnd"/>
      <w:r>
        <w:t>, is there a better reference?</w:t>
      </w:r>
    </w:p>
  </w:comment>
  <w:comment w:id="411" w:author="Munish K" w:date="2024-03-29T09:20:00Z" w:initials="MK">
    <w:p w14:paraId="209862FD" w14:textId="137280D2" w:rsidR="001A3D89" w:rsidRDefault="001A3D89">
      <w:pPr>
        <w:pStyle w:val="CommentText"/>
      </w:pPr>
      <w:r>
        <w:rPr>
          <w:rStyle w:val="CommentReference"/>
        </w:rPr>
        <w:annotationRef/>
      </w:r>
      <w:r>
        <w:t>What should the units be?</w:t>
      </w:r>
    </w:p>
  </w:comment>
  <w:comment w:id="465" w:author="Munish K" w:date="2024-03-29T23:14:00Z" w:initials="MK">
    <w:p w14:paraId="7AAB5E26" w14:textId="12AB5F53" w:rsidR="00464D3E" w:rsidRDefault="00464D3E">
      <w:pPr>
        <w:pStyle w:val="CommentText"/>
      </w:pPr>
      <w:r>
        <w:rPr>
          <w:rStyle w:val="CommentReference"/>
        </w:rPr>
        <w:annotationRef/>
      </w:r>
      <w:r>
        <w:rPr>
          <w:rStyle w:val="CommentReference"/>
        </w:rPr>
        <w:t xml:space="preserve">We need to really </w:t>
      </w:r>
      <w:proofErr w:type="spellStart"/>
      <w:r>
        <w:rPr>
          <w:rStyle w:val="CommentReference"/>
        </w:rPr>
        <w:t>ceent</w:t>
      </w:r>
      <w:proofErr w:type="spellEnd"/>
      <w:r>
        <w:rPr>
          <w:rStyle w:val="CommentReference"/>
        </w:rPr>
        <w:t xml:space="preserve"> the story here. </w:t>
      </w:r>
      <w:proofErr w:type="spellStart"/>
      <w:r>
        <w:rPr>
          <w:rStyle w:val="CommentReference"/>
        </w:rPr>
        <w:t>Depenidng</w:t>
      </w:r>
      <w:proofErr w:type="spellEnd"/>
      <w:r>
        <w:rPr>
          <w:rStyle w:val="CommentReference"/>
        </w:rPr>
        <w:t xml:space="preserve"> on what we write in the intro, we need to massage this a bit so that </w:t>
      </w:r>
      <w:r w:rsidR="00A549E3">
        <w:rPr>
          <w:rStyle w:val="CommentReference"/>
        </w:rPr>
        <w:t>it “jives” with our business case.</w:t>
      </w:r>
    </w:p>
  </w:comment>
  <w:comment w:id="555" w:author="Munish K" w:date="2024-03-29T09:52:00Z" w:initials="MK">
    <w:p w14:paraId="713F144B" w14:textId="29EB8F30" w:rsidR="00580B7D" w:rsidRDefault="00580B7D">
      <w:pPr>
        <w:pStyle w:val="CommentText"/>
      </w:pPr>
      <w:r>
        <w:rPr>
          <w:rStyle w:val="CommentReference"/>
        </w:rPr>
        <w:annotationRef/>
      </w:r>
      <w:proofErr w:type="spellStart"/>
      <w:r>
        <w:t>Kanna</w:t>
      </w:r>
      <w:proofErr w:type="spellEnd"/>
      <w:r>
        <w:t xml:space="preserve">, can we create a table in the Appendix with what each means? Or we can add to </w:t>
      </w:r>
      <w:proofErr w:type="spellStart"/>
      <w:r>
        <w:t>N</w:t>
      </w:r>
      <w:r w:rsidR="00A549E3">
        <w:t>o</w:t>
      </w:r>
      <w:r>
        <w:t>menclueature</w:t>
      </w:r>
      <w:proofErr w:type="spellEnd"/>
      <w:r>
        <w:t xml:space="preserve"> table,</w:t>
      </w:r>
    </w:p>
  </w:comment>
  <w:comment w:id="563" w:author="Munish K" w:date="2024-03-28T21:03:00Z" w:initials="MK">
    <w:p w14:paraId="508C1CA8" w14:textId="0F2E7EA7" w:rsidR="00AF2192" w:rsidRDefault="00AF2192">
      <w:pPr>
        <w:pStyle w:val="CommentText"/>
      </w:pPr>
      <w:r>
        <w:rPr>
          <w:rStyle w:val="CommentReference"/>
        </w:rPr>
        <w:annotationRef/>
      </w:r>
      <w:proofErr w:type="spellStart"/>
      <w:r>
        <w:t>Kanna</w:t>
      </w:r>
      <w:proofErr w:type="spellEnd"/>
      <w:r>
        <w:t xml:space="preserve">, this is for reviewer #2. can you see if you can improve this image? There is no y-axis for example. If we </w:t>
      </w:r>
      <w:proofErr w:type="spellStart"/>
      <w:r>
        <w:t>cant</w:t>
      </w:r>
      <w:proofErr w:type="spellEnd"/>
      <w:r>
        <w:t xml:space="preserve"> create it </w:t>
      </w:r>
      <w:proofErr w:type="spellStart"/>
      <w:r>
        <w:t>pythonicaly</w:t>
      </w:r>
      <w:proofErr w:type="spellEnd"/>
      <w:r>
        <w:t xml:space="preserve">, </w:t>
      </w:r>
      <w:r w:rsidR="00A549E3">
        <w:t xml:space="preserve">we need to modify in </w:t>
      </w:r>
      <w:proofErr w:type="spellStart"/>
      <w:r w:rsidR="00A549E3">
        <w:t>powerpoint</w:t>
      </w:r>
      <w:proofErr w:type="spellEnd"/>
    </w:p>
  </w:comment>
  <w:comment w:id="625" w:author="Munish K" w:date="2024-03-29T11:12:00Z" w:initials="MK">
    <w:p w14:paraId="47D9C92A" w14:textId="77777777" w:rsidR="007F0CBD" w:rsidRDefault="007F0CBD">
      <w:pPr>
        <w:pStyle w:val="CommentText"/>
      </w:pPr>
      <w:r>
        <w:rPr>
          <w:rStyle w:val="CommentReference"/>
        </w:rPr>
        <w:annotationRef/>
      </w:r>
      <w:proofErr w:type="spellStart"/>
      <w:r>
        <w:t>Kanna</w:t>
      </w:r>
      <w:proofErr w:type="spellEnd"/>
      <w:r>
        <w:t>, is this six or eight? Our table below shows eight??</w:t>
      </w:r>
    </w:p>
    <w:p w14:paraId="4C3492FC" w14:textId="77777777" w:rsidR="007F0CBD" w:rsidRDefault="007F0CBD">
      <w:pPr>
        <w:pStyle w:val="CommentText"/>
      </w:pPr>
    </w:p>
    <w:p w14:paraId="24899D5B" w14:textId="54BA61BD" w:rsidR="007F0CBD" w:rsidRDefault="00A549E3">
      <w:pPr>
        <w:pStyle w:val="CommentText"/>
      </w:pPr>
      <w:r>
        <w:t>Related</w:t>
      </w:r>
      <w:r w:rsidR="007F0CBD">
        <w:t xml:space="preserve"> to response 17 for Reviewer #4</w:t>
      </w:r>
    </w:p>
  </w:comment>
  <w:comment w:id="643" w:author="Munish K" w:date="2024-03-28T21:04:00Z" w:initials="MK">
    <w:p w14:paraId="00FA92CA" w14:textId="2E37A969" w:rsidR="00AF2192" w:rsidRDefault="00AF2192">
      <w:pPr>
        <w:pStyle w:val="CommentText"/>
      </w:pPr>
      <w:r>
        <w:rPr>
          <w:rStyle w:val="CommentReference"/>
        </w:rPr>
        <w:annotationRef/>
      </w:r>
      <w:proofErr w:type="spellStart"/>
      <w:r>
        <w:t>Kanna</w:t>
      </w:r>
      <w:proofErr w:type="spellEnd"/>
      <w:r>
        <w:t>, this is for reviewer #2. can you see if you can improve this image? There is no y-axis for example</w:t>
      </w:r>
      <w:r w:rsidR="00A549E3">
        <w:t>.</w:t>
      </w:r>
    </w:p>
    <w:p w14:paraId="73B547A7" w14:textId="77777777" w:rsidR="007F0CBD" w:rsidRDefault="007F0CBD">
      <w:pPr>
        <w:pStyle w:val="CommentText"/>
      </w:pPr>
    </w:p>
    <w:p w14:paraId="7FB90142" w14:textId="13CFE595" w:rsidR="007F0CBD" w:rsidRDefault="007F0CBD">
      <w:pPr>
        <w:pStyle w:val="CommentText"/>
      </w:pPr>
      <w:r>
        <w:t xml:space="preserve">Same </w:t>
      </w:r>
      <w:proofErr w:type="spellStart"/>
      <w:r>
        <w:t>qn</w:t>
      </w:r>
      <w:proofErr w:type="spellEnd"/>
      <w:r>
        <w:t xml:space="preserve"> asked by reviewer #4, </w:t>
      </w:r>
      <w:proofErr w:type="spellStart"/>
      <w:r>
        <w:t>pt</w:t>
      </w:r>
      <w:proofErr w:type="spellEnd"/>
      <w:r>
        <w:t xml:space="preserve"> 18.</w:t>
      </w:r>
    </w:p>
  </w:comment>
  <w:comment w:id="654" w:author="Munish K" w:date="2024-03-29T11:31:00Z" w:initials="MK">
    <w:p w14:paraId="083FFB39" w14:textId="1D470A9B" w:rsidR="00546735" w:rsidRDefault="00546735">
      <w:pPr>
        <w:pStyle w:val="CommentText"/>
      </w:pPr>
      <w:r>
        <w:rPr>
          <w:rStyle w:val="CommentReference"/>
        </w:rPr>
        <w:annotationRef/>
      </w:r>
      <w:r w:rsidR="00A549E3">
        <w:t xml:space="preserve">Reviewer #4 -  </w:t>
      </w:r>
      <w:proofErr w:type="spellStart"/>
      <w:r w:rsidR="00A549E3">
        <w:t>pt</w:t>
      </w:r>
      <w:proofErr w:type="spellEnd"/>
      <w:r w:rsidR="00A549E3">
        <w:t xml:space="preserve"> 19.</w:t>
      </w:r>
    </w:p>
    <w:p w14:paraId="76EBBE93" w14:textId="77777777" w:rsidR="00A549E3" w:rsidRDefault="00A549E3">
      <w:pPr>
        <w:pStyle w:val="CommentText"/>
      </w:pPr>
    </w:p>
    <w:p w14:paraId="2F3BB848" w14:textId="41E75831" w:rsidR="00A549E3" w:rsidRDefault="00A549E3">
      <w:pPr>
        <w:pStyle w:val="CommentText"/>
      </w:pPr>
      <w:r>
        <w:t>Can we explain which is more important – the large wiggles or the small?</w:t>
      </w:r>
    </w:p>
  </w:comment>
  <w:comment w:id="659" w:author="Munish K" w:date="2024-03-28T21:04:00Z" w:initials="MK">
    <w:p w14:paraId="0F1B80EC" w14:textId="554A9CC0" w:rsidR="00AF2192" w:rsidRDefault="00AF2192">
      <w:pPr>
        <w:pStyle w:val="CommentText"/>
      </w:pPr>
      <w:r>
        <w:rPr>
          <w:rStyle w:val="CommentReference"/>
        </w:rPr>
        <w:annotationRef/>
      </w:r>
      <w:proofErr w:type="spellStart"/>
      <w:r>
        <w:t>Kanna</w:t>
      </w:r>
      <w:proofErr w:type="spellEnd"/>
      <w:r>
        <w:t xml:space="preserve">, this is for reviewer #2. can you see if you can improve this image? There is no y-axis for example. </w:t>
      </w:r>
      <w:proofErr w:type="spellStart"/>
      <w:r>
        <w:t>powerpoint</w:t>
      </w:r>
      <w:proofErr w:type="spellEnd"/>
    </w:p>
  </w:comment>
  <w:comment w:id="820" w:author="Munish K" w:date="2024-03-29T23:22:00Z" w:initials="MK">
    <w:p w14:paraId="7784D6B9" w14:textId="74047CC2" w:rsidR="00A549E3" w:rsidRDefault="00A549E3">
      <w:pPr>
        <w:pStyle w:val="CommentText"/>
      </w:pPr>
      <w:r>
        <w:rPr>
          <w:rStyle w:val="CommentReference"/>
        </w:rPr>
        <w:annotationRef/>
      </w:r>
      <w:proofErr w:type="spellStart"/>
      <w:r>
        <w:t>Kanna</w:t>
      </w:r>
      <w:proofErr w:type="spellEnd"/>
      <w:r>
        <w:t>, is this correct?</w:t>
      </w:r>
    </w:p>
  </w:comment>
  <w:comment w:id="914" w:author="Munish K" w:date="2024-03-28T21:05:00Z" w:initials="MK">
    <w:p w14:paraId="073A4607" w14:textId="738C14DA" w:rsidR="00AF2192" w:rsidRDefault="00AF2192">
      <w:pPr>
        <w:pStyle w:val="CommentText"/>
      </w:pPr>
      <w:r>
        <w:rPr>
          <w:rStyle w:val="CommentReference"/>
        </w:rPr>
        <w:annotationRef/>
      </w:r>
      <w:proofErr w:type="spellStart"/>
      <w:r>
        <w:t>Kanna</w:t>
      </w:r>
      <w:proofErr w:type="spellEnd"/>
      <w:r>
        <w:t xml:space="preserve">, this is for reviewer #2. can you see if you can improve this image? There is no y-axis for example. If we </w:t>
      </w:r>
      <w:proofErr w:type="spellStart"/>
      <w:r>
        <w:t>cant</w:t>
      </w:r>
      <w:proofErr w:type="spellEnd"/>
      <w:r>
        <w:t xml:space="preserve"> create it </w:t>
      </w:r>
      <w:proofErr w:type="spellStart"/>
      <w:r>
        <w:t>pythonicaly</w:t>
      </w:r>
      <w:proofErr w:type="spellEnd"/>
      <w:r>
        <w:t xml:space="preserve">, I can try to modify it in </w:t>
      </w:r>
      <w:proofErr w:type="spellStart"/>
      <w:r>
        <w:t>powerpoint</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BD557F" w15:done="0"/>
  <w15:commentEx w15:paraId="1A61DD98" w15:done="0"/>
  <w15:commentEx w15:paraId="5062718D" w15:done="0"/>
  <w15:commentEx w15:paraId="209862FD" w15:done="0"/>
  <w15:commentEx w15:paraId="7AAB5E26" w15:done="0"/>
  <w15:commentEx w15:paraId="713F144B" w15:done="0"/>
  <w15:commentEx w15:paraId="508C1CA8" w15:done="0"/>
  <w15:commentEx w15:paraId="24899D5B" w15:done="0"/>
  <w15:commentEx w15:paraId="7FB90142" w15:done="0"/>
  <w15:commentEx w15:paraId="2F3BB848" w15:done="0"/>
  <w15:commentEx w15:paraId="0F1B80EC" w15:done="0"/>
  <w15:commentEx w15:paraId="7784D6B9" w15:done="0"/>
  <w15:commentEx w15:paraId="073A46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B1C324" w16cex:dateUtc="2024-03-29T14:45:00Z"/>
  <w16cex:commentExtensible w16cex:durableId="29B100B8" w16cex:dateUtc="2024-03-29T00:56:00Z"/>
  <w16cex:commentExtensible w16cex:durableId="29B10674" w16cex:dateUtc="2024-03-29T01:20:00Z"/>
  <w16cex:commentExtensible w16cex:durableId="29B10660" w16cex:dateUtc="2024-03-29T01:20:00Z"/>
  <w16cex:commentExtensible w16cex:durableId="29B1C9E8" w16cex:dateUtc="2024-03-29T15:14:00Z"/>
  <w16cex:commentExtensible w16cex:durableId="29B10DF1" w16cex:dateUtc="2024-03-29T01:52:00Z"/>
  <w16cex:commentExtensible w16cex:durableId="29B05997" w16cex:dateUtc="2024-03-28T13:03:00Z"/>
  <w16cex:commentExtensible w16cex:durableId="29B120A9" w16cex:dateUtc="2024-03-29T03:12:00Z"/>
  <w16cex:commentExtensible w16cex:durableId="29B059E1" w16cex:dateUtc="2024-03-28T13:04:00Z"/>
  <w16cex:commentExtensible w16cex:durableId="29B1252E" w16cex:dateUtc="2024-03-29T03:31:00Z"/>
  <w16cex:commentExtensible w16cex:durableId="29B059F1" w16cex:dateUtc="2024-03-28T13:04:00Z"/>
  <w16cex:commentExtensible w16cex:durableId="29B1CBAB" w16cex:dateUtc="2024-03-29T15:22:00Z"/>
  <w16cex:commentExtensible w16cex:durableId="29B05A17" w16cex:dateUtc="2024-03-28T13: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BD557F" w16cid:durableId="29B1C324"/>
  <w16cid:commentId w16cid:paraId="1A61DD98" w16cid:durableId="29B100B8"/>
  <w16cid:commentId w16cid:paraId="5062718D" w16cid:durableId="29B10674"/>
  <w16cid:commentId w16cid:paraId="209862FD" w16cid:durableId="29B10660"/>
  <w16cid:commentId w16cid:paraId="7AAB5E26" w16cid:durableId="29B1C9E8"/>
  <w16cid:commentId w16cid:paraId="713F144B" w16cid:durableId="29B10DF1"/>
  <w16cid:commentId w16cid:paraId="508C1CA8" w16cid:durableId="29B05997"/>
  <w16cid:commentId w16cid:paraId="24899D5B" w16cid:durableId="29B120A9"/>
  <w16cid:commentId w16cid:paraId="7FB90142" w16cid:durableId="29B059E1"/>
  <w16cid:commentId w16cid:paraId="2F3BB848" w16cid:durableId="29B1252E"/>
  <w16cid:commentId w16cid:paraId="0F1B80EC" w16cid:durableId="29B059F1"/>
  <w16cid:commentId w16cid:paraId="7784D6B9" w16cid:durableId="29B1CBAB"/>
  <w16cid:commentId w16cid:paraId="073A4607" w16cid:durableId="29B05A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BBA74" w14:textId="77777777" w:rsidR="000A1CC2" w:rsidRDefault="000A1CC2" w:rsidP="00C276FB">
      <w:r>
        <w:separator/>
      </w:r>
    </w:p>
  </w:endnote>
  <w:endnote w:type="continuationSeparator" w:id="0">
    <w:p w14:paraId="12F172E9" w14:textId="77777777" w:rsidR="000A1CC2" w:rsidRDefault="000A1CC2" w:rsidP="00C27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Light">
    <w:altName w:val="Calibri"/>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3586067"/>
      <w:docPartObj>
        <w:docPartGallery w:val="Page Numbers (Bottom of Page)"/>
        <w:docPartUnique/>
      </w:docPartObj>
    </w:sdtPr>
    <w:sdtEndPr>
      <w:rPr>
        <w:rStyle w:val="PageNumber"/>
      </w:rPr>
    </w:sdtEndPr>
    <w:sdtContent>
      <w:p w14:paraId="4D9276C7" w14:textId="617394D1" w:rsidR="000C4A8F" w:rsidRDefault="000C4A8F" w:rsidP="00812C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51477473"/>
      <w:docPartObj>
        <w:docPartGallery w:val="Page Numbers (Bottom of Page)"/>
        <w:docPartUnique/>
      </w:docPartObj>
    </w:sdtPr>
    <w:sdtEndPr>
      <w:rPr>
        <w:rStyle w:val="PageNumber"/>
      </w:rPr>
    </w:sdtEndPr>
    <w:sdtContent>
      <w:p w14:paraId="2EC6B643" w14:textId="0ED38514" w:rsidR="000C4A8F" w:rsidRDefault="000C4A8F"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2898106"/>
      <w:docPartObj>
        <w:docPartGallery w:val="Page Numbers (Bottom of Page)"/>
        <w:docPartUnique/>
      </w:docPartObj>
    </w:sdtPr>
    <w:sdtEndPr>
      <w:rPr>
        <w:rStyle w:val="PageNumber"/>
      </w:rPr>
    </w:sdtEndPr>
    <w:sdtContent>
      <w:p w14:paraId="5B17D2D8" w14:textId="7D9EDF52" w:rsidR="000C4A8F" w:rsidRDefault="000C4A8F"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64540250"/>
      <w:docPartObj>
        <w:docPartGallery w:val="Page Numbers (Bottom of Page)"/>
        <w:docPartUnique/>
      </w:docPartObj>
    </w:sdtPr>
    <w:sdtEndPr>
      <w:rPr>
        <w:rStyle w:val="PageNumber"/>
      </w:rPr>
    </w:sdtEndPr>
    <w:sdtContent>
      <w:p w14:paraId="09F6203D" w14:textId="18BACFEE" w:rsidR="000C4A8F" w:rsidRDefault="000C4A8F"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9E7261" w14:textId="77777777" w:rsidR="000C4A8F" w:rsidRDefault="000C4A8F" w:rsidP="00935C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26751" w14:textId="74FFFE34" w:rsidR="000C4A8F" w:rsidRDefault="000C4A8F" w:rsidP="00935C5B">
    <w:pPr>
      <w:pStyle w:val="Footer"/>
      <w:framePr w:wrap="none" w:vAnchor="text" w:hAnchor="margin" w:xAlign="right" w:y="1"/>
      <w:rPr>
        <w:rStyle w:val="PageNumber"/>
      </w:rPr>
    </w:pPr>
  </w:p>
  <w:sdt>
    <w:sdtPr>
      <w:rPr>
        <w:rStyle w:val="PageNumber"/>
      </w:rPr>
      <w:id w:val="1516656904"/>
      <w:docPartObj>
        <w:docPartGallery w:val="Page Numbers (Bottom of Page)"/>
        <w:docPartUnique/>
      </w:docPartObj>
    </w:sdtPr>
    <w:sdtEndPr>
      <w:rPr>
        <w:rStyle w:val="PageNumber"/>
      </w:rPr>
    </w:sdtEndPr>
    <w:sdtContent>
      <w:p w14:paraId="7A1AE8DB" w14:textId="716F4E24" w:rsidR="000C4A8F" w:rsidRDefault="000A1CC2" w:rsidP="00935C5B">
        <w:pPr>
          <w:pStyle w:val="Footer"/>
          <w:framePr w:wrap="none" w:vAnchor="text" w:hAnchor="margin" w:xAlign="right" w:y="1"/>
          <w:ind w:right="360"/>
          <w:rPr>
            <w:rStyle w:val="PageNumber"/>
          </w:rPr>
        </w:pPr>
      </w:p>
    </w:sdtContent>
  </w:sdt>
  <w:p w14:paraId="6EDFA824" w14:textId="77777777" w:rsidR="000C4A8F" w:rsidRDefault="000C4A8F" w:rsidP="00935C5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9876162"/>
      <w:docPartObj>
        <w:docPartGallery w:val="Page Numbers (Bottom of Page)"/>
        <w:docPartUnique/>
      </w:docPartObj>
    </w:sdtPr>
    <w:sdtEndPr>
      <w:rPr>
        <w:rStyle w:val="PageNumber"/>
      </w:rPr>
    </w:sdtEndPr>
    <w:sdtContent>
      <w:p w14:paraId="626E1B10" w14:textId="482B635D" w:rsidR="000C4A8F" w:rsidRDefault="000C4A8F" w:rsidP="00935C5B">
        <w:pPr>
          <w:pStyle w:val="Footer"/>
          <w:framePr w:h="1067" w:hRule="exact" w:wrap="none" w:vAnchor="text" w:hAnchor="margin" w:xAlign="right" w:y="-19"/>
          <w:jc w:val="right"/>
          <w:rPr>
            <w:rStyle w:val="PageNumber"/>
          </w:rPr>
        </w:pPr>
        <w:r>
          <w:rPr>
            <w:rStyle w:val="PageNumber"/>
          </w:rPr>
          <w:fldChar w:fldCharType="begin"/>
        </w:r>
        <w:r>
          <w:rPr>
            <w:rStyle w:val="PageNumber"/>
          </w:rPr>
          <w:instrText xml:space="preserve"> PAGE </w:instrText>
        </w:r>
        <w:r>
          <w:rPr>
            <w:rStyle w:val="PageNumber"/>
          </w:rPr>
          <w:fldChar w:fldCharType="separate"/>
        </w:r>
        <w:r w:rsidR="001A1649">
          <w:rPr>
            <w:rStyle w:val="PageNumber"/>
            <w:noProof/>
          </w:rPr>
          <w:t>21</w:t>
        </w:r>
        <w:r>
          <w:rPr>
            <w:rStyle w:val="PageNumber"/>
          </w:rPr>
          <w:fldChar w:fldCharType="end"/>
        </w:r>
      </w:p>
    </w:sdtContent>
  </w:sdt>
  <w:p w14:paraId="63635033" w14:textId="77777777" w:rsidR="000C4A8F" w:rsidRDefault="000C4A8F" w:rsidP="00935C5B">
    <w:pPr>
      <w:pStyle w:val="Footer"/>
      <w:framePr w:h="1067" w:hRule="exact" w:wrap="none" w:vAnchor="text" w:hAnchor="margin" w:xAlign="right" w:y="-19"/>
      <w:ind w:right="360"/>
      <w:rPr>
        <w:rStyle w:val="PageNumber"/>
      </w:rPr>
    </w:pPr>
  </w:p>
  <w:sdt>
    <w:sdtPr>
      <w:rPr>
        <w:rStyle w:val="PageNumber"/>
      </w:rPr>
      <w:id w:val="1249706641"/>
      <w:docPartObj>
        <w:docPartGallery w:val="Page Numbers (Bottom of Page)"/>
        <w:docPartUnique/>
      </w:docPartObj>
    </w:sdtPr>
    <w:sdtEndPr>
      <w:rPr>
        <w:rStyle w:val="PageNumber"/>
      </w:rPr>
    </w:sdtEndPr>
    <w:sdtContent>
      <w:p w14:paraId="740897CE" w14:textId="3448F1C1" w:rsidR="000C4A8F" w:rsidRDefault="000A1CC2" w:rsidP="00935C5B">
        <w:pPr>
          <w:pStyle w:val="Footer"/>
          <w:framePr w:h="1067" w:hRule="exact" w:wrap="none" w:vAnchor="text" w:hAnchor="margin" w:xAlign="right" w:y="-19"/>
          <w:ind w:right="360"/>
          <w:rPr>
            <w:rStyle w:val="PageNumber"/>
          </w:rPr>
        </w:pPr>
      </w:p>
    </w:sdtContent>
  </w:sdt>
  <w:p w14:paraId="08B4B8FE" w14:textId="77777777" w:rsidR="000C4A8F" w:rsidRDefault="000C4A8F" w:rsidP="00935C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E829D" w14:textId="77777777" w:rsidR="000A1CC2" w:rsidRDefault="000A1CC2" w:rsidP="00C276FB">
      <w:r>
        <w:separator/>
      </w:r>
    </w:p>
  </w:footnote>
  <w:footnote w:type="continuationSeparator" w:id="0">
    <w:p w14:paraId="3DA73214" w14:textId="77777777" w:rsidR="000A1CC2" w:rsidRDefault="000A1CC2" w:rsidP="00C276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94A07"/>
    <w:multiLevelType w:val="hybridMultilevel"/>
    <w:tmpl w:val="52DAFA5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1E305498"/>
    <w:multiLevelType w:val="hybridMultilevel"/>
    <w:tmpl w:val="3ECEDC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0965B24"/>
    <w:multiLevelType w:val="hybridMultilevel"/>
    <w:tmpl w:val="557628DC"/>
    <w:lvl w:ilvl="0" w:tplc="CDBC1D42">
      <w:start w:val="1"/>
      <w:numFmt w:val="upperLetter"/>
      <w:lvlText w:val="%1."/>
      <w:lvlJc w:val="left"/>
      <w:pPr>
        <w:ind w:left="648" w:hanging="360"/>
      </w:pPr>
      <w:rPr>
        <w:rFonts w:hint="default"/>
      </w:rPr>
    </w:lvl>
    <w:lvl w:ilvl="1" w:tplc="48090019" w:tentative="1">
      <w:start w:val="1"/>
      <w:numFmt w:val="lowerLetter"/>
      <w:lvlText w:val="%2."/>
      <w:lvlJc w:val="left"/>
      <w:pPr>
        <w:ind w:left="1368" w:hanging="360"/>
      </w:pPr>
    </w:lvl>
    <w:lvl w:ilvl="2" w:tplc="4809001B" w:tentative="1">
      <w:start w:val="1"/>
      <w:numFmt w:val="lowerRoman"/>
      <w:lvlText w:val="%3."/>
      <w:lvlJc w:val="right"/>
      <w:pPr>
        <w:ind w:left="2088" w:hanging="180"/>
      </w:pPr>
    </w:lvl>
    <w:lvl w:ilvl="3" w:tplc="4809000F" w:tentative="1">
      <w:start w:val="1"/>
      <w:numFmt w:val="decimal"/>
      <w:lvlText w:val="%4."/>
      <w:lvlJc w:val="left"/>
      <w:pPr>
        <w:ind w:left="2808" w:hanging="360"/>
      </w:pPr>
    </w:lvl>
    <w:lvl w:ilvl="4" w:tplc="48090019" w:tentative="1">
      <w:start w:val="1"/>
      <w:numFmt w:val="lowerLetter"/>
      <w:lvlText w:val="%5."/>
      <w:lvlJc w:val="left"/>
      <w:pPr>
        <w:ind w:left="3528" w:hanging="360"/>
      </w:pPr>
    </w:lvl>
    <w:lvl w:ilvl="5" w:tplc="4809001B" w:tentative="1">
      <w:start w:val="1"/>
      <w:numFmt w:val="lowerRoman"/>
      <w:lvlText w:val="%6."/>
      <w:lvlJc w:val="right"/>
      <w:pPr>
        <w:ind w:left="4248" w:hanging="180"/>
      </w:pPr>
    </w:lvl>
    <w:lvl w:ilvl="6" w:tplc="4809000F" w:tentative="1">
      <w:start w:val="1"/>
      <w:numFmt w:val="decimal"/>
      <w:lvlText w:val="%7."/>
      <w:lvlJc w:val="left"/>
      <w:pPr>
        <w:ind w:left="4968" w:hanging="360"/>
      </w:pPr>
    </w:lvl>
    <w:lvl w:ilvl="7" w:tplc="48090019" w:tentative="1">
      <w:start w:val="1"/>
      <w:numFmt w:val="lowerLetter"/>
      <w:lvlText w:val="%8."/>
      <w:lvlJc w:val="left"/>
      <w:pPr>
        <w:ind w:left="5688" w:hanging="360"/>
      </w:pPr>
    </w:lvl>
    <w:lvl w:ilvl="8" w:tplc="4809001B" w:tentative="1">
      <w:start w:val="1"/>
      <w:numFmt w:val="lowerRoman"/>
      <w:lvlText w:val="%9."/>
      <w:lvlJc w:val="right"/>
      <w:pPr>
        <w:ind w:left="6408" w:hanging="180"/>
      </w:pPr>
    </w:lvl>
  </w:abstractNum>
  <w:abstractNum w:abstractNumId="3" w15:restartNumberingAfterBreak="0">
    <w:nsid w:val="292C47D4"/>
    <w:multiLevelType w:val="hybridMultilevel"/>
    <w:tmpl w:val="11A8962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21F10D3"/>
    <w:multiLevelType w:val="hybridMultilevel"/>
    <w:tmpl w:val="16CAC6B0"/>
    <w:lvl w:ilvl="0" w:tplc="CDBC1D42">
      <w:start w:val="1"/>
      <w:numFmt w:val="upperLetter"/>
      <w:lvlText w:val="%1."/>
      <w:lvlJc w:val="left"/>
      <w:pPr>
        <w:ind w:left="648" w:hanging="360"/>
      </w:pPr>
      <w:rPr>
        <w:rFonts w:hint="default"/>
      </w:rPr>
    </w:lvl>
    <w:lvl w:ilvl="1" w:tplc="48090019" w:tentative="1">
      <w:start w:val="1"/>
      <w:numFmt w:val="lowerLetter"/>
      <w:lvlText w:val="%2."/>
      <w:lvlJc w:val="left"/>
      <w:pPr>
        <w:ind w:left="1368" w:hanging="360"/>
      </w:pPr>
    </w:lvl>
    <w:lvl w:ilvl="2" w:tplc="4809001B" w:tentative="1">
      <w:start w:val="1"/>
      <w:numFmt w:val="lowerRoman"/>
      <w:lvlText w:val="%3."/>
      <w:lvlJc w:val="right"/>
      <w:pPr>
        <w:ind w:left="2088" w:hanging="180"/>
      </w:pPr>
    </w:lvl>
    <w:lvl w:ilvl="3" w:tplc="4809000F" w:tentative="1">
      <w:start w:val="1"/>
      <w:numFmt w:val="decimal"/>
      <w:lvlText w:val="%4."/>
      <w:lvlJc w:val="left"/>
      <w:pPr>
        <w:ind w:left="2808" w:hanging="360"/>
      </w:pPr>
    </w:lvl>
    <w:lvl w:ilvl="4" w:tplc="48090019" w:tentative="1">
      <w:start w:val="1"/>
      <w:numFmt w:val="lowerLetter"/>
      <w:lvlText w:val="%5."/>
      <w:lvlJc w:val="left"/>
      <w:pPr>
        <w:ind w:left="3528" w:hanging="360"/>
      </w:pPr>
    </w:lvl>
    <w:lvl w:ilvl="5" w:tplc="4809001B" w:tentative="1">
      <w:start w:val="1"/>
      <w:numFmt w:val="lowerRoman"/>
      <w:lvlText w:val="%6."/>
      <w:lvlJc w:val="right"/>
      <w:pPr>
        <w:ind w:left="4248" w:hanging="180"/>
      </w:pPr>
    </w:lvl>
    <w:lvl w:ilvl="6" w:tplc="4809000F" w:tentative="1">
      <w:start w:val="1"/>
      <w:numFmt w:val="decimal"/>
      <w:lvlText w:val="%7."/>
      <w:lvlJc w:val="left"/>
      <w:pPr>
        <w:ind w:left="4968" w:hanging="360"/>
      </w:pPr>
    </w:lvl>
    <w:lvl w:ilvl="7" w:tplc="48090019" w:tentative="1">
      <w:start w:val="1"/>
      <w:numFmt w:val="lowerLetter"/>
      <w:lvlText w:val="%8."/>
      <w:lvlJc w:val="left"/>
      <w:pPr>
        <w:ind w:left="5688" w:hanging="360"/>
      </w:pPr>
    </w:lvl>
    <w:lvl w:ilvl="8" w:tplc="4809001B" w:tentative="1">
      <w:start w:val="1"/>
      <w:numFmt w:val="lowerRoman"/>
      <w:lvlText w:val="%9."/>
      <w:lvlJc w:val="right"/>
      <w:pPr>
        <w:ind w:left="6408" w:hanging="180"/>
      </w:pPr>
    </w:lvl>
  </w:abstractNum>
  <w:abstractNum w:abstractNumId="5" w15:restartNumberingAfterBreak="0">
    <w:nsid w:val="3DE8318E"/>
    <w:multiLevelType w:val="multilevel"/>
    <w:tmpl w:val="BEFA31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5B85E7E"/>
    <w:multiLevelType w:val="hybridMultilevel"/>
    <w:tmpl w:val="A5ECE46A"/>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47705A47"/>
    <w:multiLevelType w:val="hybridMultilevel"/>
    <w:tmpl w:val="4BA8EFA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3DD0DF2"/>
    <w:multiLevelType w:val="hybridMultilevel"/>
    <w:tmpl w:val="0B96D83A"/>
    <w:lvl w:ilvl="0" w:tplc="8486A456">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669C3F67"/>
    <w:multiLevelType w:val="hybridMultilevel"/>
    <w:tmpl w:val="4536B2AE"/>
    <w:lvl w:ilvl="0" w:tplc="4A5E5ECC">
      <w:start w:val="1"/>
      <w:numFmt w:val="bullet"/>
      <w:lvlText w:val="●"/>
      <w:lvlJc w:val="left"/>
      <w:pPr>
        <w:tabs>
          <w:tab w:val="num" w:pos="720"/>
        </w:tabs>
        <w:ind w:left="720" w:hanging="360"/>
      </w:pPr>
      <w:rPr>
        <w:rFonts w:ascii="Nunito Light" w:hAnsi="Nunito Light" w:hint="default"/>
      </w:rPr>
    </w:lvl>
    <w:lvl w:ilvl="1" w:tplc="1E8AD8DE" w:tentative="1">
      <w:start w:val="1"/>
      <w:numFmt w:val="bullet"/>
      <w:lvlText w:val="●"/>
      <w:lvlJc w:val="left"/>
      <w:pPr>
        <w:tabs>
          <w:tab w:val="num" w:pos="1440"/>
        </w:tabs>
        <w:ind w:left="1440" w:hanging="360"/>
      </w:pPr>
      <w:rPr>
        <w:rFonts w:ascii="Nunito Light" w:hAnsi="Nunito Light" w:hint="default"/>
      </w:rPr>
    </w:lvl>
    <w:lvl w:ilvl="2" w:tplc="37EA902E" w:tentative="1">
      <w:start w:val="1"/>
      <w:numFmt w:val="bullet"/>
      <w:lvlText w:val="●"/>
      <w:lvlJc w:val="left"/>
      <w:pPr>
        <w:tabs>
          <w:tab w:val="num" w:pos="2160"/>
        </w:tabs>
        <w:ind w:left="2160" w:hanging="360"/>
      </w:pPr>
      <w:rPr>
        <w:rFonts w:ascii="Nunito Light" w:hAnsi="Nunito Light" w:hint="default"/>
      </w:rPr>
    </w:lvl>
    <w:lvl w:ilvl="3" w:tplc="B7248B22" w:tentative="1">
      <w:start w:val="1"/>
      <w:numFmt w:val="bullet"/>
      <w:lvlText w:val="●"/>
      <w:lvlJc w:val="left"/>
      <w:pPr>
        <w:tabs>
          <w:tab w:val="num" w:pos="2880"/>
        </w:tabs>
        <w:ind w:left="2880" w:hanging="360"/>
      </w:pPr>
      <w:rPr>
        <w:rFonts w:ascii="Nunito Light" w:hAnsi="Nunito Light" w:hint="default"/>
      </w:rPr>
    </w:lvl>
    <w:lvl w:ilvl="4" w:tplc="2458B43C" w:tentative="1">
      <w:start w:val="1"/>
      <w:numFmt w:val="bullet"/>
      <w:lvlText w:val="●"/>
      <w:lvlJc w:val="left"/>
      <w:pPr>
        <w:tabs>
          <w:tab w:val="num" w:pos="3600"/>
        </w:tabs>
        <w:ind w:left="3600" w:hanging="360"/>
      </w:pPr>
      <w:rPr>
        <w:rFonts w:ascii="Nunito Light" w:hAnsi="Nunito Light" w:hint="default"/>
      </w:rPr>
    </w:lvl>
    <w:lvl w:ilvl="5" w:tplc="173492C2" w:tentative="1">
      <w:start w:val="1"/>
      <w:numFmt w:val="bullet"/>
      <w:lvlText w:val="●"/>
      <w:lvlJc w:val="left"/>
      <w:pPr>
        <w:tabs>
          <w:tab w:val="num" w:pos="4320"/>
        </w:tabs>
        <w:ind w:left="4320" w:hanging="360"/>
      </w:pPr>
      <w:rPr>
        <w:rFonts w:ascii="Nunito Light" w:hAnsi="Nunito Light" w:hint="default"/>
      </w:rPr>
    </w:lvl>
    <w:lvl w:ilvl="6" w:tplc="988CE0C2" w:tentative="1">
      <w:start w:val="1"/>
      <w:numFmt w:val="bullet"/>
      <w:lvlText w:val="●"/>
      <w:lvlJc w:val="left"/>
      <w:pPr>
        <w:tabs>
          <w:tab w:val="num" w:pos="5040"/>
        </w:tabs>
        <w:ind w:left="5040" w:hanging="360"/>
      </w:pPr>
      <w:rPr>
        <w:rFonts w:ascii="Nunito Light" w:hAnsi="Nunito Light" w:hint="default"/>
      </w:rPr>
    </w:lvl>
    <w:lvl w:ilvl="7" w:tplc="0AB05DE8" w:tentative="1">
      <w:start w:val="1"/>
      <w:numFmt w:val="bullet"/>
      <w:lvlText w:val="●"/>
      <w:lvlJc w:val="left"/>
      <w:pPr>
        <w:tabs>
          <w:tab w:val="num" w:pos="5760"/>
        </w:tabs>
        <w:ind w:left="5760" w:hanging="360"/>
      </w:pPr>
      <w:rPr>
        <w:rFonts w:ascii="Nunito Light" w:hAnsi="Nunito Light" w:hint="default"/>
      </w:rPr>
    </w:lvl>
    <w:lvl w:ilvl="8" w:tplc="03A05BD0" w:tentative="1">
      <w:start w:val="1"/>
      <w:numFmt w:val="bullet"/>
      <w:lvlText w:val="●"/>
      <w:lvlJc w:val="left"/>
      <w:pPr>
        <w:tabs>
          <w:tab w:val="num" w:pos="6480"/>
        </w:tabs>
        <w:ind w:left="6480" w:hanging="360"/>
      </w:pPr>
      <w:rPr>
        <w:rFonts w:ascii="Nunito Light" w:hAnsi="Nunito Light" w:hint="default"/>
      </w:rPr>
    </w:lvl>
  </w:abstractNum>
  <w:abstractNum w:abstractNumId="10" w15:restartNumberingAfterBreak="0">
    <w:nsid w:val="7C466408"/>
    <w:multiLevelType w:val="hybridMultilevel"/>
    <w:tmpl w:val="2258DAEC"/>
    <w:lvl w:ilvl="0" w:tplc="B19C644E">
      <w:start w:val="1"/>
      <w:numFmt w:val="bullet"/>
      <w:lvlText w:val="●"/>
      <w:lvlJc w:val="left"/>
      <w:pPr>
        <w:tabs>
          <w:tab w:val="num" w:pos="720"/>
        </w:tabs>
        <w:ind w:left="720" w:hanging="360"/>
      </w:pPr>
      <w:rPr>
        <w:rFonts w:ascii="Nunito Light" w:hAnsi="Nunito Light" w:hint="default"/>
      </w:rPr>
    </w:lvl>
    <w:lvl w:ilvl="1" w:tplc="8ACC3EFE">
      <w:numFmt w:val="bullet"/>
      <w:lvlText w:val="○"/>
      <w:lvlJc w:val="left"/>
      <w:pPr>
        <w:tabs>
          <w:tab w:val="num" w:pos="1440"/>
        </w:tabs>
        <w:ind w:left="1440" w:hanging="360"/>
      </w:pPr>
      <w:rPr>
        <w:rFonts w:ascii="Nunito Light" w:hAnsi="Nunito Light" w:hint="default"/>
      </w:rPr>
    </w:lvl>
    <w:lvl w:ilvl="2" w:tplc="FBC41E1A" w:tentative="1">
      <w:start w:val="1"/>
      <w:numFmt w:val="bullet"/>
      <w:lvlText w:val="●"/>
      <w:lvlJc w:val="left"/>
      <w:pPr>
        <w:tabs>
          <w:tab w:val="num" w:pos="2160"/>
        </w:tabs>
        <w:ind w:left="2160" w:hanging="360"/>
      </w:pPr>
      <w:rPr>
        <w:rFonts w:ascii="Nunito Light" w:hAnsi="Nunito Light" w:hint="default"/>
      </w:rPr>
    </w:lvl>
    <w:lvl w:ilvl="3" w:tplc="4AD2F03A" w:tentative="1">
      <w:start w:val="1"/>
      <w:numFmt w:val="bullet"/>
      <w:lvlText w:val="●"/>
      <w:lvlJc w:val="left"/>
      <w:pPr>
        <w:tabs>
          <w:tab w:val="num" w:pos="2880"/>
        </w:tabs>
        <w:ind w:left="2880" w:hanging="360"/>
      </w:pPr>
      <w:rPr>
        <w:rFonts w:ascii="Nunito Light" w:hAnsi="Nunito Light" w:hint="default"/>
      </w:rPr>
    </w:lvl>
    <w:lvl w:ilvl="4" w:tplc="7E7E347C" w:tentative="1">
      <w:start w:val="1"/>
      <w:numFmt w:val="bullet"/>
      <w:lvlText w:val="●"/>
      <w:lvlJc w:val="left"/>
      <w:pPr>
        <w:tabs>
          <w:tab w:val="num" w:pos="3600"/>
        </w:tabs>
        <w:ind w:left="3600" w:hanging="360"/>
      </w:pPr>
      <w:rPr>
        <w:rFonts w:ascii="Nunito Light" w:hAnsi="Nunito Light" w:hint="default"/>
      </w:rPr>
    </w:lvl>
    <w:lvl w:ilvl="5" w:tplc="0596AA94" w:tentative="1">
      <w:start w:val="1"/>
      <w:numFmt w:val="bullet"/>
      <w:lvlText w:val="●"/>
      <w:lvlJc w:val="left"/>
      <w:pPr>
        <w:tabs>
          <w:tab w:val="num" w:pos="4320"/>
        </w:tabs>
        <w:ind w:left="4320" w:hanging="360"/>
      </w:pPr>
      <w:rPr>
        <w:rFonts w:ascii="Nunito Light" w:hAnsi="Nunito Light" w:hint="default"/>
      </w:rPr>
    </w:lvl>
    <w:lvl w:ilvl="6" w:tplc="7E5E62D8" w:tentative="1">
      <w:start w:val="1"/>
      <w:numFmt w:val="bullet"/>
      <w:lvlText w:val="●"/>
      <w:lvlJc w:val="left"/>
      <w:pPr>
        <w:tabs>
          <w:tab w:val="num" w:pos="5040"/>
        </w:tabs>
        <w:ind w:left="5040" w:hanging="360"/>
      </w:pPr>
      <w:rPr>
        <w:rFonts w:ascii="Nunito Light" w:hAnsi="Nunito Light" w:hint="default"/>
      </w:rPr>
    </w:lvl>
    <w:lvl w:ilvl="7" w:tplc="504E3882" w:tentative="1">
      <w:start w:val="1"/>
      <w:numFmt w:val="bullet"/>
      <w:lvlText w:val="●"/>
      <w:lvlJc w:val="left"/>
      <w:pPr>
        <w:tabs>
          <w:tab w:val="num" w:pos="5760"/>
        </w:tabs>
        <w:ind w:left="5760" w:hanging="360"/>
      </w:pPr>
      <w:rPr>
        <w:rFonts w:ascii="Nunito Light" w:hAnsi="Nunito Light" w:hint="default"/>
      </w:rPr>
    </w:lvl>
    <w:lvl w:ilvl="8" w:tplc="45122B9E" w:tentative="1">
      <w:start w:val="1"/>
      <w:numFmt w:val="bullet"/>
      <w:lvlText w:val="●"/>
      <w:lvlJc w:val="left"/>
      <w:pPr>
        <w:tabs>
          <w:tab w:val="num" w:pos="6480"/>
        </w:tabs>
        <w:ind w:left="6480" w:hanging="360"/>
      </w:pPr>
      <w:rPr>
        <w:rFonts w:ascii="Nunito Light" w:hAnsi="Nunito Light" w:hint="default"/>
      </w:rPr>
    </w:lvl>
  </w:abstractNum>
  <w:num w:numId="1">
    <w:abstractNumId w:val="7"/>
  </w:num>
  <w:num w:numId="2">
    <w:abstractNumId w:val="0"/>
  </w:num>
  <w:num w:numId="3">
    <w:abstractNumId w:val="5"/>
  </w:num>
  <w:num w:numId="4">
    <w:abstractNumId w:val="1"/>
  </w:num>
  <w:num w:numId="5">
    <w:abstractNumId w:val="3"/>
  </w:num>
  <w:num w:numId="6">
    <w:abstractNumId w:val="2"/>
  </w:num>
  <w:num w:numId="7">
    <w:abstractNumId w:val="4"/>
  </w:num>
  <w:num w:numId="8">
    <w:abstractNumId w:val="10"/>
  </w:num>
  <w:num w:numId="9">
    <w:abstractNumId w:val="9"/>
  </w:num>
  <w:num w:numId="10">
    <w:abstractNumId w:val="8"/>
  </w:num>
  <w:num w:numId="1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
    <w15:presenceInfo w15:providerId="None" w15:userId="Munish 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05F"/>
    <w:rsid w:val="0000061A"/>
    <w:rsid w:val="00004561"/>
    <w:rsid w:val="00005F84"/>
    <w:rsid w:val="00011CE6"/>
    <w:rsid w:val="00013468"/>
    <w:rsid w:val="00014068"/>
    <w:rsid w:val="00015968"/>
    <w:rsid w:val="00015BB5"/>
    <w:rsid w:val="00015C3B"/>
    <w:rsid w:val="00016AA4"/>
    <w:rsid w:val="00017471"/>
    <w:rsid w:val="00017B45"/>
    <w:rsid w:val="00017D58"/>
    <w:rsid w:val="00017F80"/>
    <w:rsid w:val="00020A04"/>
    <w:rsid w:val="0002162A"/>
    <w:rsid w:val="000222C8"/>
    <w:rsid w:val="00023667"/>
    <w:rsid w:val="0002558F"/>
    <w:rsid w:val="000277A7"/>
    <w:rsid w:val="000322D4"/>
    <w:rsid w:val="000330E5"/>
    <w:rsid w:val="00033AF8"/>
    <w:rsid w:val="00034A63"/>
    <w:rsid w:val="00036F35"/>
    <w:rsid w:val="00040A07"/>
    <w:rsid w:val="00040F1E"/>
    <w:rsid w:val="00041A30"/>
    <w:rsid w:val="00046940"/>
    <w:rsid w:val="00046DF3"/>
    <w:rsid w:val="000476E4"/>
    <w:rsid w:val="0004793E"/>
    <w:rsid w:val="00047FEB"/>
    <w:rsid w:val="00050092"/>
    <w:rsid w:val="0005399C"/>
    <w:rsid w:val="00056949"/>
    <w:rsid w:val="00056E27"/>
    <w:rsid w:val="00060388"/>
    <w:rsid w:val="00060492"/>
    <w:rsid w:val="00060E00"/>
    <w:rsid w:val="000618F6"/>
    <w:rsid w:val="000656F6"/>
    <w:rsid w:val="00065E9F"/>
    <w:rsid w:val="00073725"/>
    <w:rsid w:val="00075471"/>
    <w:rsid w:val="00075E63"/>
    <w:rsid w:val="00076E3F"/>
    <w:rsid w:val="0008254C"/>
    <w:rsid w:val="00082649"/>
    <w:rsid w:val="00082EAA"/>
    <w:rsid w:val="0008414F"/>
    <w:rsid w:val="00084464"/>
    <w:rsid w:val="000846A9"/>
    <w:rsid w:val="000846C0"/>
    <w:rsid w:val="0008562C"/>
    <w:rsid w:val="00086915"/>
    <w:rsid w:val="000914C3"/>
    <w:rsid w:val="0009343D"/>
    <w:rsid w:val="00094E35"/>
    <w:rsid w:val="00096033"/>
    <w:rsid w:val="000976D6"/>
    <w:rsid w:val="000A0AB4"/>
    <w:rsid w:val="000A1CC2"/>
    <w:rsid w:val="000A2351"/>
    <w:rsid w:val="000A2598"/>
    <w:rsid w:val="000A446F"/>
    <w:rsid w:val="000A57FF"/>
    <w:rsid w:val="000A5CE5"/>
    <w:rsid w:val="000A666B"/>
    <w:rsid w:val="000A67B0"/>
    <w:rsid w:val="000B1C2F"/>
    <w:rsid w:val="000B4E64"/>
    <w:rsid w:val="000B712E"/>
    <w:rsid w:val="000C18FF"/>
    <w:rsid w:val="000C4A8F"/>
    <w:rsid w:val="000C4EF0"/>
    <w:rsid w:val="000C5B83"/>
    <w:rsid w:val="000C713E"/>
    <w:rsid w:val="000C77A0"/>
    <w:rsid w:val="000D0548"/>
    <w:rsid w:val="000D0DD1"/>
    <w:rsid w:val="000D1338"/>
    <w:rsid w:val="000D149C"/>
    <w:rsid w:val="000D42A6"/>
    <w:rsid w:val="000D52D4"/>
    <w:rsid w:val="000D59B3"/>
    <w:rsid w:val="000D5EF6"/>
    <w:rsid w:val="000D7D93"/>
    <w:rsid w:val="000D7DBC"/>
    <w:rsid w:val="000E05F7"/>
    <w:rsid w:val="000E677F"/>
    <w:rsid w:val="000E7025"/>
    <w:rsid w:val="000F03F0"/>
    <w:rsid w:val="000F0AF7"/>
    <w:rsid w:val="000F0DE5"/>
    <w:rsid w:val="000F27F9"/>
    <w:rsid w:val="000F2B65"/>
    <w:rsid w:val="000F4D27"/>
    <w:rsid w:val="000F6045"/>
    <w:rsid w:val="000F6304"/>
    <w:rsid w:val="001002AD"/>
    <w:rsid w:val="001044B2"/>
    <w:rsid w:val="00104C6E"/>
    <w:rsid w:val="00104F32"/>
    <w:rsid w:val="00111A46"/>
    <w:rsid w:val="001133FD"/>
    <w:rsid w:val="00113AC7"/>
    <w:rsid w:val="0011700A"/>
    <w:rsid w:val="00120823"/>
    <w:rsid w:val="001208C1"/>
    <w:rsid w:val="00120CBB"/>
    <w:rsid w:val="00121EE2"/>
    <w:rsid w:val="00124556"/>
    <w:rsid w:val="00124570"/>
    <w:rsid w:val="00127A1B"/>
    <w:rsid w:val="00127BFA"/>
    <w:rsid w:val="0013038A"/>
    <w:rsid w:val="0013061B"/>
    <w:rsid w:val="0013477F"/>
    <w:rsid w:val="001353D0"/>
    <w:rsid w:val="00135ACD"/>
    <w:rsid w:val="0013660D"/>
    <w:rsid w:val="00136B85"/>
    <w:rsid w:val="0013779B"/>
    <w:rsid w:val="001402C4"/>
    <w:rsid w:val="0014053E"/>
    <w:rsid w:val="00141AD4"/>
    <w:rsid w:val="0014475C"/>
    <w:rsid w:val="00146635"/>
    <w:rsid w:val="00146A8C"/>
    <w:rsid w:val="001473FA"/>
    <w:rsid w:val="00150EC9"/>
    <w:rsid w:val="0015166F"/>
    <w:rsid w:val="00154EE5"/>
    <w:rsid w:val="00155411"/>
    <w:rsid w:val="00155918"/>
    <w:rsid w:val="001567E6"/>
    <w:rsid w:val="0016048C"/>
    <w:rsid w:val="001610EF"/>
    <w:rsid w:val="0016500A"/>
    <w:rsid w:val="00165970"/>
    <w:rsid w:val="00165CB9"/>
    <w:rsid w:val="00166256"/>
    <w:rsid w:val="00171C7E"/>
    <w:rsid w:val="00171CB7"/>
    <w:rsid w:val="00173128"/>
    <w:rsid w:val="00173681"/>
    <w:rsid w:val="00174F37"/>
    <w:rsid w:val="001756F1"/>
    <w:rsid w:val="0018058E"/>
    <w:rsid w:val="00182439"/>
    <w:rsid w:val="001840C0"/>
    <w:rsid w:val="00185130"/>
    <w:rsid w:val="00186867"/>
    <w:rsid w:val="001868B2"/>
    <w:rsid w:val="00190A72"/>
    <w:rsid w:val="001947C2"/>
    <w:rsid w:val="001951E7"/>
    <w:rsid w:val="001955C1"/>
    <w:rsid w:val="001956A3"/>
    <w:rsid w:val="00195751"/>
    <w:rsid w:val="00197AA5"/>
    <w:rsid w:val="001A0331"/>
    <w:rsid w:val="001A03A8"/>
    <w:rsid w:val="001A06CE"/>
    <w:rsid w:val="001A1649"/>
    <w:rsid w:val="001A3216"/>
    <w:rsid w:val="001A3D89"/>
    <w:rsid w:val="001A4979"/>
    <w:rsid w:val="001A4FC2"/>
    <w:rsid w:val="001A5EA7"/>
    <w:rsid w:val="001A695B"/>
    <w:rsid w:val="001A72F8"/>
    <w:rsid w:val="001A7F14"/>
    <w:rsid w:val="001B3BAB"/>
    <w:rsid w:val="001B3BC6"/>
    <w:rsid w:val="001B558B"/>
    <w:rsid w:val="001B6CA6"/>
    <w:rsid w:val="001B6E5A"/>
    <w:rsid w:val="001C109D"/>
    <w:rsid w:val="001C10D3"/>
    <w:rsid w:val="001C1EA2"/>
    <w:rsid w:val="001C23B9"/>
    <w:rsid w:val="001C331C"/>
    <w:rsid w:val="001C3755"/>
    <w:rsid w:val="001C388B"/>
    <w:rsid w:val="001C4E68"/>
    <w:rsid w:val="001C6231"/>
    <w:rsid w:val="001C66A5"/>
    <w:rsid w:val="001C753E"/>
    <w:rsid w:val="001D06C9"/>
    <w:rsid w:val="001D088E"/>
    <w:rsid w:val="001D0D4B"/>
    <w:rsid w:val="001D0D80"/>
    <w:rsid w:val="001E0BD6"/>
    <w:rsid w:val="001E1D71"/>
    <w:rsid w:val="001E2B0A"/>
    <w:rsid w:val="001E5772"/>
    <w:rsid w:val="001E65EA"/>
    <w:rsid w:val="001F115C"/>
    <w:rsid w:val="001F1683"/>
    <w:rsid w:val="001F4AC7"/>
    <w:rsid w:val="001F55CA"/>
    <w:rsid w:val="002010F3"/>
    <w:rsid w:val="00201540"/>
    <w:rsid w:val="00201728"/>
    <w:rsid w:val="00201859"/>
    <w:rsid w:val="00203370"/>
    <w:rsid w:val="00203961"/>
    <w:rsid w:val="00204125"/>
    <w:rsid w:val="002042C0"/>
    <w:rsid w:val="00204741"/>
    <w:rsid w:val="00204A35"/>
    <w:rsid w:val="00204F0D"/>
    <w:rsid w:val="0020566E"/>
    <w:rsid w:val="00205A77"/>
    <w:rsid w:val="00206CEB"/>
    <w:rsid w:val="00210BED"/>
    <w:rsid w:val="00211AC8"/>
    <w:rsid w:val="00213EB1"/>
    <w:rsid w:val="00215EC0"/>
    <w:rsid w:val="0022055A"/>
    <w:rsid w:val="00221498"/>
    <w:rsid w:val="0022171A"/>
    <w:rsid w:val="002222DB"/>
    <w:rsid w:val="00222885"/>
    <w:rsid w:val="0022360C"/>
    <w:rsid w:val="00223670"/>
    <w:rsid w:val="0022397A"/>
    <w:rsid w:val="00224812"/>
    <w:rsid w:val="002262DB"/>
    <w:rsid w:val="0022671A"/>
    <w:rsid w:val="00232424"/>
    <w:rsid w:val="00233FC2"/>
    <w:rsid w:val="002343BB"/>
    <w:rsid w:val="00234968"/>
    <w:rsid w:val="00236D76"/>
    <w:rsid w:val="00237296"/>
    <w:rsid w:val="00237F88"/>
    <w:rsid w:val="002403C7"/>
    <w:rsid w:val="002429B0"/>
    <w:rsid w:val="00245735"/>
    <w:rsid w:val="00246008"/>
    <w:rsid w:val="0024788A"/>
    <w:rsid w:val="00250086"/>
    <w:rsid w:val="0025076B"/>
    <w:rsid w:val="002545E2"/>
    <w:rsid w:val="00254F8C"/>
    <w:rsid w:val="0025577C"/>
    <w:rsid w:val="00256903"/>
    <w:rsid w:val="0026332D"/>
    <w:rsid w:val="00263CC2"/>
    <w:rsid w:val="00265174"/>
    <w:rsid w:val="00266093"/>
    <w:rsid w:val="00266764"/>
    <w:rsid w:val="00266935"/>
    <w:rsid w:val="00266C75"/>
    <w:rsid w:val="00267741"/>
    <w:rsid w:val="00272B03"/>
    <w:rsid w:val="00273FB7"/>
    <w:rsid w:val="0027411C"/>
    <w:rsid w:val="0027485B"/>
    <w:rsid w:val="0027721D"/>
    <w:rsid w:val="00277BD1"/>
    <w:rsid w:val="0028162E"/>
    <w:rsid w:val="0028213D"/>
    <w:rsid w:val="002829E3"/>
    <w:rsid w:val="00282BD6"/>
    <w:rsid w:val="00282CB8"/>
    <w:rsid w:val="00286DEE"/>
    <w:rsid w:val="00287224"/>
    <w:rsid w:val="00290084"/>
    <w:rsid w:val="00291252"/>
    <w:rsid w:val="00291D0E"/>
    <w:rsid w:val="00291EE5"/>
    <w:rsid w:val="00292501"/>
    <w:rsid w:val="00292F94"/>
    <w:rsid w:val="002936FB"/>
    <w:rsid w:val="00293E07"/>
    <w:rsid w:val="00294556"/>
    <w:rsid w:val="00294BD9"/>
    <w:rsid w:val="00294BDF"/>
    <w:rsid w:val="00295095"/>
    <w:rsid w:val="002A0D1D"/>
    <w:rsid w:val="002A22D9"/>
    <w:rsid w:val="002A264D"/>
    <w:rsid w:val="002A55FA"/>
    <w:rsid w:val="002B40F0"/>
    <w:rsid w:val="002C0BE9"/>
    <w:rsid w:val="002C0CE3"/>
    <w:rsid w:val="002C14D7"/>
    <w:rsid w:val="002C1A78"/>
    <w:rsid w:val="002C1F1F"/>
    <w:rsid w:val="002C2692"/>
    <w:rsid w:val="002C366C"/>
    <w:rsid w:val="002C3BD7"/>
    <w:rsid w:val="002C434E"/>
    <w:rsid w:val="002C623D"/>
    <w:rsid w:val="002C62D5"/>
    <w:rsid w:val="002C6626"/>
    <w:rsid w:val="002D14CB"/>
    <w:rsid w:val="002D189D"/>
    <w:rsid w:val="002D2F97"/>
    <w:rsid w:val="002D32D2"/>
    <w:rsid w:val="002D573A"/>
    <w:rsid w:val="002D5808"/>
    <w:rsid w:val="002D6799"/>
    <w:rsid w:val="002E0D7D"/>
    <w:rsid w:val="002E6E2D"/>
    <w:rsid w:val="002E6EC2"/>
    <w:rsid w:val="002E6F0B"/>
    <w:rsid w:val="002E7F6B"/>
    <w:rsid w:val="002F02AE"/>
    <w:rsid w:val="002F1356"/>
    <w:rsid w:val="002F2462"/>
    <w:rsid w:val="002F4BBF"/>
    <w:rsid w:val="002F6139"/>
    <w:rsid w:val="002F7242"/>
    <w:rsid w:val="002F765D"/>
    <w:rsid w:val="002F7AB2"/>
    <w:rsid w:val="00300FA2"/>
    <w:rsid w:val="003039EE"/>
    <w:rsid w:val="00303A69"/>
    <w:rsid w:val="0030501C"/>
    <w:rsid w:val="003055E8"/>
    <w:rsid w:val="003062B9"/>
    <w:rsid w:val="0030798B"/>
    <w:rsid w:val="0031058E"/>
    <w:rsid w:val="00310606"/>
    <w:rsid w:val="0031198D"/>
    <w:rsid w:val="00312B87"/>
    <w:rsid w:val="00312BEB"/>
    <w:rsid w:val="003131E3"/>
    <w:rsid w:val="00313354"/>
    <w:rsid w:val="00316686"/>
    <w:rsid w:val="00320140"/>
    <w:rsid w:val="0032021C"/>
    <w:rsid w:val="00320F82"/>
    <w:rsid w:val="003212CC"/>
    <w:rsid w:val="003217FA"/>
    <w:rsid w:val="00322048"/>
    <w:rsid w:val="00322AB8"/>
    <w:rsid w:val="00324FA8"/>
    <w:rsid w:val="0032607E"/>
    <w:rsid w:val="00330771"/>
    <w:rsid w:val="00331100"/>
    <w:rsid w:val="003320AF"/>
    <w:rsid w:val="00333654"/>
    <w:rsid w:val="0033550B"/>
    <w:rsid w:val="00335B28"/>
    <w:rsid w:val="00341232"/>
    <w:rsid w:val="00341C4C"/>
    <w:rsid w:val="0034351E"/>
    <w:rsid w:val="0034553D"/>
    <w:rsid w:val="00345EB7"/>
    <w:rsid w:val="00345F9E"/>
    <w:rsid w:val="003470DF"/>
    <w:rsid w:val="00352273"/>
    <w:rsid w:val="003531C5"/>
    <w:rsid w:val="003546A7"/>
    <w:rsid w:val="0035511D"/>
    <w:rsid w:val="00355D6B"/>
    <w:rsid w:val="00357443"/>
    <w:rsid w:val="00357DAB"/>
    <w:rsid w:val="00360FC1"/>
    <w:rsid w:val="00361664"/>
    <w:rsid w:val="00361F30"/>
    <w:rsid w:val="0036279B"/>
    <w:rsid w:val="00363D96"/>
    <w:rsid w:val="00363DFF"/>
    <w:rsid w:val="0036433B"/>
    <w:rsid w:val="003647CD"/>
    <w:rsid w:val="00365D1B"/>
    <w:rsid w:val="00367552"/>
    <w:rsid w:val="0037029A"/>
    <w:rsid w:val="00371341"/>
    <w:rsid w:val="003715D0"/>
    <w:rsid w:val="0037331B"/>
    <w:rsid w:val="00373954"/>
    <w:rsid w:val="00374C84"/>
    <w:rsid w:val="00374D19"/>
    <w:rsid w:val="00381FC4"/>
    <w:rsid w:val="00384A5B"/>
    <w:rsid w:val="00385DBE"/>
    <w:rsid w:val="00385E91"/>
    <w:rsid w:val="00386E18"/>
    <w:rsid w:val="003876F4"/>
    <w:rsid w:val="00387DDC"/>
    <w:rsid w:val="003910B7"/>
    <w:rsid w:val="003920D8"/>
    <w:rsid w:val="00393DEC"/>
    <w:rsid w:val="00393EF5"/>
    <w:rsid w:val="003943B5"/>
    <w:rsid w:val="003943FB"/>
    <w:rsid w:val="0039490A"/>
    <w:rsid w:val="00395D83"/>
    <w:rsid w:val="00396B48"/>
    <w:rsid w:val="0039723F"/>
    <w:rsid w:val="00397905"/>
    <w:rsid w:val="003A001F"/>
    <w:rsid w:val="003A0C8A"/>
    <w:rsid w:val="003A15AD"/>
    <w:rsid w:val="003A1613"/>
    <w:rsid w:val="003A7562"/>
    <w:rsid w:val="003B29A1"/>
    <w:rsid w:val="003B4F7A"/>
    <w:rsid w:val="003B63D7"/>
    <w:rsid w:val="003B7431"/>
    <w:rsid w:val="003C1093"/>
    <w:rsid w:val="003C1C96"/>
    <w:rsid w:val="003C1D16"/>
    <w:rsid w:val="003C3860"/>
    <w:rsid w:val="003C5264"/>
    <w:rsid w:val="003C5DB0"/>
    <w:rsid w:val="003C62CB"/>
    <w:rsid w:val="003C6E81"/>
    <w:rsid w:val="003C7F8F"/>
    <w:rsid w:val="003D1724"/>
    <w:rsid w:val="003D1D1B"/>
    <w:rsid w:val="003D7370"/>
    <w:rsid w:val="003D7CB1"/>
    <w:rsid w:val="003E06F9"/>
    <w:rsid w:val="003E1745"/>
    <w:rsid w:val="003E2EA7"/>
    <w:rsid w:val="003E4668"/>
    <w:rsid w:val="003E7376"/>
    <w:rsid w:val="003E7F15"/>
    <w:rsid w:val="003F09A5"/>
    <w:rsid w:val="003F15E5"/>
    <w:rsid w:val="003F1E84"/>
    <w:rsid w:val="003F2248"/>
    <w:rsid w:val="003F44F3"/>
    <w:rsid w:val="003F5D79"/>
    <w:rsid w:val="003F623C"/>
    <w:rsid w:val="00400B33"/>
    <w:rsid w:val="004015B6"/>
    <w:rsid w:val="00402144"/>
    <w:rsid w:val="004032A6"/>
    <w:rsid w:val="0040355F"/>
    <w:rsid w:val="00403E4C"/>
    <w:rsid w:val="00404F28"/>
    <w:rsid w:val="00407ABE"/>
    <w:rsid w:val="0041013A"/>
    <w:rsid w:val="0041195E"/>
    <w:rsid w:val="00411F72"/>
    <w:rsid w:val="004134E0"/>
    <w:rsid w:val="004207AD"/>
    <w:rsid w:val="00420BC9"/>
    <w:rsid w:val="00421EE8"/>
    <w:rsid w:val="00423487"/>
    <w:rsid w:val="0042390B"/>
    <w:rsid w:val="00423C93"/>
    <w:rsid w:val="004254D7"/>
    <w:rsid w:val="004262A1"/>
    <w:rsid w:val="004272AA"/>
    <w:rsid w:val="00427AD6"/>
    <w:rsid w:val="004309F5"/>
    <w:rsid w:val="00432E81"/>
    <w:rsid w:val="004371CB"/>
    <w:rsid w:val="004372DE"/>
    <w:rsid w:val="0044174D"/>
    <w:rsid w:val="00443CB3"/>
    <w:rsid w:val="00443E7E"/>
    <w:rsid w:val="004460CF"/>
    <w:rsid w:val="004463E1"/>
    <w:rsid w:val="00451FCE"/>
    <w:rsid w:val="00452354"/>
    <w:rsid w:val="00453B58"/>
    <w:rsid w:val="004544F0"/>
    <w:rsid w:val="0045589F"/>
    <w:rsid w:val="004603AB"/>
    <w:rsid w:val="00462F16"/>
    <w:rsid w:val="00463DB9"/>
    <w:rsid w:val="00463E12"/>
    <w:rsid w:val="00464D3E"/>
    <w:rsid w:val="00466EF1"/>
    <w:rsid w:val="00467D09"/>
    <w:rsid w:val="00470224"/>
    <w:rsid w:val="00471E13"/>
    <w:rsid w:val="0047219F"/>
    <w:rsid w:val="00472D17"/>
    <w:rsid w:val="00474631"/>
    <w:rsid w:val="004773D3"/>
    <w:rsid w:val="00481926"/>
    <w:rsid w:val="0048288A"/>
    <w:rsid w:val="00484C40"/>
    <w:rsid w:val="004852A9"/>
    <w:rsid w:val="0048533C"/>
    <w:rsid w:val="00485B01"/>
    <w:rsid w:val="0048612B"/>
    <w:rsid w:val="0048622F"/>
    <w:rsid w:val="004871D2"/>
    <w:rsid w:val="004919A5"/>
    <w:rsid w:val="004942BB"/>
    <w:rsid w:val="00497770"/>
    <w:rsid w:val="004A2316"/>
    <w:rsid w:val="004A3405"/>
    <w:rsid w:val="004A5081"/>
    <w:rsid w:val="004A6DA0"/>
    <w:rsid w:val="004B03C3"/>
    <w:rsid w:val="004B052D"/>
    <w:rsid w:val="004B3513"/>
    <w:rsid w:val="004B3ED6"/>
    <w:rsid w:val="004B4773"/>
    <w:rsid w:val="004B4F14"/>
    <w:rsid w:val="004B5BDC"/>
    <w:rsid w:val="004B660C"/>
    <w:rsid w:val="004B7C2E"/>
    <w:rsid w:val="004C0E9E"/>
    <w:rsid w:val="004C3A25"/>
    <w:rsid w:val="004C54E6"/>
    <w:rsid w:val="004C6664"/>
    <w:rsid w:val="004C7385"/>
    <w:rsid w:val="004D0417"/>
    <w:rsid w:val="004D04EB"/>
    <w:rsid w:val="004D2C39"/>
    <w:rsid w:val="004D3138"/>
    <w:rsid w:val="004D3A11"/>
    <w:rsid w:val="004D40DA"/>
    <w:rsid w:val="004D443B"/>
    <w:rsid w:val="004D7BE1"/>
    <w:rsid w:val="004E0A99"/>
    <w:rsid w:val="004E1B68"/>
    <w:rsid w:val="004E1F61"/>
    <w:rsid w:val="004E2C70"/>
    <w:rsid w:val="004E331E"/>
    <w:rsid w:val="004E4346"/>
    <w:rsid w:val="004E7FD1"/>
    <w:rsid w:val="004F1ABF"/>
    <w:rsid w:val="004F1CCB"/>
    <w:rsid w:val="004F2644"/>
    <w:rsid w:val="004F394D"/>
    <w:rsid w:val="004F5AF3"/>
    <w:rsid w:val="004F7D8A"/>
    <w:rsid w:val="00502041"/>
    <w:rsid w:val="00503207"/>
    <w:rsid w:val="005048EE"/>
    <w:rsid w:val="00506462"/>
    <w:rsid w:val="0050717B"/>
    <w:rsid w:val="00511113"/>
    <w:rsid w:val="0051126C"/>
    <w:rsid w:val="00512576"/>
    <w:rsid w:val="00512788"/>
    <w:rsid w:val="00513D7F"/>
    <w:rsid w:val="00513FB4"/>
    <w:rsid w:val="00515EC9"/>
    <w:rsid w:val="00516369"/>
    <w:rsid w:val="0051683F"/>
    <w:rsid w:val="00516E35"/>
    <w:rsid w:val="00520B0E"/>
    <w:rsid w:val="005211AC"/>
    <w:rsid w:val="00524C91"/>
    <w:rsid w:val="00525278"/>
    <w:rsid w:val="00525824"/>
    <w:rsid w:val="00525EC3"/>
    <w:rsid w:val="00525F37"/>
    <w:rsid w:val="005310B6"/>
    <w:rsid w:val="0053114D"/>
    <w:rsid w:val="0053158E"/>
    <w:rsid w:val="0053170F"/>
    <w:rsid w:val="00533A30"/>
    <w:rsid w:val="00533BE2"/>
    <w:rsid w:val="005363F3"/>
    <w:rsid w:val="00540530"/>
    <w:rsid w:val="005407FB"/>
    <w:rsid w:val="00543294"/>
    <w:rsid w:val="00544265"/>
    <w:rsid w:val="00545DC0"/>
    <w:rsid w:val="00546735"/>
    <w:rsid w:val="00546EB8"/>
    <w:rsid w:val="00546F3D"/>
    <w:rsid w:val="005472E5"/>
    <w:rsid w:val="00551589"/>
    <w:rsid w:val="00552AF5"/>
    <w:rsid w:val="00554055"/>
    <w:rsid w:val="005541FE"/>
    <w:rsid w:val="00555E31"/>
    <w:rsid w:val="00556527"/>
    <w:rsid w:val="00557131"/>
    <w:rsid w:val="00560747"/>
    <w:rsid w:val="00561DF6"/>
    <w:rsid w:val="00563CC6"/>
    <w:rsid w:val="00564BBB"/>
    <w:rsid w:val="005675B2"/>
    <w:rsid w:val="005733FF"/>
    <w:rsid w:val="00573BBD"/>
    <w:rsid w:val="005745F4"/>
    <w:rsid w:val="00574A04"/>
    <w:rsid w:val="00576BED"/>
    <w:rsid w:val="00580645"/>
    <w:rsid w:val="00580B7D"/>
    <w:rsid w:val="00580D20"/>
    <w:rsid w:val="00581814"/>
    <w:rsid w:val="00581E78"/>
    <w:rsid w:val="00585514"/>
    <w:rsid w:val="00591999"/>
    <w:rsid w:val="00592C3D"/>
    <w:rsid w:val="00593E15"/>
    <w:rsid w:val="005947A5"/>
    <w:rsid w:val="00594FCC"/>
    <w:rsid w:val="005968ED"/>
    <w:rsid w:val="005A0EFF"/>
    <w:rsid w:val="005A0F6C"/>
    <w:rsid w:val="005A1CE2"/>
    <w:rsid w:val="005A1F0F"/>
    <w:rsid w:val="005A4125"/>
    <w:rsid w:val="005A4343"/>
    <w:rsid w:val="005A502E"/>
    <w:rsid w:val="005A5B82"/>
    <w:rsid w:val="005A5D69"/>
    <w:rsid w:val="005A5EF7"/>
    <w:rsid w:val="005A77AD"/>
    <w:rsid w:val="005B041E"/>
    <w:rsid w:val="005B2837"/>
    <w:rsid w:val="005B32C1"/>
    <w:rsid w:val="005B581F"/>
    <w:rsid w:val="005C00F4"/>
    <w:rsid w:val="005C0660"/>
    <w:rsid w:val="005C08B8"/>
    <w:rsid w:val="005C7D69"/>
    <w:rsid w:val="005C7EAC"/>
    <w:rsid w:val="005D13CA"/>
    <w:rsid w:val="005D2981"/>
    <w:rsid w:val="005D3208"/>
    <w:rsid w:val="005D6E5F"/>
    <w:rsid w:val="005D7633"/>
    <w:rsid w:val="005E34FE"/>
    <w:rsid w:val="005E371D"/>
    <w:rsid w:val="005E4681"/>
    <w:rsid w:val="005E51AE"/>
    <w:rsid w:val="005E6165"/>
    <w:rsid w:val="005E6B83"/>
    <w:rsid w:val="005F15B6"/>
    <w:rsid w:val="005F2021"/>
    <w:rsid w:val="005F3F12"/>
    <w:rsid w:val="005F4226"/>
    <w:rsid w:val="005F7B66"/>
    <w:rsid w:val="006001DE"/>
    <w:rsid w:val="00600740"/>
    <w:rsid w:val="00603E5C"/>
    <w:rsid w:val="0060494C"/>
    <w:rsid w:val="00605A74"/>
    <w:rsid w:val="00605D33"/>
    <w:rsid w:val="00605EE0"/>
    <w:rsid w:val="00612643"/>
    <w:rsid w:val="0061604B"/>
    <w:rsid w:val="0061664F"/>
    <w:rsid w:val="00617F78"/>
    <w:rsid w:val="00630440"/>
    <w:rsid w:val="006309EC"/>
    <w:rsid w:val="006318F7"/>
    <w:rsid w:val="006319FD"/>
    <w:rsid w:val="006325E4"/>
    <w:rsid w:val="00633179"/>
    <w:rsid w:val="006333A1"/>
    <w:rsid w:val="00633B7C"/>
    <w:rsid w:val="00634E15"/>
    <w:rsid w:val="00636B95"/>
    <w:rsid w:val="006406A1"/>
    <w:rsid w:val="00641C33"/>
    <w:rsid w:val="00641FC4"/>
    <w:rsid w:val="00642953"/>
    <w:rsid w:val="00643A73"/>
    <w:rsid w:val="00646924"/>
    <w:rsid w:val="0065042D"/>
    <w:rsid w:val="00650849"/>
    <w:rsid w:val="00650B8B"/>
    <w:rsid w:val="00652A60"/>
    <w:rsid w:val="006538DF"/>
    <w:rsid w:val="00654393"/>
    <w:rsid w:val="00654423"/>
    <w:rsid w:val="0065515D"/>
    <w:rsid w:val="00655E7B"/>
    <w:rsid w:val="00656049"/>
    <w:rsid w:val="006576A9"/>
    <w:rsid w:val="00660D05"/>
    <w:rsid w:val="00662306"/>
    <w:rsid w:val="00662457"/>
    <w:rsid w:val="00663D75"/>
    <w:rsid w:val="0066535F"/>
    <w:rsid w:val="0066554E"/>
    <w:rsid w:val="00667AD3"/>
    <w:rsid w:val="00667C62"/>
    <w:rsid w:val="00671224"/>
    <w:rsid w:val="006726D9"/>
    <w:rsid w:val="006778CB"/>
    <w:rsid w:val="006807E9"/>
    <w:rsid w:val="00682703"/>
    <w:rsid w:val="006836C3"/>
    <w:rsid w:val="00683F15"/>
    <w:rsid w:val="006845E4"/>
    <w:rsid w:val="00684DB4"/>
    <w:rsid w:val="00685863"/>
    <w:rsid w:val="00686D44"/>
    <w:rsid w:val="00687126"/>
    <w:rsid w:val="00690C33"/>
    <w:rsid w:val="00691918"/>
    <w:rsid w:val="006922F2"/>
    <w:rsid w:val="00693829"/>
    <w:rsid w:val="006941FC"/>
    <w:rsid w:val="00694F35"/>
    <w:rsid w:val="0069511C"/>
    <w:rsid w:val="00695748"/>
    <w:rsid w:val="00695D31"/>
    <w:rsid w:val="00697C80"/>
    <w:rsid w:val="006A1687"/>
    <w:rsid w:val="006A18EF"/>
    <w:rsid w:val="006A1B49"/>
    <w:rsid w:val="006A29D9"/>
    <w:rsid w:val="006A6A51"/>
    <w:rsid w:val="006A6F3D"/>
    <w:rsid w:val="006A7DAF"/>
    <w:rsid w:val="006B0FFF"/>
    <w:rsid w:val="006B2ACD"/>
    <w:rsid w:val="006B2F3B"/>
    <w:rsid w:val="006B4098"/>
    <w:rsid w:val="006B4197"/>
    <w:rsid w:val="006B60DB"/>
    <w:rsid w:val="006B6422"/>
    <w:rsid w:val="006C07D9"/>
    <w:rsid w:val="006C0EF1"/>
    <w:rsid w:val="006C2898"/>
    <w:rsid w:val="006C30A9"/>
    <w:rsid w:val="006C72FA"/>
    <w:rsid w:val="006D1F04"/>
    <w:rsid w:val="006D3AC2"/>
    <w:rsid w:val="006D62EF"/>
    <w:rsid w:val="006D6CC3"/>
    <w:rsid w:val="006D7E38"/>
    <w:rsid w:val="006D7ED4"/>
    <w:rsid w:val="006E03AB"/>
    <w:rsid w:val="006E2EC6"/>
    <w:rsid w:val="006E30BF"/>
    <w:rsid w:val="006E3A20"/>
    <w:rsid w:val="006E6BE5"/>
    <w:rsid w:val="006E6C5B"/>
    <w:rsid w:val="006E7102"/>
    <w:rsid w:val="006E7300"/>
    <w:rsid w:val="006F27EF"/>
    <w:rsid w:val="006F46A0"/>
    <w:rsid w:val="006F4717"/>
    <w:rsid w:val="006F5AD2"/>
    <w:rsid w:val="006F7533"/>
    <w:rsid w:val="006F76B8"/>
    <w:rsid w:val="006F7F82"/>
    <w:rsid w:val="00700E27"/>
    <w:rsid w:val="00701EEB"/>
    <w:rsid w:val="00702245"/>
    <w:rsid w:val="00703C87"/>
    <w:rsid w:val="0070533F"/>
    <w:rsid w:val="00705891"/>
    <w:rsid w:val="00706166"/>
    <w:rsid w:val="00706D53"/>
    <w:rsid w:val="00707020"/>
    <w:rsid w:val="00707618"/>
    <w:rsid w:val="007130BE"/>
    <w:rsid w:val="0071581A"/>
    <w:rsid w:val="00717A6B"/>
    <w:rsid w:val="00721B84"/>
    <w:rsid w:val="00722332"/>
    <w:rsid w:val="007247AC"/>
    <w:rsid w:val="00724C9D"/>
    <w:rsid w:val="00727C95"/>
    <w:rsid w:val="00727E28"/>
    <w:rsid w:val="007325E5"/>
    <w:rsid w:val="0073454B"/>
    <w:rsid w:val="0073629D"/>
    <w:rsid w:val="00736989"/>
    <w:rsid w:val="007376E4"/>
    <w:rsid w:val="00737898"/>
    <w:rsid w:val="007408F9"/>
    <w:rsid w:val="00742033"/>
    <w:rsid w:val="00742795"/>
    <w:rsid w:val="00742F81"/>
    <w:rsid w:val="00744205"/>
    <w:rsid w:val="007447B8"/>
    <w:rsid w:val="00745DAB"/>
    <w:rsid w:val="00747427"/>
    <w:rsid w:val="00750E92"/>
    <w:rsid w:val="00752BF4"/>
    <w:rsid w:val="00753114"/>
    <w:rsid w:val="007561C8"/>
    <w:rsid w:val="00757758"/>
    <w:rsid w:val="00757CE4"/>
    <w:rsid w:val="00757D6D"/>
    <w:rsid w:val="007618A7"/>
    <w:rsid w:val="00761AE2"/>
    <w:rsid w:val="00763462"/>
    <w:rsid w:val="007639BE"/>
    <w:rsid w:val="007652DD"/>
    <w:rsid w:val="007655BD"/>
    <w:rsid w:val="00772E2E"/>
    <w:rsid w:val="007745BD"/>
    <w:rsid w:val="00774CAC"/>
    <w:rsid w:val="0077575F"/>
    <w:rsid w:val="0077577B"/>
    <w:rsid w:val="007800DC"/>
    <w:rsid w:val="007833C5"/>
    <w:rsid w:val="00784571"/>
    <w:rsid w:val="0078492E"/>
    <w:rsid w:val="007871FE"/>
    <w:rsid w:val="00787419"/>
    <w:rsid w:val="00792182"/>
    <w:rsid w:val="00793F58"/>
    <w:rsid w:val="00795403"/>
    <w:rsid w:val="00796015"/>
    <w:rsid w:val="00796D65"/>
    <w:rsid w:val="00796D82"/>
    <w:rsid w:val="00796DD4"/>
    <w:rsid w:val="00797F77"/>
    <w:rsid w:val="007A0020"/>
    <w:rsid w:val="007A0185"/>
    <w:rsid w:val="007A03EC"/>
    <w:rsid w:val="007A0E30"/>
    <w:rsid w:val="007A0FDA"/>
    <w:rsid w:val="007A17AA"/>
    <w:rsid w:val="007A263E"/>
    <w:rsid w:val="007A34D2"/>
    <w:rsid w:val="007A3A10"/>
    <w:rsid w:val="007A45CE"/>
    <w:rsid w:val="007A479D"/>
    <w:rsid w:val="007A4C7F"/>
    <w:rsid w:val="007A61E7"/>
    <w:rsid w:val="007A695E"/>
    <w:rsid w:val="007A697D"/>
    <w:rsid w:val="007A7349"/>
    <w:rsid w:val="007B1460"/>
    <w:rsid w:val="007B1D16"/>
    <w:rsid w:val="007B29AB"/>
    <w:rsid w:val="007B2C8A"/>
    <w:rsid w:val="007B3E0B"/>
    <w:rsid w:val="007B431F"/>
    <w:rsid w:val="007C0378"/>
    <w:rsid w:val="007C0444"/>
    <w:rsid w:val="007C0820"/>
    <w:rsid w:val="007C18E5"/>
    <w:rsid w:val="007C30FA"/>
    <w:rsid w:val="007C407D"/>
    <w:rsid w:val="007C52E7"/>
    <w:rsid w:val="007C60A4"/>
    <w:rsid w:val="007D0AAC"/>
    <w:rsid w:val="007D2279"/>
    <w:rsid w:val="007D456E"/>
    <w:rsid w:val="007E1264"/>
    <w:rsid w:val="007E22C8"/>
    <w:rsid w:val="007E3740"/>
    <w:rsid w:val="007E716D"/>
    <w:rsid w:val="007F0CBD"/>
    <w:rsid w:val="007F2391"/>
    <w:rsid w:val="007F2D2C"/>
    <w:rsid w:val="007F5A29"/>
    <w:rsid w:val="007F6F6C"/>
    <w:rsid w:val="007F7819"/>
    <w:rsid w:val="007F7932"/>
    <w:rsid w:val="007F7EE1"/>
    <w:rsid w:val="00801BC1"/>
    <w:rsid w:val="0081025D"/>
    <w:rsid w:val="00812602"/>
    <w:rsid w:val="00812CB6"/>
    <w:rsid w:val="00816B0F"/>
    <w:rsid w:val="00821E6C"/>
    <w:rsid w:val="00822720"/>
    <w:rsid w:val="00825DEA"/>
    <w:rsid w:val="00830058"/>
    <w:rsid w:val="00831D53"/>
    <w:rsid w:val="00831FE4"/>
    <w:rsid w:val="008339D2"/>
    <w:rsid w:val="00836830"/>
    <w:rsid w:val="00837D15"/>
    <w:rsid w:val="008408A3"/>
    <w:rsid w:val="00841DCC"/>
    <w:rsid w:val="00842C32"/>
    <w:rsid w:val="00842DBD"/>
    <w:rsid w:val="00850423"/>
    <w:rsid w:val="0085112C"/>
    <w:rsid w:val="00852198"/>
    <w:rsid w:val="00852F13"/>
    <w:rsid w:val="0086288B"/>
    <w:rsid w:val="00865E9B"/>
    <w:rsid w:val="008664A6"/>
    <w:rsid w:val="008732B7"/>
    <w:rsid w:val="00874964"/>
    <w:rsid w:val="00875C13"/>
    <w:rsid w:val="008774AA"/>
    <w:rsid w:val="00881CD9"/>
    <w:rsid w:val="00884FA8"/>
    <w:rsid w:val="008864DA"/>
    <w:rsid w:val="00887B5C"/>
    <w:rsid w:val="00887B9B"/>
    <w:rsid w:val="0089411D"/>
    <w:rsid w:val="00895360"/>
    <w:rsid w:val="00895B12"/>
    <w:rsid w:val="00895E39"/>
    <w:rsid w:val="00895FAA"/>
    <w:rsid w:val="00897188"/>
    <w:rsid w:val="008A1C94"/>
    <w:rsid w:val="008A297C"/>
    <w:rsid w:val="008A2C1D"/>
    <w:rsid w:val="008A2E28"/>
    <w:rsid w:val="008A46E7"/>
    <w:rsid w:val="008A4CEF"/>
    <w:rsid w:val="008A7184"/>
    <w:rsid w:val="008B1562"/>
    <w:rsid w:val="008B1652"/>
    <w:rsid w:val="008B2B6A"/>
    <w:rsid w:val="008B2D73"/>
    <w:rsid w:val="008B3699"/>
    <w:rsid w:val="008B5EA0"/>
    <w:rsid w:val="008B7129"/>
    <w:rsid w:val="008B7955"/>
    <w:rsid w:val="008C370F"/>
    <w:rsid w:val="008C4213"/>
    <w:rsid w:val="008C6DB0"/>
    <w:rsid w:val="008C702D"/>
    <w:rsid w:val="008C70F6"/>
    <w:rsid w:val="008D02AD"/>
    <w:rsid w:val="008D1F0B"/>
    <w:rsid w:val="008D21BC"/>
    <w:rsid w:val="008D24EF"/>
    <w:rsid w:val="008D2927"/>
    <w:rsid w:val="008D2C6E"/>
    <w:rsid w:val="008D3A9D"/>
    <w:rsid w:val="008D40CA"/>
    <w:rsid w:val="008D4A56"/>
    <w:rsid w:val="008D5707"/>
    <w:rsid w:val="008D58C6"/>
    <w:rsid w:val="008E0D53"/>
    <w:rsid w:val="008E42BE"/>
    <w:rsid w:val="008E46CB"/>
    <w:rsid w:val="008E7234"/>
    <w:rsid w:val="008E76F4"/>
    <w:rsid w:val="008E7DCA"/>
    <w:rsid w:val="008E7F6B"/>
    <w:rsid w:val="008F39ED"/>
    <w:rsid w:val="008F6B31"/>
    <w:rsid w:val="008F79E6"/>
    <w:rsid w:val="00901F53"/>
    <w:rsid w:val="009034FF"/>
    <w:rsid w:val="00904FBA"/>
    <w:rsid w:val="00906004"/>
    <w:rsid w:val="009063A2"/>
    <w:rsid w:val="00906439"/>
    <w:rsid w:val="0090747C"/>
    <w:rsid w:val="009101EE"/>
    <w:rsid w:val="0091026F"/>
    <w:rsid w:val="0091165D"/>
    <w:rsid w:val="0091257D"/>
    <w:rsid w:val="0091465A"/>
    <w:rsid w:val="009157DC"/>
    <w:rsid w:val="009201B6"/>
    <w:rsid w:val="0092326E"/>
    <w:rsid w:val="009239C7"/>
    <w:rsid w:val="00925714"/>
    <w:rsid w:val="00926C58"/>
    <w:rsid w:val="00926D99"/>
    <w:rsid w:val="0092703C"/>
    <w:rsid w:val="00930645"/>
    <w:rsid w:val="00931235"/>
    <w:rsid w:val="009340CD"/>
    <w:rsid w:val="00935C5B"/>
    <w:rsid w:val="00935CA2"/>
    <w:rsid w:val="00941A95"/>
    <w:rsid w:val="00944880"/>
    <w:rsid w:val="00944BAA"/>
    <w:rsid w:val="00944FFA"/>
    <w:rsid w:val="00945434"/>
    <w:rsid w:val="0095155F"/>
    <w:rsid w:val="00952EFA"/>
    <w:rsid w:val="00953436"/>
    <w:rsid w:val="0095512D"/>
    <w:rsid w:val="009552B3"/>
    <w:rsid w:val="00956ADA"/>
    <w:rsid w:val="00957E8F"/>
    <w:rsid w:val="00957FEF"/>
    <w:rsid w:val="009607C3"/>
    <w:rsid w:val="00960E9E"/>
    <w:rsid w:val="00960F06"/>
    <w:rsid w:val="00962829"/>
    <w:rsid w:val="00962A37"/>
    <w:rsid w:val="00965AFE"/>
    <w:rsid w:val="00966805"/>
    <w:rsid w:val="00966F52"/>
    <w:rsid w:val="009676A0"/>
    <w:rsid w:val="00967F93"/>
    <w:rsid w:val="00970CAA"/>
    <w:rsid w:val="009713C2"/>
    <w:rsid w:val="0097525B"/>
    <w:rsid w:val="0097592F"/>
    <w:rsid w:val="009773F3"/>
    <w:rsid w:val="0098004F"/>
    <w:rsid w:val="0098019D"/>
    <w:rsid w:val="00985333"/>
    <w:rsid w:val="009902AB"/>
    <w:rsid w:val="00990322"/>
    <w:rsid w:val="00990E00"/>
    <w:rsid w:val="009957D2"/>
    <w:rsid w:val="009A02D1"/>
    <w:rsid w:val="009A097B"/>
    <w:rsid w:val="009A284C"/>
    <w:rsid w:val="009A517D"/>
    <w:rsid w:val="009A5D79"/>
    <w:rsid w:val="009B0508"/>
    <w:rsid w:val="009B1BE6"/>
    <w:rsid w:val="009B1FD2"/>
    <w:rsid w:val="009B24E5"/>
    <w:rsid w:val="009B3323"/>
    <w:rsid w:val="009B4AA8"/>
    <w:rsid w:val="009B4E65"/>
    <w:rsid w:val="009B7B4C"/>
    <w:rsid w:val="009C129A"/>
    <w:rsid w:val="009C2139"/>
    <w:rsid w:val="009C6AF8"/>
    <w:rsid w:val="009C7DD6"/>
    <w:rsid w:val="009D12FB"/>
    <w:rsid w:val="009D2864"/>
    <w:rsid w:val="009D2954"/>
    <w:rsid w:val="009D3CE6"/>
    <w:rsid w:val="009D429F"/>
    <w:rsid w:val="009D653A"/>
    <w:rsid w:val="009D7299"/>
    <w:rsid w:val="009E0324"/>
    <w:rsid w:val="009E084D"/>
    <w:rsid w:val="009E2FD5"/>
    <w:rsid w:val="009E4678"/>
    <w:rsid w:val="009E480C"/>
    <w:rsid w:val="009E4D10"/>
    <w:rsid w:val="009E4F03"/>
    <w:rsid w:val="009E58D8"/>
    <w:rsid w:val="009E7C20"/>
    <w:rsid w:val="009F11AF"/>
    <w:rsid w:val="009F2DFD"/>
    <w:rsid w:val="009F3148"/>
    <w:rsid w:val="009F4132"/>
    <w:rsid w:val="009F55DA"/>
    <w:rsid w:val="009F7201"/>
    <w:rsid w:val="009F73EA"/>
    <w:rsid w:val="00A008BA"/>
    <w:rsid w:val="00A01D31"/>
    <w:rsid w:val="00A02894"/>
    <w:rsid w:val="00A0486C"/>
    <w:rsid w:val="00A064FB"/>
    <w:rsid w:val="00A100AD"/>
    <w:rsid w:val="00A12513"/>
    <w:rsid w:val="00A127B3"/>
    <w:rsid w:val="00A12C59"/>
    <w:rsid w:val="00A13FE4"/>
    <w:rsid w:val="00A15777"/>
    <w:rsid w:val="00A15EA8"/>
    <w:rsid w:val="00A16170"/>
    <w:rsid w:val="00A17865"/>
    <w:rsid w:val="00A21E06"/>
    <w:rsid w:val="00A22DD0"/>
    <w:rsid w:val="00A241D4"/>
    <w:rsid w:val="00A242A0"/>
    <w:rsid w:val="00A24606"/>
    <w:rsid w:val="00A27183"/>
    <w:rsid w:val="00A31AC3"/>
    <w:rsid w:val="00A31B67"/>
    <w:rsid w:val="00A32158"/>
    <w:rsid w:val="00A34C12"/>
    <w:rsid w:val="00A35724"/>
    <w:rsid w:val="00A3649E"/>
    <w:rsid w:val="00A405C5"/>
    <w:rsid w:val="00A422BD"/>
    <w:rsid w:val="00A42895"/>
    <w:rsid w:val="00A43788"/>
    <w:rsid w:val="00A4399A"/>
    <w:rsid w:val="00A443AB"/>
    <w:rsid w:val="00A44563"/>
    <w:rsid w:val="00A45802"/>
    <w:rsid w:val="00A45C83"/>
    <w:rsid w:val="00A460FD"/>
    <w:rsid w:val="00A471DE"/>
    <w:rsid w:val="00A501F5"/>
    <w:rsid w:val="00A520CF"/>
    <w:rsid w:val="00A549E3"/>
    <w:rsid w:val="00A600D4"/>
    <w:rsid w:val="00A60759"/>
    <w:rsid w:val="00A60A20"/>
    <w:rsid w:val="00A60AC6"/>
    <w:rsid w:val="00A61538"/>
    <w:rsid w:val="00A63A0D"/>
    <w:rsid w:val="00A63A24"/>
    <w:rsid w:val="00A63E50"/>
    <w:rsid w:val="00A649FE"/>
    <w:rsid w:val="00A6504F"/>
    <w:rsid w:val="00A6587E"/>
    <w:rsid w:val="00A66BD8"/>
    <w:rsid w:val="00A67B97"/>
    <w:rsid w:val="00A75026"/>
    <w:rsid w:val="00A7630E"/>
    <w:rsid w:val="00A76B87"/>
    <w:rsid w:val="00A76C29"/>
    <w:rsid w:val="00A771FF"/>
    <w:rsid w:val="00A776FC"/>
    <w:rsid w:val="00A824F0"/>
    <w:rsid w:val="00A87E77"/>
    <w:rsid w:val="00A901F2"/>
    <w:rsid w:val="00A9069C"/>
    <w:rsid w:val="00A90DE6"/>
    <w:rsid w:val="00A90EBF"/>
    <w:rsid w:val="00A9108C"/>
    <w:rsid w:val="00A91559"/>
    <w:rsid w:val="00A9273C"/>
    <w:rsid w:val="00A9300E"/>
    <w:rsid w:val="00A94264"/>
    <w:rsid w:val="00A94398"/>
    <w:rsid w:val="00A94E3F"/>
    <w:rsid w:val="00A95064"/>
    <w:rsid w:val="00A96B4D"/>
    <w:rsid w:val="00A97204"/>
    <w:rsid w:val="00AA0383"/>
    <w:rsid w:val="00AA0754"/>
    <w:rsid w:val="00AA0FF2"/>
    <w:rsid w:val="00AA4BCC"/>
    <w:rsid w:val="00AA5D36"/>
    <w:rsid w:val="00AA5DB0"/>
    <w:rsid w:val="00AA5E59"/>
    <w:rsid w:val="00AA6350"/>
    <w:rsid w:val="00AA6C00"/>
    <w:rsid w:val="00AB1B7D"/>
    <w:rsid w:val="00AB1EDA"/>
    <w:rsid w:val="00AB334B"/>
    <w:rsid w:val="00AB4799"/>
    <w:rsid w:val="00AB5AB6"/>
    <w:rsid w:val="00AC11EA"/>
    <w:rsid w:val="00AC5AE0"/>
    <w:rsid w:val="00AC662A"/>
    <w:rsid w:val="00AD15F3"/>
    <w:rsid w:val="00AD23EB"/>
    <w:rsid w:val="00AD2517"/>
    <w:rsid w:val="00AD2625"/>
    <w:rsid w:val="00AD4A6E"/>
    <w:rsid w:val="00AD501B"/>
    <w:rsid w:val="00AE20FF"/>
    <w:rsid w:val="00AE2206"/>
    <w:rsid w:val="00AE3603"/>
    <w:rsid w:val="00AE4A82"/>
    <w:rsid w:val="00AE5758"/>
    <w:rsid w:val="00AF2192"/>
    <w:rsid w:val="00AF2CA9"/>
    <w:rsid w:val="00AF42E0"/>
    <w:rsid w:val="00AF4A35"/>
    <w:rsid w:val="00B02330"/>
    <w:rsid w:val="00B02ABB"/>
    <w:rsid w:val="00B04077"/>
    <w:rsid w:val="00B05D50"/>
    <w:rsid w:val="00B12567"/>
    <w:rsid w:val="00B136F3"/>
    <w:rsid w:val="00B13B72"/>
    <w:rsid w:val="00B15C0D"/>
    <w:rsid w:val="00B17002"/>
    <w:rsid w:val="00B20EEC"/>
    <w:rsid w:val="00B25653"/>
    <w:rsid w:val="00B30118"/>
    <w:rsid w:val="00B30AD4"/>
    <w:rsid w:val="00B30B84"/>
    <w:rsid w:val="00B322E7"/>
    <w:rsid w:val="00B32F32"/>
    <w:rsid w:val="00B33592"/>
    <w:rsid w:val="00B33AC6"/>
    <w:rsid w:val="00B33AF9"/>
    <w:rsid w:val="00B34331"/>
    <w:rsid w:val="00B360BD"/>
    <w:rsid w:val="00B3669A"/>
    <w:rsid w:val="00B366BA"/>
    <w:rsid w:val="00B3711E"/>
    <w:rsid w:val="00B37419"/>
    <w:rsid w:val="00B37C32"/>
    <w:rsid w:val="00B409D7"/>
    <w:rsid w:val="00B41DEA"/>
    <w:rsid w:val="00B42CFD"/>
    <w:rsid w:val="00B43393"/>
    <w:rsid w:val="00B44A06"/>
    <w:rsid w:val="00B46197"/>
    <w:rsid w:val="00B46F80"/>
    <w:rsid w:val="00B501B9"/>
    <w:rsid w:val="00B50DD5"/>
    <w:rsid w:val="00B51B17"/>
    <w:rsid w:val="00B52018"/>
    <w:rsid w:val="00B54446"/>
    <w:rsid w:val="00B56A89"/>
    <w:rsid w:val="00B5773F"/>
    <w:rsid w:val="00B57C5F"/>
    <w:rsid w:val="00B6092E"/>
    <w:rsid w:val="00B6099B"/>
    <w:rsid w:val="00B62BC7"/>
    <w:rsid w:val="00B638A6"/>
    <w:rsid w:val="00B65ABD"/>
    <w:rsid w:val="00B663AC"/>
    <w:rsid w:val="00B66B30"/>
    <w:rsid w:val="00B70708"/>
    <w:rsid w:val="00B7172F"/>
    <w:rsid w:val="00B7425F"/>
    <w:rsid w:val="00B74D67"/>
    <w:rsid w:val="00B75A6F"/>
    <w:rsid w:val="00B7677C"/>
    <w:rsid w:val="00B76ED6"/>
    <w:rsid w:val="00B776CC"/>
    <w:rsid w:val="00B779A9"/>
    <w:rsid w:val="00B807B0"/>
    <w:rsid w:val="00B81B11"/>
    <w:rsid w:val="00B81B3D"/>
    <w:rsid w:val="00B8222E"/>
    <w:rsid w:val="00B82644"/>
    <w:rsid w:val="00B84A47"/>
    <w:rsid w:val="00B862F3"/>
    <w:rsid w:val="00B87C06"/>
    <w:rsid w:val="00B904EA"/>
    <w:rsid w:val="00B90AD8"/>
    <w:rsid w:val="00B91536"/>
    <w:rsid w:val="00B91593"/>
    <w:rsid w:val="00B9302C"/>
    <w:rsid w:val="00B94821"/>
    <w:rsid w:val="00B9484B"/>
    <w:rsid w:val="00B949B0"/>
    <w:rsid w:val="00B95810"/>
    <w:rsid w:val="00B9689D"/>
    <w:rsid w:val="00BA16D4"/>
    <w:rsid w:val="00BA1A14"/>
    <w:rsid w:val="00BA377E"/>
    <w:rsid w:val="00BA433E"/>
    <w:rsid w:val="00BA4D81"/>
    <w:rsid w:val="00BA4F87"/>
    <w:rsid w:val="00BB07CC"/>
    <w:rsid w:val="00BB0DD5"/>
    <w:rsid w:val="00BB27F8"/>
    <w:rsid w:val="00BB4B03"/>
    <w:rsid w:val="00BB71B3"/>
    <w:rsid w:val="00BC1C9A"/>
    <w:rsid w:val="00BC51B8"/>
    <w:rsid w:val="00BD21E1"/>
    <w:rsid w:val="00BD3DA9"/>
    <w:rsid w:val="00BD5489"/>
    <w:rsid w:val="00BD5A62"/>
    <w:rsid w:val="00BD6B01"/>
    <w:rsid w:val="00BD7524"/>
    <w:rsid w:val="00BE039C"/>
    <w:rsid w:val="00BE1C3F"/>
    <w:rsid w:val="00BE3181"/>
    <w:rsid w:val="00BE55F9"/>
    <w:rsid w:val="00BE5B8C"/>
    <w:rsid w:val="00BF0452"/>
    <w:rsid w:val="00BF21CE"/>
    <w:rsid w:val="00BF3098"/>
    <w:rsid w:val="00BF6519"/>
    <w:rsid w:val="00BF683C"/>
    <w:rsid w:val="00C0076C"/>
    <w:rsid w:val="00C011FD"/>
    <w:rsid w:val="00C0239E"/>
    <w:rsid w:val="00C045FC"/>
    <w:rsid w:val="00C0490A"/>
    <w:rsid w:val="00C04D4A"/>
    <w:rsid w:val="00C050B4"/>
    <w:rsid w:val="00C07EF9"/>
    <w:rsid w:val="00C10F2F"/>
    <w:rsid w:val="00C13974"/>
    <w:rsid w:val="00C14578"/>
    <w:rsid w:val="00C149D8"/>
    <w:rsid w:val="00C153FD"/>
    <w:rsid w:val="00C15DAC"/>
    <w:rsid w:val="00C15F7E"/>
    <w:rsid w:val="00C17FBE"/>
    <w:rsid w:val="00C203C9"/>
    <w:rsid w:val="00C20A3A"/>
    <w:rsid w:val="00C21B50"/>
    <w:rsid w:val="00C22988"/>
    <w:rsid w:val="00C244C5"/>
    <w:rsid w:val="00C2610B"/>
    <w:rsid w:val="00C26B85"/>
    <w:rsid w:val="00C276FB"/>
    <w:rsid w:val="00C27A7A"/>
    <w:rsid w:val="00C27A7B"/>
    <w:rsid w:val="00C31D27"/>
    <w:rsid w:val="00C31F93"/>
    <w:rsid w:val="00C32B02"/>
    <w:rsid w:val="00C32D94"/>
    <w:rsid w:val="00C32DAD"/>
    <w:rsid w:val="00C34947"/>
    <w:rsid w:val="00C34AB1"/>
    <w:rsid w:val="00C3589D"/>
    <w:rsid w:val="00C35B0F"/>
    <w:rsid w:val="00C37862"/>
    <w:rsid w:val="00C404A2"/>
    <w:rsid w:val="00C41721"/>
    <w:rsid w:val="00C42993"/>
    <w:rsid w:val="00C43AF7"/>
    <w:rsid w:val="00C45817"/>
    <w:rsid w:val="00C45C9B"/>
    <w:rsid w:val="00C45D98"/>
    <w:rsid w:val="00C46749"/>
    <w:rsid w:val="00C46EA6"/>
    <w:rsid w:val="00C52CAD"/>
    <w:rsid w:val="00C53DCE"/>
    <w:rsid w:val="00C54648"/>
    <w:rsid w:val="00C560DB"/>
    <w:rsid w:val="00C56497"/>
    <w:rsid w:val="00C56D39"/>
    <w:rsid w:val="00C570BC"/>
    <w:rsid w:val="00C57795"/>
    <w:rsid w:val="00C57A02"/>
    <w:rsid w:val="00C600CD"/>
    <w:rsid w:val="00C61EEE"/>
    <w:rsid w:val="00C63BD6"/>
    <w:rsid w:val="00C64825"/>
    <w:rsid w:val="00C657A8"/>
    <w:rsid w:val="00C66007"/>
    <w:rsid w:val="00C667A5"/>
    <w:rsid w:val="00C673A5"/>
    <w:rsid w:val="00C7278F"/>
    <w:rsid w:val="00C73EEA"/>
    <w:rsid w:val="00C74006"/>
    <w:rsid w:val="00C75A37"/>
    <w:rsid w:val="00C75E2B"/>
    <w:rsid w:val="00C76665"/>
    <w:rsid w:val="00C76CD6"/>
    <w:rsid w:val="00C80E72"/>
    <w:rsid w:val="00C813E0"/>
    <w:rsid w:val="00C82554"/>
    <w:rsid w:val="00C83465"/>
    <w:rsid w:val="00C84EDA"/>
    <w:rsid w:val="00C86032"/>
    <w:rsid w:val="00C90BB7"/>
    <w:rsid w:val="00C91C1E"/>
    <w:rsid w:val="00C93BF3"/>
    <w:rsid w:val="00C93D55"/>
    <w:rsid w:val="00C94BC0"/>
    <w:rsid w:val="00C97C68"/>
    <w:rsid w:val="00CA0159"/>
    <w:rsid w:val="00CA18DF"/>
    <w:rsid w:val="00CA28A6"/>
    <w:rsid w:val="00CA3799"/>
    <w:rsid w:val="00CA4908"/>
    <w:rsid w:val="00CA4E60"/>
    <w:rsid w:val="00CA5594"/>
    <w:rsid w:val="00CA5895"/>
    <w:rsid w:val="00CA767C"/>
    <w:rsid w:val="00CA7712"/>
    <w:rsid w:val="00CB02F8"/>
    <w:rsid w:val="00CB0ECB"/>
    <w:rsid w:val="00CB51F3"/>
    <w:rsid w:val="00CB527D"/>
    <w:rsid w:val="00CB5B21"/>
    <w:rsid w:val="00CB7E74"/>
    <w:rsid w:val="00CC0A48"/>
    <w:rsid w:val="00CC1E7E"/>
    <w:rsid w:val="00CC2390"/>
    <w:rsid w:val="00CC34C6"/>
    <w:rsid w:val="00CC3A51"/>
    <w:rsid w:val="00CC4072"/>
    <w:rsid w:val="00CC4530"/>
    <w:rsid w:val="00CC75FC"/>
    <w:rsid w:val="00CC792E"/>
    <w:rsid w:val="00CD150D"/>
    <w:rsid w:val="00CD19FD"/>
    <w:rsid w:val="00CD209A"/>
    <w:rsid w:val="00CD3E51"/>
    <w:rsid w:val="00CD5958"/>
    <w:rsid w:val="00CD6952"/>
    <w:rsid w:val="00CD6D42"/>
    <w:rsid w:val="00CD7DC6"/>
    <w:rsid w:val="00CE05E8"/>
    <w:rsid w:val="00CE1493"/>
    <w:rsid w:val="00CE1856"/>
    <w:rsid w:val="00CE2696"/>
    <w:rsid w:val="00CE3832"/>
    <w:rsid w:val="00CE3D5A"/>
    <w:rsid w:val="00CE5FB2"/>
    <w:rsid w:val="00CE7C57"/>
    <w:rsid w:val="00CF00C4"/>
    <w:rsid w:val="00CF0527"/>
    <w:rsid w:val="00CF0FA0"/>
    <w:rsid w:val="00CF1160"/>
    <w:rsid w:val="00CF1F13"/>
    <w:rsid w:val="00CF39BB"/>
    <w:rsid w:val="00CF418C"/>
    <w:rsid w:val="00CF5B40"/>
    <w:rsid w:val="00CF60F4"/>
    <w:rsid w:val="00CF6B10"/>
    <w:rsid w:val="00CF74A4"/>
    <w:rsid w:val="00CF7B03"/>
    <w:rsid w:val="00D007B3"/>
    <w:rsid w:val="00D00D3A"/>
    <w:rsid w:val="00D00DE3"/>
    <w:rsid w:val="00D01172"/>
    <w:rsid w:val="00D01E33"/>
    <w:rsid w:val="00D01E6B"/>
    <w:rsid w:val="00D03536"/>
    <w:rsid w:val="00D06773"/>
    <w:rsid w:val="00D074CF"/>
    <w:rsid w:val="00D10D56"/>
    <w:rsid w:val="00D122D8"/>
    <w:rsid w:val="00D13065"/>
    <w:rsid w:val="00D1387F"/>
    <w:rsid w:val="00D143FA"/>
    <w:rsid w:val="00D14698"/>
    <w:rsid w:val="00D153F8"/>
    <w:rsid w:val="00D15B88"/>
    <w:rsid w:val="00D16F18"/>
    <w:rsid w:val="00D203CE"/>
    <w:rsid w:val="00D21EE8"/>
    <w:rsid w:val="00D2719E"/>
    <w:rsid w:val="00D33730"/>
    <w:rsid w:val="00D3503B"/>
    <w:rsid w:val="00D35B3D"/>
    <w:rsid w:val="00D36F9A"/>
    <w:rsid w:val="00D4079A"/>
    <w:rsid w:val="00D44244"/>
    <w:rsid w:val="00D44415"/>
    <w:rsid w:val="00D449EC"/>
    <w:rsid w:val="00D4507F"/>
    <w:rsid w:val="00D4584C"/>
    <w:rsid w:val="00D4624E"/>
    <w:rsid w:val="00D47395"/>
    <w:rsid w:val="00D47F9B"/>
    <w:rsid w:val="00D51523"/>
    <w:rsid w:val="00D547C8"/>
    <w:rsid w:val="00D55056"/>
    <w:rsid w:val="00D56E50"/>
    <w:rsid w:val="00D575D8"/>
    <w:rsid w:val="00D60E9E"/>
    <w:rsid w:val="00D6205F"/>
    <w:rsid w:val="00D6360E"/>
    <w:rsid w:val="00D63684"/>
    <w:rsid w:val="00D650F4"/>
    <w:rsid w:val="00D653EA"/>
    <w:rsid w:val="00D65513"/>
    <w:rsid w:val="00D65B9F"/>
    <w:rsid w:val="00D65EF9"/>
    <w:rsid w:val="00D6608D"/>
    <w:rsid w:val="00D66CFB"/>
    <w:rsid w:val="00D71142"/>
    <w:rsid w:val="00D71AD1"/>
    <w:rsid w:val="00D76B6E"/>
    <w:rsid w:val="00D77C66"/>
    <w:rsid w:val="00D8008A"/>
    <w:rsid w:val="00D817D7"/>
    <w:rsid w:val="00D81B2D"/>
    <w:rsid w:val="00D84B84"/>
    <w:rsid w:val="00D85C03"/>
    <w:rsid w:val="00D865B6"/>
    <w:rsid w:val="00D915B0"/>
    <w:rsid w:val="00D95552"/>
    <w:rsid w:val="00DA0562"/>
    <w:rsid w:val="00DA0CA3"/>
    <w:rsid w:val="00DA1545"/>
    <w:rsid w:val="00DA302E"/>
    <w:rsid w:val="00DA3C77"/>
    <w:rsid w:val="00DA494C"/>
    <w:rsid w:val="00DA5360"/>
    <w:rsid w:val="00DA5A93"/>
    <w:rsid w:val="00DA61C5"/>
    <w:rsid w:val="00DA6883"/>
    <w:rsid w:val="00DB4B12"/>
    <w:rsid w:val="00DB7C52"/>
    <w:rsid w:val="00DC0FA4"/>
    <w:rsid w:val="00DC19AD"/>
    <w:rsid w:val="00DC25D0"/>
    <w:rsid w:val="00DC28C9"/>
    <w:rsid w:val="00DC5B97"/>
    <w:rsid w:val="00DC65A2"/>
    <w:rsid w:val="00DC7BAC"/>
    <w:rsid w:val="00DD1197"/>
    <w:rsid w:val="00DD1D86"/>
    <w:rsid w:val="00DD3991"/>
    <w:rsid w:val="00DD6476"/>
    <w:rsid w:val="00DD661C"/>
    <w:rsid w:val="00DD6695"/>
    <w:rsid w:val="00DD73F4"/>
    <w:rsid w:val="00DD7B11"/>
    <w:rsid w:val="00DD7BCA"/>
    <w:rsid w:val="00DE30F0"/>
    <w:rsid w:val="00DE3435"/>
    <w:rsid w:val="00DE3F4C"/>
    <w:rsid w:val="00DE55C5"/>
    <w:rsid w:val="00DE6A97"/>
    <w:rsid w:val="00DE74DE"/>
    <w:rsid w:val="00DE788D"/>
    <w:rsid w:val="00DF0276"/>
    <w:rsid w:val="00DF2253"/>
    <w:rsid w:val="00DF3808"/>
    <w:rsid w:val="00DF4A03"/>
    <w:rsid w:val="00DF6B1D"/>
    <w:rsid w:val="00DF7D6E"/>
    <w:rsid w:val="00E010A0"/>
    <w:rsid w:val="00E01AE1"/>
    <w:rsid w:val="00E028B7"/>
    <w:rsid w:val="00E02F21"/>
    <w:rsid w:val="00E034D2"/>
    <w:rsid w:val="00E047E0"/>
    <w:rsid w:val="00E074AE"/>
    <w:rsid w:val="00E11DA8"/>
    <w:rsid w:val="00E1465D"/>
    <w:rsid w:val="00E15313"/>
    <w:rsid w:val="00E21057"/>
    <w:rsid w:val="00E21884"/>
    <w:rsid w:val="00E22881"/>
    <w:rsid w:val="00E25787"/>
    <w:rsid w:val="00E26EEC"/>
    <w:rsid w:val="00E270DC"/>
    <w:rsid w:val="00E2798E"/>
    <w:rsid w:val="00E305D7"/>
    <w:rsid w:val="00E31059"/>
    <w:rsid w:val="00E31A84"/>
    <w:rsid w:val="00E31B6B"/>
    <w:rsid w:val="00E31F24"/>
    <w:rsid w:val="00E3211A"/>
    <w:rsid w:val="00E33410"/>
    <w:rsid w:val="00E339DD"/>
    <w:rsid w:val="00E417BA"/>
    <w:rsid w:val="00E42138"/>
    <w:rsid w:val="00E427EC"/>
    <w:rsid w:val="00E428C0"/>
    <w:rsid w:val="00E42BFB"/>
    <w:rsid w:val="00E43256"/>
    <w:rsid w:val="00E43718"/>
    <w:rsid w:val="00E45CE1"/>
    <w:rsid w:val="00E45D8C"/>
    <w:rsid w:val="00E477B6"/>
    <w:rsid w:val="00E51ACB"/>
    <w:rsid w:val="00E52636"/>
    <w:rsid w:val="00E52960"/>
    <w:rsid w:val="00E55F85"/>
    <w:rsid w:val="00E56887"/>
    <w:rsid w:val="00E600C8"/>
    <w:rsid w:val="00E60B8C"/>
    <w:rsid w:val="00E63028"/>
    <w:rsid w:val="00E63AF5"/>
    <w:rsid w:val="00E64340"/>
    <w:rsid w:val="00E665B2"/>
    <w:rsid w:val="00E66A9B"/>
    <w:rsid w:val="00E67162"/>
    <w:rsid w:val="00E704DE"/>
    <w:rsid w:val="00E70766"/>
    <w:rsid w:val="00E7359E"/>
    <w:rsid w:val="00E74F99"/>
    <w:rsid w:val="00E75FC1"/>
    <w:rsid w:val="00E7797F"/>
    <w:rsid w:val="00E8081E"/>
    <w:rsid w:val="00E81802"/>
    <w:rsid w:val="00E83706"/>
    <w:rsid w:val="00E85824"/>
    <w:rsid w:val="00E865CB"/>
    <w:rsid w:val="00E86615"/>
    <w:rsid w:val="00E94F7F"/>
    <w:rsid w:val="00E94FA8"/>
    <w:rsid w:val="00E95C04"/>
    <w:rsid w:val="00E96B1F"/>
    <w:rsid w:val="00E9765F"/>
    <w:rsid w:val="00EA1C3E"/>
    <w:rsid w:val="00EA2B43"/>
    <w:rsid w:val="00EA338D"/>
    <w:rsid w:val="00EA6C89"/>
    <w:rsid w:val="00EB129A"/>
    <w:rsid w:val="00EB13CE"/>
    <w:rsid w:val="00EB204D"/>
    <w:rsid w:val="00EB413D"/>
    <w:rsid w:val="00EB50F8"/>
    <w:rsid w:val="00EB5401"/>
    <w:rsid w:val="00EB7079"/>
    <w:rsid w:val="00EC1115"/>
    <w:rsid w:val="00EC1467"/>
    <w:rsid w:val="00EC155C"/>
    <w:rsid w:val="00EC164D"/>
    <w:rsid w:val="00EC2355"/>
    <w:rsid w:val="00EC2E31"/>
    <w:rsid w:val="00EC324B"/>
    <w:rsid w:val="00EC44B7"/>
    <w:rsid w:val="00EC4649"/>
    <w:rsid w:val="00EC489F"/>
    <w:rsid w:val="00EC4D26"/>
    <w:rsid w:val="00EC66BC"/>
    <w:rsid w:val="00EC77C6"/>
    <w:rsid w:val="00ED35BD"/>
    <w:rsid w:val="00ED3BD4"/>
    <w:rsid w:val="00ED44E7"/>
    <w:rsid w:val="00ED4F0A"/>
    <w:rsid w:val="00ED684A"/>
    <w:rsid w:val="00EE4666"/>
    <w:rsid w:val="00EE4F0C"/>
    <w:rsid w:val="00EE77EB"/>
    <w:rsid w:val="00EF115D"/>
    <w:rsid w:val="00EF251A"/>
    <w:rsid w:val="00EF3665"/>
    <w:rsid w:val="00EF7586"/>
    <w:rsid w:val="00F02057"/>
    <w:rsid w:val="00F067BC"/>
    <w:rsid w:val="00F07D09"/>
    <w:rsid w:val="00F106CD"/>
    <w:rsid w:val="00F11365"/>
    <w:rsid w:val="00F12611"/>
    <w:rsid w:val="00F13AF4"/>
    <w:rsid w:val="00F14CB1"/>
    <w:rsid w:val="00F177C0"/>
    <w:rsid w:val="00F17842"/>
    <w:rsid w:val="00F21B5E"/>
    <w:rsid w:val="00F267EF"/>
    <w:rsid w:val="00F306C2"/>
    <w:rsid w:val="00F3299A"/>
    <w:rsid w:val="00F34A33"/>
    <w:rsid w:val="00F34B52"/>
    <w:rsid w:val="00F35015"/>
    <w:rsid w:val="00F40380"/>
    <w:rsid w:val="00F4304D"/>
    <w:rsid w:val="00F43C70"/>
    <w:rsid w:val="00F45B00"/>
    <w:rsid w:val="00F46648"/>
    <w:rsid w:val="00F46E91"/>
    <w:rsid w:val="00F47F63"/>
    <w:rsid w:val="00F51438"/>
    <w:rsid w:val="00F515A2"/>
    <w:rsid w:val="00F51CAB"/>
    <w:rsid w:val="00F54443"/>
    <w:rsid w:val="00F54622"/>
    <w:rsid w:val="00F55838"/>
    <w:rsid w:val="00F56D2E"/>
    <w:rsid w:val="00F60E4A"/>
    <w:rsid w:val="00F62644"/>
    <w:rsid w:val="00F7019D"/>
    <w:rsid w:val="00F70432"/>
    <w:rsid w:val="00F70D33"/>
    <w:rsid w:val="00F72739"/>
    <w:rsid w:val="00F7337B"/>
    <w:rsid w:val="00F737EB"/>
    <w:rsid w:val="00F74D85"/>
    <w:rsid w:val="00F752D8"/>
    <w:rsid w:val="00F8116A"/>
    <w:rsid w:val="00F818D0"/>
    <w:rsid w:val="00F83C99"/>
    <w:rsid w:val="00F857B5"/>
    <w:rsid w:val="00F85A88"/>
    <w:rsid w:val="00F85AD2"/>
    <w:rsid w:val="00F90D08"/>
    <w:rsid w:val="00F914E9"/>
    <w:rsid w:val="00F93FB1"/>
    <w:rsid w:val="00F94741"/>
    <w:rsid w:val="00F9477C"/>
    <w:rsid w:val="00F94871"/>
    <w:rsid w:val="00FA011F"/>
    <w:rsid w:val="00FA0FEB"/>
    <w:rsid w:val="00FA162E"/>
    <w:rsid w:val="00FA48EE"/>
    <w:rsid w:val="00FA5073"/>
    <w:rsid w:val="00FA6F90"/>
    <w:rsid w:val="00FA7017"/>
    <w:rsid w:val="00FB016F"/>
    <w:rsid w:val="00FB143C"/>
    <w:rsid w:val="00FB21A7"/>
    <w:rsid w:val="00FB3090"/>
    <w:rsid w:val="00FB3B52"/>
    <w:rsid w:val="00FB3BB3"/>
    <w:rsid w:val="00FB4069"/>
    <w:rsid w:val="00FB4B82"/>
    <w:rsid w:val="00FB5DF6"/>
    <w:rsid w:val="00FC1E80"/>
    <w:rsid w:val="00FC3592"/>
    <w:rsid w:val="00FC35D8"/>
    <w:rsid w:val="00FC58A7"/>
    <w:rsid w:val="00FC5E4C"/>
    <w:rsid w:val="00FC62E9"/>
    <w:rsid w:val="00FC6BC2"/>
    <w:rsid w:val="00FD0196"/>
    <w:rsid w:val="00FD1490"/>
    <w:rsid w:val="00FD1B0A"/>
    <w:rsid w:val="00FE1370"/>
    <w:rsid w:val="00FE23AD"/>
    <w:rsid w:val="00FE2953"/>
    <w:rsid w:val="00FE2CB3"/>
    <w:rsid w:val="00FE356F"/>
    <w:rsid w:val="00FE5098"/>
    <w:rsid w:val="00FE6A5D"/>
    <w:rsid w:val="00FF043E"/>
    <w:rsid w:val="00FF090D"/>
    <w:rsid w:val="00FF1441"/>
    <w:rsid w:val="00FF331B"/>
    <w:rsid w:val="00FF3ABE"/>
    <w:rsid w:val="00FF69F3"/>
    <w:rsid w:val="00FF74F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188202"/>
  <w15:docId w15:val="{1632DDA6-F09D-487D-AD6A-5E83A45A0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0C0"/>
    <w:pPr>
      <w:spacing w:line="480" w:lineRule="auto"/>
      <w:jc w:val="both"/>
    </w:pPr>
    <w:rPr>
      <w:rFonts w:ascii="Times New Roman" w:hAnsi="Times New Roman" w:cs="Times New Roman"/>
      <w:lang w:val="en-GB"/>
    </w:rPr>
  </w:style>
  <w:style w:type="paragraph" w:styleId="Heading1">
    <w:name w:val="heading 1"/>
    <w:basedOn w:val="BodyText"/>
    <w:next w:val="Normal"/>
    <w:link w:val="Heading1Char"/>
    <w:uiPriority w:val="9"/>
    <w:qFormat/>
    <w:rsid w:val="00E31F24"/>
    <w:pPr>
      <w:spacing w:after="120" w:line="240" w:lineRule="auto"/>
      <w:outlineLvl w:val="0"/>
    </w:pPr>
    <w:rPr>
      <w:b/>
      <w:bCs/>
      <w:u w:val="single"/>
      <w:lang w:val="en-SG"/>
    </w:rPr>
  </w:style>
  <w:style w:type="paragraph" w:styleId="Heading2">
    <w:name w:val="heading 2"/>
    <w:basedOn w:val="BodyText"/>
    <w:next w:val="Normal"/>
    <w:link w:val="Heading2Char"/>
    <w:uiPriority w:val="9"/>
    <w:unhideWhenUsed/>
    <w:qFormat/>
    <w:rsid w:val="00E31F24"/>
    <w:pPr>
      <w:spacing w:after="120" w:line="240" w:lineRule="auto"/>
      <w:outlineLvl w:val="1"/>
    </w:pPr>
    <w:rPr>
      <w:b/>
      <w:bCs/>
      <w:lang w:val="en-SG"/>
    </w:rPr>
  </w:style>
  <w:style w:type="paragraph" w:styleId="Heading3">
    <w:name w:val="heading 3"/>
    <w:basedOn w:val="Normal"/>
    <w:next w:val="Normal"/>
    <w:link w:val="Heading3Char"/>
    <w:uiPriority w:val="9"/>
    <w:unhideWhenUsed/>
    <w:qFormat/>
    <w:rsid w:val="00400B33"/>
    <w:pPr>
      <w:spacing w:after="120" w:line="240" w:lineRule="auto"/>
      <w:outlineLvl w:val="2"/>
    </w:pPr>
    <w:rPr>
      <w:i/>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205F"/>
  </w:style>
  <w:style w:type="character" w:customStyle="1" w:styleId="BodyTextChar">
    <w:name w:val="Body Text Char"/>
    <w:basedOn w:val="DefaultParagraphFont"/>
    <w:link w:val="BodyText"/>
    <w:uiPriority w:val="1"/>
    <w:rsid w:val="00D6205F"/>
    <w:rPr>
      <w:rFonts w:ascii="Times New Roman" w:hAnsi="Times New Roman" w:cs="Times New Roman"/>
      <w:lang w:val="en-GB"/>
    </w:rPr>
  </w:style>
  <w:style w:type="paragraph" w:styleId="Header">
    <w:name w:val="header"/>
    <w:basedOn w:val="Normal"/>
    <w:link w:val="HeaderChar"/>
    <w:uiPriority w:val="99"/>
    <w:unhideWhenUsed/>
    <w:rsid w:val="00D6205F"/>
    <w:pPr>
      <w:tabs>
        <w:tab w:val="center" w:pos="4513"/>
        <w:tab w:val="right" w:pos="9026"/>
      </w:tabs>
    </w:pPr>
  </w:style>
  <w:style w:type="character" w:customStyle="1" w:styleId="HeaderChar">
    <w:name w:val="Header Char"/>
    <w:basedOn w:val="DefaultParagraphFont"/>
    <w:link w:val="Header"/>
    <w:uiPriority w:val="99"/>
    <w:rsid w:val="00D6205F"/>
    <w:rPr>
      <w:lang w:val="en-GB"/>
    </w:rPr>
  </w:style>
  <w:style w:type="paragraph" w:styleId="Footer">
    <w:name w:val="footer"/>
    <w:basedOn w:val="Normal"/>
    <w:link w:val="FooterChar"/>
    <w:uiPriority w:val="99"/>
    <w:unhideWhenUsed/>
    <w:rsid w:val="00D6205F"/>
    <w:pPr>
      <w:tabs>
        <w:tab w:val="center" w:pos="4513"/>
        <w:tab w:val="right" w:pos="9026"/>
      </w:tabs>
    </w:pPr>
  </w:style>
  <w:style w:type="character" w:customStyle="1" w:styleId="FooterChar">
    <w:name w:val="Footer Char"/>
    <w:basedOn w:val="DefaultParagraphFont"/>
    <w:link w:val="Footer"/>
    <w:uiPriority w:val="99"/>
    <w:rsid w:val="00D6205F"/>
    <w:rPr>
      <w:lang w:val="en-GB"/>
    </w:rPr>
  </w:style>
  <w:style w:type="character" w:customStyle="1" w:styleId="Heading1Char">
    <w:name w:val="Heading 1 Char"/>
    <w:basedOn w:val="DefaultParagraphFont"/>
    <w:link w:val="Heading1"/>
    <w:uiPriority w:val="9"/>
    <w:rsid w:val="00E31F24"/>
    <w:rPr>
      <w:rFonts w:ascii="Times New Roman" w:hAnsi="Times New Roman" w:cs="Times New Roman"/>
      <w:b/>
      <w:bCs/>
      <w:u w:val="single"/>
    </w:rPr>
  </w:style>
  <w:style w:type="paragraph" w:styleId="TOC1">
    <w:name w:val="toc 1"/>
    <w:basedOn w:val="Normal"/>
    <w:next w:val="Normal"/>
    <w:autoRedefine/>
    <w:uiPriority w:val="39"/>
    <w:unhideWhenUsed/>
    <w:rsid w:val="008E7234"/>
    <w:pPr>
      <w:tabs>
        <w:tab w:val="right" w:leader="dot" w:pos="9010"/>
      </w:tabs>
      <w:spacing w:after="100" w:line="360" w:lineRule="auto"/>
      <w:jc w:val="center"/>
    </w:pPr>
    <w:rPr>
      <w:b/>
    </w:rPr>
  </w:style>
  <w:style w:type="character" w:styleId="Hyperlink">
    <w:name w:val="Hyperlink"/>
    <w:basedOn w:val="DefaultParagraphFont"/>
    <w:uiPriority w:val="99"/>
    <w:unhideWhenUsed/>
    <w:rsid w:val="00935C5B"/>
    <w:rPr>
      <w:color w:val="0563C1" w:themeColor="hyperlink"/>
      <w:u w:val="single"/>
    </w:rPr>
  </w:style>
  <w:style w:type="character" w:styleId="PageNumber">
    <w:name w:val="page number"/>
    <w:basedOn w:val="DefaultParagraphFont"/>
    <w:uiPriority w:val="99"/>
    <w:semiHidden/>
    <w:unhideWhenUsed/>
    <w:rsid w:val="00935C5B"/>
  </w:style>
  <w:style w:type="character" w:customStyle="1" w:styleId="Heading2Char">
    <w:name w:val="Heading 2 Char"/>
    <w:basedOn w:val="DefaultParagraphFont"/>
    <w:link w:val="Heading2"/>
    <w:uiPriority w:val="9"/>
    <w:rsid w:val="00E31F24"/>
    <w:rPr>
      <w:rFonts w:ascii="Times New Roman" w:hAnsi="Times New Roman" w:cs="Times New Roman"/>
      <w:b/>
      <w:bCs/>
    </w:rPr>
  </w:style>
  <w:style w:type="paragraph" w:styleId="TOC2">
    <w:name w:val="toc 2"/>
    <w:basedOn w:val="Normal"/>
    <w:next w:val="Normal"/>
    <w:autoRedefine/>
    <w:uiPriority w:val="39"/>
    <w:unhideWhenUsed/>
    <w:rsid w:val="00EC4649"/>
    <w:pPr>
      <w:spacing w:after="100" w:line="360" w:lineRule="auto"/>
      <w:ind w:left="240"/>
    </w:pPr>
  </w:style>
  <w:style w:type="table" w:styleId="TableGrid">
    <w:name w:val="Table Grid"/>
    <w:basedOn w:val="TableNormal"/>
    <w:rsid w:val="00B577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C434E"/>
    <w:pPr>
      <w:spacing w:line="240" w:lineRule="auto"/>
    </w:pPr>
    <w:rPr>
      <w:sz w:val="18"/>
      <w:szCs w:val="18"/>
    </w:rPr>
  </w:style>
  <w:style w:type="character" w:customStyle="1" w:styleId="BalloonTextChar">
    <w:name w:val="Balloon Text Char"/>
    <w:basedOn w:val="DefaultParagraphFont"/>
    <w:link w:val="BalloonText"/>
    <w:uiPriority w:val="99"/>
    <w:semiHidden/>
    <w:rsid w:val="002C434E"/>
    <w:rPr>
      <w:rFonts w:ascii="Times New Roman" w:hAnsi="Times New Roman" w:cs="Times New Roman"/>
      <w:sz w:val="18"/>
      <w:szCs w:val="18"/>
      <w:lang w:val="en-GB"/>
    </w:rPr>
  </w:style>
  <w:style w:type="paragraph" w:styleId="NormalWeb">
    <w:name w:val="Normal (Web)"/>
    <w:basedOn w:val="Normal"/>
    <w:uiPriority w:val="99"/>
    <w:semiHidden/>
    <w:unhideWhenUsed/>
    <w:rsid w:val="00CE1856"/>
    <w:pPr>
      <w:spacing w:before="100" w:beforeAutospacing="1" w:after="100" w:afterAutospacing="1" w:line="240" w:lineRule="auto"/>
      <w:jc w:val="left"/>
    </w:pPr>
    <w:rPr>
      <w:rFonts w:eastAsia="Times New Roman"/>
      <w:lang w:val="en-SG" w:eastAsia="en-GB"/>
    </w:rPr>
  </w:style>
  <w:style w:type="character" w:customStyle="1" w:styleId="Heading3Char">
    <w:name w:val="Heading 3 Char"/>
    <w:basedOn w:val="DefaultParagraphFont"/>
    <w:link w:val="Heading3"/>
    <w:uiPriority w:val="9"/>
    <w:rsid w:val="00400B33"/>
    <w:rPr>
      <w:rFonts w:ascii="Times New Roman" w:hAnsi="Times New Roman" w:cs="Times New Roman"/>
      <w:i/>
    </w:rPr>
  </w:style>
  <w:style w:type="paragraph" w:styleId="TOC3">
    <w:name w:val="toc 3"/>
    <w:basedOn w:val="Normal"/>
    <w:next w:val="Normal"/>
    <w:autoRedefine/>
    <w:uiPriority w:val="39"/>
    <w:unhideWhenUsed/>
    <w:rsid w:val="00D36F9A"/>
    <w:pPr>
      <w:spacing w:after="100"/>
      <w:ind w:left="480"/>
    </w:pPr>
  </w:style>
  <w:style w:type="paragraph" w:styleId="Revision">
    <w:name w:val="Revision"/>
    <w:hidden/>
    <w:uiPriority w:val="99"/>
    <w:semiHidden/>
    <w:rsid w:val="001B6CA6"/>
    <w:rPr>
      <w:rFonts w:ascii="Times New Roman" w:hAnsi="Times New Roman" w:cs="Times New Roman"/>
      <w:lang w:val="en-GB"/>
    </w:rPr>
  </w:style>
  <w:style w:type="character" w:styleId="CommentReference">
    <w:name w:val="annotation reference"/>
    <w:basedOn w:val="DefaultParagraphFont"/>
    <w:uiPriority w:val="99"/>
    <w:semiHidden/>
    <w:unhideWhenUsed/>
    <w:rsid w:val="00CC3A51"/>
    <w:rPr>
      <w:sz w:val="16"/>
      <w:szCs w:val="16"/>
    </w:rPr>
  </w:style>
  <w:style w:type="paragraph" w:styleId="CommentText">
    <w:name w:val="annotation text"/>
    <w:basedOn w:val="Normal"/>
    <w:link w:val="CommentTextChar"/>
    <w:uiPriority w:val="99"/>
    <w:unhideWhenUsed/>
    <w:rsid w:val="00CC3A51"/>
    <w:pPr>
      <w:spacing w:line="240" w:lineRule="auto"/>
    </w:pPr>
    <w:rPr>
      <w:sz w:val="20"/>
      <w:szCs w:val="20"/>
    </w:rPr>
  </w:style>
  <w:style w:type="character" w:customStyle="1" w:styleId="CommentTextChar">
    <w:name w:val="Comment Text Char"/>
    <w:basedOn w:val="DefaultParagraphFont"/>
    <w:link w:val="CommentText"/>
    <w:uiPriority w:val="99"/>
    <w:rsid w:val="00CC3A51"/>
    <w:rPr>
      <w:rFonts w:ascii="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CC3A51"/>
    <w:rPr>
      <w:b/>
      <w:bCs/>
    </w:rPr>
  </w:style>
  <w:style w:type="character" w:customStyle="1" w:styleId="CommentSubjectChar">
    <w:name w:val="Comment Subject Char"/>
    <w:basedOn w:val="CommentTextChar"/>
    <w:link w:val="CommentSubject"/>
    <w:uiPriority w:val="99"/>
    <w:semiHidden/>
    <w:rsid w:val="00CC3A51"/>
    <w:rPr>
      <w:rFonts w:ascii="Times New Roman" w:hAnsi="Times New Roman" w:cs="Times New Roman"/>
      <w:b/>
      <w:bCs/>
      <w:sz w:val="20"/>
      <w:szCs w:val="20"/>
      <w:lang w:val="en-GB"/>
    </w:rPr>
  </w:style>
  <w:style w:type="paragraph" w:styleId="Bibliography">
    <w:name w:val="Bibliography"/>
    <w:basedOn w:val="Normal"/>
    <w:next w:val="Normal"/>
    <w:uiPriority w:val="37"/>
    <w:unhideWhenUsed/>
    <w:rsid w:val="00CC3A51"/>
  </w:style>
  <w:style w:type="paragraph" w:styleId="ListParagraph">
    <w:name w:val="List Paragraph"/>
    <w:basedOn w:val="Normal"/>
    <w:uiPriority w:val="34"/>
    <w:qFormat/>
    <w:rsid w:val="00931235"/>
    <w:pPr>
      <w:ind w:left="720"/>
      <w:contextualSpacing/>
    </w:pPr>
  </w:style>
  <w:style w:type="paragraph" w:styleId="Caption">
    <w:name w:val="caption"/>
    <w:basedOn w:val="Normal"/>
    <w:next w:val="Normal"/>
    <w:uiPriority w:val="35"/>
    <w:unhideWhenUsed/>
    <w:qFormat/>
    <w:rsid w:val="00931235"/>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DF4A03"/>
    <w:rPr>
      <w:color w:val="605E5C"/>
      <w:shd w:val="clear" w:color="auto" w:fill="E1DFDD"/>
    </w:rPr>
  </w:style>
  <w:style w:type="paragraph" w:customStyle="1" w:styleId="paragraph">
    <w:name w:val="paragraph"/>
    <w:basedOn w:val="Normal"/>
    <w:rsid w:val="00BF0452"/>
    <w:pPr>
      <w:spacing w:before="100" w:beforeAutospacing="1" w:after="100" w:afterAutospacing="1" w:line="240" w:lineRule="auto"/>
      <w:jc w:val="left"/>
    </w:pPr>
    <w:rPr>
      <w:rFonts w:eastAsia="Times New Roman"/>
      <w:lang w:eastAsia="en-GB"/>
    </w:rPr>
  </w:style>
  <w:style w:type="character" w:styleId="UnresolvedMention">
    <w:name w:val="Unresolved Mention"/>
    <w:basedOn w:val="DefaultParagraphFont"/>
    <w:uiPriority w:val="99"/>
    <w:semiHidden/>
    <w:unhideWhenUsed/>
    <w:rsid w:val="00DF7D6E"/>
    <w:rPr>
      <w:color w:val="605E5C"/>
      <w:shd w:val="clear" w:color="auto" w:fill="E1DFDD"/>
    </w:rPr>
  </w:style>
  <w:style w:type="paragraph" w:styleId="Title">
    <w:name w:val="Title"/>
    <w:basedOn w:val="Normal"/>
    <w:next w:val="Normal"/>
    <w:link w:val="TitleChar"/>
    <w:qFormat/>
    <w:rsid w:val="00683F15"/>
    <w:pPr>
      <w:widowControl w:val="0"/>
      <w:suppressAutoHyphens/>
      <w:overflowPunct w:val="0"/>
      <w:autoSpaceDE w:val="0"/>
      <w:autoSpaceDN w:val="0"/>
      <w:adjustRightInd w:val="0"/>
      <w:spacing w:line="240" w:lineRule="auto"/>
      <w:jc w:val="left"/>
      <w:textAlignment w:val="baseline"/>
    </w:pPr>
    <w:rPr>
      <w:rFonts w:ascii="Arial" w:eastAsia="Times New Roman" w:hAnsi="Arial"/>
      <w:b/>
      <w:sz w:val="28"/>
      <w:szCs w:val="20"/>
      <w:lang w:val="en-US"/>
    </w:rPr>
  </w:style>
  <w:style w:type="character" w:customStyle="1" w:styleId="TitleChar">
    <w:name w:val="Title Char"/>
    <w:basedOn w:val="DefaultParagraphFont"/>
    <w:link w:val="Title"/>
    <w:rsid w:val="00683F15"/>
    <w:rPr>
      <w:rFonts w:ascii="Arial" w:eastAsia="Times New Roman" w:hAnsi="Arial" w:cs="Times New Roman"/>
      <w:b/>
      <w:sz w:val="28"/>
      <w:szCs w:val="20"/>
      <w:lang w:val="en-US"/>
    </w:rPr>
  </w:style>
  <w:style w:type="paragraph" w:customStyle="1" w:styleId="para1">
    <w:name w:val="para1"/>
    <w:basedOn w:val="Normal"/>
    <w:rsid w:val="00683F15"/>
    <w:pPr>
      <w:suppressAutoHyphens/>
      <w:overflowPunct w:val="0"/>
      <w:autoSpaceDE w:val="0"/>
      <w:autoSpaceDN w:val="0"/>
      <w:adjustRightInd w:val="0"/>
      <w:spacing w:line="240" w:lineRule="auto"/>
      <w:ind w:firstLine="288"/>
      <w:textAlignment w:val="baseline"/>
    </w:pPr>
    <w:rPr>
      <w:rFonts w:eastAsia="Times New Roman"/>
      <w:szCs w:val="20"/>
      <w:lang w:val="en-US"/>
    </w:rPr>
  </w:style>
  <w:style w:type="character" w:styleId="LineNumber">
    <w:name w:val="line number"/>
    <w:basedOn w:val="DefaultParagraphFont"/>
    <w:uiPriority w:val="99"/>
    <w:semiHidden/>
    <w:unhideWhenUsed/>
    <w:rsid w:val="009C7D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341">
      <w:bodyDiv w:val="1"/>
      <w:marLeft w:val="0"/>
      <w:marRight w:val="0"/>
      <w:marTop w:val="0"/>
      <w:marBottom w:val="0"/>
      <w:divBdr>
        <w:top w:val="none" w:sz="0" w:space="0" w:color="auto"/>
        <w:left w:val="none" w:sz="0" w:space="0" w:color="auto"/>
        <w:bottom w:val="none" w:sz="0" w:space="0" w:color="auto"/>
        <w:right w:val="none" w:sz="0" w:space="0" w:color="auto"/>
      </w:divBdr>
    </w:div>
    <w:div w:id="2125039">
      <w:bodyDiv w:val="1"/>
      <w:marLeft w:val="0"/>
      <w:marRight w:val="0"/>
      <w:marTop w:val="0"/>
      <w:marBottom w:val="0"/>
      <w:divBdr>
        <w:top w:val="none" w:sz="0" w:space="0" w:color="auto"/>
        <w:left w:val="none" w:sz="0" w:space="0" w:color="auto"/>
        <w:bottom w:val="none" w:sz="0" w:space="0" w:color="auto"/>
        <w:right w:val="none" w:sz="0" w:space="0" w:color="auto"/>
      </w:divBdr>
    </w:div>
    <w:div w:id="4136287">
      <w:bodyDiv w:val="1"/>
      <w:marLeft w:val="0"/>
      <w:marRight w:val="0"/>
      <w:marTop w:val="0"/>
      <w:marBottom w:val="0"/>
      <w:divBdr>
        <w:top w:val="none" w:sz="0" w:space="0" w:color="auto"/>
        <w:left w:val="none" w:sz="0" w:space="0" w:color="auto"/>
        <w:bottom w:val="none" w:sz="0" w:space="0" w:color="auto"/>
        <w:right w:val="none" w:sz="0" w:space="0" w:color="auto"/>
      </w:divBdr>
    </w:div>
    <w:div w:id="8919722">
      <w:bodyDiv w:val="1"/>
      <w:marLeft w:val="0"/>
      <w:marRight w:val="0"/>
      <w:marTop w:val="0"/>
      <w:marBottom w:val="0"/>
      <w:divBdr>
        <w:top w:val="none" w:sz="0" w:space="0" w:color="auto"/>
        <w:left w:val="none" w:sz="0" w:space="0" w:color="auto"/>
        <w:bottom w:val="none" w:sz="0" w:space="0" w:color="auto"/>
        <w:right w:val="none" w:sz="0" w:space="0" w:color="auto"/>
      </w:divBdr>
    </w:div>
    <w:div w:id="8994063">
      <w:bodyDiv w:val="1"/>
      <w:marLeft w:val="0"/>
      <w:marRight w:val="0"/>
      <w:marTop w:val="0"/>
      <w:marBottom w:val="0"/>
      <w:divBdr>
        <w:top w:val="none" w:sz="0" w:space="0" w:color="auto"/>
        <w:left w:val="none" w:sz="0" w:space="0" w:color="auto"/>
        <w:bottom w:val="none" w:sz="0" w:space="0" w:color="auto"/>
        <w:right w:val="none" w:sz="0" w:space="0" w:color="auto"/>
      </w:divBdr>
    </w:div>
    <w:div w:id="9574500">
      <w:bodyDiv w:val="1"/>
      <w:marLeft w:val="0"/>
      <w:marRight w:val="0"/>
      <w:marTop w:val="0"/>
      <w:marBottom w:val="0"/>
      <w:divBdr>
        <w:top w:val="none" w:sz="0" w:space="0" w:color="auto"/>
        <w:left w:val="none" w:sz="0" w:space="0" w:color="auto"/>
        <w:bottom w:val="none" w:sz="0" w:space="0" w:color="auto"/>
        <w:right w:val="none" w:sz="0" w:space="0" w:color="auto"/>
      </w:divBdr>
    </w:div>
    <w:div w:id="10499347">
      <w:bodyDiv w:val="1"/>
      <w:marLeft w:val="0"/>
      <w:marRight w:val="0"/>
      <w:marTop w:val="0"/>
      <w:marBottom w:val="0"/>
      <w:divBdr>
        <w:top w:val="none" w:sz="0" w:space="0" w:color="auto"/>
        <w:left w:val="none" w:sz="0" w:space="0" w:color="auto"/>
        <w:bottom w:val="none" w:sz="0" w:space="0" w:color="auto"/>
        <w:right w:val="none" w:sz="0" w:space="0" w:color="auto"/>
      </w:divBdr>
    </w:div>
    <w:div w:id="10690756">
      <w:bodyDiv w:val="1"/>
      <w:marLeft w:val="0"/>
      <w:marRight w:val="0"/>
      <w:marTop w:val="0"/>
      <w:marBottom w:val="0"/>
      <w:divBdr>
        <w:top w:val="none" w:sz="0" w:space="0" w:color="auto"/>
        <w:left w:val="none" w:sz="0" w:space="0" w:color="auto"/>
        <w:bottom w:val="none" w:sz="0" w:space="0" w:color="auto"/>
        <w:right w:val="none" w:sz="0" w:space="0" w:color="auto"/>
      </w:divBdr>
    </w:div>
    <w:div w:id="11615747">
      <w:bodyDiv w:val="1"/>
      <w:marLeft w:val="0"/>
      <w:marRight w:val="0"/>
      <w:marTop w:val="0"/>
      <w:marBottom w:val="0"/>
      <w:divBdr>
        <w:top w:val="none" w:sz="0" w:space="0" w:color="auto"/>
        <w:left w:val="none" w:sz="0" w:space="0" w:color="auto"/>
        <w:bottom w:val="none" w:sz="0" w:space="0" w:color="auto"/>
        <w:right w:val="none" w:sz="0" w:space="0" w:color="auto"/>
      </w:divBdr>
    </w:div>
    <w:div w:id="14617466">
      <w:bodyDiv w:val="1"/>
      <w:marLeft w:val="0"/>
      <w:marRight w:val="0"/>
      <w:marTop w:val="0"/>
      <w:marBottom w:val="0"/>
      <w:divBdr>
        <w:top w:val="none" w:sz="0" w:space="0" w:color="auto"/>
        <w:left w:val="none" w:sz="0" w:space="0" w:color="auto"/>
        <w:bottom w:val="none" w:sz="0" w:space="0" w:color="auto"/>
        <w:right w:val="none" w:sz="0" w:space="0" w:color="auto"/>
      </w:divBdr>
    </w:div>
    <w:div w:id="18242037">
      <w:bodyDiv w:val="1"/>
      <w:marLeft w:val="0"/>
      <w:marRight w:val="0"/>
      <w:marTop w:val="0"/>
      <w:marBottom w:val="0"/>
      <w:divBdr>
        <w:top w:val="none" w:sz="0" w:space="0" w:color="auto"/>
        <w:left w:val="none" w:sz="0" w:space="0" w:color="auto"/>
        <w:bottom w:val="none" w:sz="0" w:space="0" w:color="auto"/>
        <w:right w:val="none" w:sz="0" w:space="0" w:color="auto"/>
      </w:divBdr>
    </w:div>
    <w:div w:id="20251494">
      <w:bodyDiv w:val="1"/>
      <w:marLeft w:val="0"/>
      <w:marRight w:val="0"/>
      <w:marTop w:val="0"/>
      <w:marBottom w:val="0"/>
      <w:divBdr>
        <w:top w:val="none" w:sz="0" w:space="0" w:color="auto"/>
        <w:left w:val="none" w:sz="0" w:space="0" w:color="auto"/>
        <w:bottom w:val="none" w:sz="0" w:space="0" w:color="auto"/>
        <w:right w:val="none" w:sz="0" w:space="0" w:color="auto"/>
      </w:divBdr>
    </w:div>
    <w:div w:id="22706321">
      <w:bodyDiv w:val="1"/>
      <w:marLeft w:val="0"/>
      <w:marRight w:val="0"/>
      <w:marTop w:val="0"/>
      <w:marBottom w:val="0"/>
      <w:divBdr>
        <w:top w:val="none" w:sz="0" w:space="0" w:color="auto"/>
        <w:left w:val="none" w:sz="0" w:space="0" w:color="auto"/>
        <w:bottom w:val="none" w:sz="0" w:space="0" w:color="auto"/>
        <w:right w:val="none" w:sz="0" w:space="0" w:color="auto"/>
      </w:divBdr>
    </w:div>
    <w:div w:id="24210214">
      <w:bodyDiv w:val="1"/>
      <w:marLeft w:val="0"/>
      <w:marRight w:val="0"/>
      <w:marTop w:val="0"/>
      <w:marBottom w:val="0"/>
      <w:divBdr>
        <w:top w:val="none" w:sz="0" w:space="0" w:color="auto"/>
        <w:left w:val="none" w:sz="0" w:space="0" w:color="auto"/>
        <w:bottom w:val="none" w:sz="0" w:space="0" w:color="auto"/>
        <w:right w:val="none" w:sz="0" w:space="0" w:color="auto"/>
      </w:divBdr>
    </w:div>
    <w:div w:id="29455522">
      <w:bodyDiv w:val="1"/>
      <w:marLeft w:val="0"/>
      <w:marRight w:val="0"/>
      <w:marTop w:val="0"/>
      <w:marBottom w:val="0"/>
      <w:divBdr>
        <w:top w:val="none" w:sz="0" w:space="0" w:color="auto"/>
        <w:left w:val="none" w:sz="0" w:space="0" w:color="auto"/>
        <w:bottom w:val="none" w:sz="0" w:space="0" w:color="auto"/>
        <w:right w:val="none" w:sz="0" w:space="0" w:color="auto"/>
      </w:divBdr>
    </w:div>
    <w:div w:id="29494155">
      <w:bodyDiv w:val="1"/>
      <w:marLeft w:val="0"/>
      <w:marRight w:val="0"/>
      <w:marTop w:val="0"/>
      <w:marBottom w:val="0"/>
      <w:divBdr>
        <w:top w:val="none" w:sz="0" w:space="0" w:color="auto"/>
        <w:left w:val="none" w:sz="0" w:space="0" w:color="auto"/>
        <w:bottom w:val="none" w:sz="0" w:space="0" w:color="auto"/>
        <w:right w:val="none" w:sz="0" w:space="0" w:color="auto"/>
      </w:divBdr>
    </w:div>
    <w:div w:id="30225075">
      <w:bodyDiv w:val="1"/>
      <w:marLeft w:val="0"/>
      <w:marRight w:val="0"/>
      <w:marTop w:val="0"/>
      <w:marBottom w:val="0"/>
      <w:divBdr>
        <w:top w:val="none" w:sz="0" w:space="0" w:color="auto"/>
        <w:left w:val="none" w:sz="0" w:space="0" w:color="auto"/>
        <w:bottom w:val="none" w:sz="0" w:space="0" w:color="auto"/>
        <w:right w:val="none" w:sz="0" w:space="0" w:color="auto"/>
      </w:divBdr>
    </w:div>
    <w:div w:id="30344459">
      <w:bodyDiv w:val="1"/>
      <w:marLeft w:val="0"/>
      <w:marRight w:val="0"/>
      <w:marTop w:val="0"/>
      <w:marBottom w:val="0"/>
      <w:divBdr>
        <w:top w:val="none" w:sz="0" w:space="0" w:color="auto"/>
        <w:left w:val="none" w:sz="0" w:space="0" w:color="auto"/>
        <w:bottom w:val="none" w:sz="0" w:space="0" w:color="auto"/>
        <w:right w:val="none" w:sz="0" w:space="0" w:color="auto"/>
      </w:divBdr>
    </w:div>
    <w:div w:id="30501305">
      <w:bodyDiv w:val="1"/>
      <w:marLeft w:val="0"/>
      <w:marRight w:val="0"/>
      <w:marTop w:val="0"/>
      <w:marBottom w:val="0"/>
      <w:divBdr>
        <w:top w:val="none" w:sz="0" w:space="0" w:color="auto"/>
        <w:left w:val="none" w:sz="0" w:space="0" w:color="auto"/>
        <w:bottom w:val="none" w:sz="0" w:space="0" w:color="auto"/>
        <w:right w:val="none" w:sz="0" w:space="0" w:color="auto"/>
      </w:divBdr>
    </w:div>
    <w:div w:id="30762360">
      <w:bodyDiv w:val="1"/>
      <w:marLeft w:val="0"/>
      <w:marRight w:val="0"/>
      <w:marTop w:val="0"/>
      <w:marBottom w:val="0"/>
      <w:divBdr>
        <w:top w:val="none" w:sz="0" w:space="0" w:color="auto"/>
        <w:left w:val="none" w:sz="0" w:space="0" w:color="auto"/>
        <w:bottom w:val="none" w:sz="0" w:space="0" w:color="auto"/>
        <w:right w:val="none" w:sz="0" w:space="0" w:color="auto"/>
      </w:divBdr>
      <w:divsChild>
        <w:div w:id="565527447">
          <w:marLeft w:val="0"/>
          <w:marRight w:val="0"/>
          <w:marTop w:val="0"/>
          <w:marBottom w:val="0"/>
          <w:divBdr>
            <w:top w:val="none" w:sz="0" w:space="0" w:color="auto"/>
            <w:left w:val="none" w:sz="0" w:space="0" w:color="auto"/>
            <w:bottom w:val="none" w:sz="0" w:space="0" w:color="auto"/>
            <w:right w:val="none" w:sz="0" w:space="0" w:color="auto"/>
          </w:divBdr>
          <w:divsChild>
            <w:div w:id="1891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2250">
      <w:bodyDiv w:val="1"/>
      <w:marLeft w:val="0"/>
      <w:marRight w:val="0"/>
      <w:marTop w:val="0"/>
      <w:marBottom w:val="0"/>
      <w:divBdr>
        <w:top w:val="none" w:sz="0" w:space="0" w:color="auto"/>
        <w:left w:val="none" w:sz="0" w:space="0" w:color="auto"/>
        <w:bottom w:val="none" w:sz="0" w:space="0" w:color="auto"/>
        <w:right w:val="none" w:sz="0" w:space="0" w:color="auto"/>
      </w:divBdr>
    </w:div>
    <w:div w:id="32118215">
      <w:bodyDiv w:val="1"/>
      <w:marLeft w:val="0"/>
      <w:marRight w:val="0"/>
      <w:marTop w:val="0"/>
      <w:marBottom w:val="0"/>
      <w:divBdr>
        <w:top w:val="none" w:sz="0" w:space="0" w:color="auto"/>
        <w:left w:val="none" w:sz="0" w:space="0" w:color="auto"/>
        <w:bottom w:val="none" w:sz="0" w:space="0" w:color="auto"/>
        <w:right w:val="none" w:sz="0" w:space="0" w:color="auto"/>
      </w:divBdr>
    </w:div>
    <w:div w:id="36130566">
      <w:bodyDiv w:val="1"/>
      <w:marLeft w:val="0"/>
      <w:marRight w:val="0"/>
      <w:marTop w:val="0"/>
      <w:marBottom w:val="0"/>
      <w:divBdr>
        <w:top w:val="none" w:sz="0" w:space="0" w:color="auto"/>
        <w:left w:val="none" w:sz="0" w:space="0" w:color="auto"/>
        <w:bottom w:val="none" w:sz="0" w:space="0" w:color="auto"/>
        <w:right w:val="none" w:sz="0" w:space="0" w:color="auto"/>
      </w:divBdr>
    </w:div>
    <w:div w:id="40370209">
      <w:bodyDiv w:val="1"/>
      <w:marLeft w:val="0"/>
      <w:marRight w:val="0"/>
      <w:marTop w:val="0"/>
      <w:marBottom w:val="0"/>
      <w:divBdr>
        <w:top w:val="none" w:sz="0" w:space="0" w:color="auto"/>
        <w:left w:val="none" w:sz="0" w:space="0" w:color="auto"/>
        <w:bottom w:val="none" w:sz="0" w:space="0" w:color="auto"/>
        <w:right w:val="none" w:sz="0" w:space="0" w:color="auto"/>
      </w:divBdr>
    </w:div>
    <w:div w:id="43066681">
      <w:bodyDiv w:val="1"/>
      <w:marLeft w:val="0"/>
      <w:marRight w:val="0"/>
      <w:marTop w:val="0"/>
      <w:marBottom w:val="0"/>
      <w:divBdr>
        <w:top w:val="none" w:sz="0" w:space="0" w:color="auto"/>
        <w:left w:val="none" w:sz="0" w:space="0" w:color="auto"/>
        <w:bottom w:val="none" w:sz="0" w:space="0" w:color="auto"/>
        <w:right w:val="none" w:sz="0" w:space="0" w:color="auto"/>
      </w:divBdr>
    </w:div>
    <w:div w:id="43144167">
      <w:bodyDiv w:val="1"/>
      <w:marLeft w:val="0"/>
      <w:marRight w:val="0"/>
      <w:marTop w:val="0"/>
      <w:marBottom w:val="0"/>
      <w:divBdr>
        <w:top w:val="none" w:sz="0" w:space="0" w:color="auto"/>
        <w:left w:val="none" w:sz="0" w:space="0" w:color="auto"/>
        <w:bottom w:val="none" w:sz="0" w:space="0" w:color="auto"/>
        <w:right w:val="none" w:sz="0" w:space="0" w:color="auto"/>
      </w:divBdr>
    </w:div>
    <w:div w:id="45570517">
      <w:bodyDiv w:val="1"/>
      <w:marLeft w:val="0"/>
      <w:marRight w:val="0"/>
      <w:marTop w:val="0"/>
      <w:marBottom w:val="0"/>
      <w:divBdr>
        <w:top w:val="none" w:sz="0" w:space="0" w:color="auto"/>
        <w:left w:val="none" w:sz="0" w:space="0" w:color="auto"/>
        <w:bottom w:val="none" w:sz="0" w:space="0" w:color="auto"/>
        <w:right w:val="none" w:sz="0" w:space="0" w:color="auto"/>
      </w:divBdr>
    </w:div>
    <w:div w:id="47997355">
      <w:bodyDiv w:val="1"/>
      <w:marLeft w:val="0"/>
      <w:marRight w:val="0"/>
      <w:marTop w:val="0"/>
      <w:marBottom w:val="0"/>
      <w:divBdr>
        <w:top w:val="none" w:sz="0" w:space="0" w:color="auto"/>
        <w:left w:val="none" w:sz="0" w:space="0" w:color="auto"/>
        <w:bottom w:val="none" w:sz="0" w:space="0" w:color="auto"/>
        <w:right w:val="none" w:sz="0" w:space="0" w:color="auto"/>
      </w:divBdr>
    </w:div>
    <w:div w:id="48190376">
      <w:bodyDiv w:val="1"/>
      <w:marLeft w:val="0"/>
      <w:marRight w:val="0"/>
      <w:marTop w:val="0"/>
      <w:marBottom w:val="0"/>
      <w:divBdr>
        <w:top w:val="none" w:sz="0" w:space="0" w:color="auto"/>
        <w:left w:val="none" w:sz="0" w:space="0" w:color="auto"/>
        <w:bottom w:val="none" w:sz="0" w:space="0" w:color="auto"/>
        <w:right w:val="none" w:sz="0" w:space="0" w:color="auto"/>
      </w:divBdr>
    </w:div>
    <w:div w:id="51585555">
      <w:bodyDiv w:val="1"/>
      <w:marLeft w:val="0"/>
      <w:marRight w:val="0"/>
      <w:marTop w:val="0"/>
      <w:marBottom w:val="0"/>
      <w:divBdr>
        <w:top w:val="none" w:sz="0" w:space="0" w:color="auto"/>
        <w:left w:val="none" w:sz="0" w:space="0" w:color="auto"/>
        <w:bottom w:val="none" w:sz="0" w:space="0" w:color="auto"/>
        <w:right w:val="none" w:sz="0" w:space="0" w:color="auto"/>
      </w:divBdr>
    </w:div>
    <w:div w:id="52048075">
      <w:bodyDiv w:val="1"/>
      <w:marLeft w:val="0"/>
      <w:marRight w:val="0"/>
      <w:marTop w:val="0"/>
      <w:marBottom w:val="0"/>
      <w:divBdr>
        <w:top w:val="none" w:sz="0" w:space="0" w:color="auto"/>
        <w:left w:val="none" w:sz="0" w:space="0" w:color="auto"/>
        <w:bottom w:val="none" w:sz="0" w:space="0" w:color="auto"/>
        <w:right w:val="none" w:sz="0" w:space="0" w:color="auto"/>
      </w:divBdr>
    </w:div>
    <w:div w:id="53092504">
      <w:bodyDiv w:val="1"/>
      <w:marLeft w:val="0"/>
      <w:marRight w:val="0"/>
      <w:marTop w:val="0"/>
      <w:marBottom w:val="0"/>
      <w:divBdr>
        <w:top w:val="none" w:sz="0" w:space="0" w:color="auto"/>
        <w:left w:val="none" w:sz="0" w:space="0" w:color="auto"/>
        <w:bottom w:val="none" w:sz="0" w:space="0" w:color="auto"/>
        <w:right w:val="none" w:sz="0" w:space="0" w:color="auto"/>
      </w:divBdr>
    </w:div>
    <w:div w:id="53746094">
      <w:bodyDiv w:val="1"/>
      <w:marLeft w:val="0"/>
      <w:marRight w:val="0"/>
      <w:marTop w:val="0"/>
      <w:marBottom w:val="0"/>
      <w:divBdr>
        <w:top w:val="none" w:sz="0" w:space="0" w:color="auto"/>
        <w:left w:val="none" w:sz="0" w:space="0" w:color="auto"/>
        <w:bottom w:val="none" w:sz="0" w:space="0" w:color="auto"/>
        <w:right w:val="none" w:sz="0" w:space="0" w:color="auto"/>
      </w:divBdr>
    </w:div>
    <w:div w:id="55201547">
      <w:bodyDiv w:val="1"/>
      <w:marLeft w:val="0"/>
      <w:marRight w:val="0"/>
      <w:marTop w:val="0"/>
      <w:marBottom w:val="0"/>
      <w:divBdr>
        <w:top w:val="none" w:sz="0" w:space="0" w:color="auto"/>
        <w:left w:val="none" w:sz="0" w:space="0" w:color="auto"/>
        <w:bottom w:val="none" w:sz="0" w:space="0" w:color="auto"/>
        <w:right w:val="none" w:sz="0" w:space="0" w:color="auto"/>
      </w:divBdr>
    </w:div>
    <w:div w:id="61224629">
      <w:bodyDiv w:val="1"/>
      <w:marLeft w:val="0"/>
      <w:marRight w:val="0"/>
      <w:marTop w:val="0"/>
      <w:marBottom w:val="0"/>
      <w:divBdr>
        <w:top w:val="none" w:sz="0" w:space="0" w:color="auto"/>
        <w:left w:val="none" w:sz="0" w:space="0" w:color="auto"/>
        <w:bottom w:val="none" w:sz="0" w:space="0" w:color="auto"/>
        <w:right w:val="none" w:sz="0" w:space="0" w:color="auto"/>
      </w:divBdr>
    </w:div>
    <w:div w:id="64842558">
      <w:bodyDiv w:val="1"/>
      <w:marLeft w:val="0"/>
      <w:marRight w:val="0"/>
      <w:marTop w:val="0"/>
      <w:marBottom w:val="0"/>
      <w:divBdr>
        <w:top w:val="none" w:sz="0" w:space="0" w:color="auto"/>
        <w:left w:val="none" w:sz="0" w:space="0" w:color="auto"/>
        <w:bottom w:val="none" w:sz="0" w:space="0" w:color="auto"/>
        <w:right w:val="none" w:sz="0" w:space="0" w:color="auto"/>
      </w:divBdr>
    </w:div>
    <w:div w:id="65033676">
      <w:bodyDiv w:val="1"/>
      <w:marLeft w:val="0"/>
      <w:marRight w:val="0"/>
      <w:marTop w:val="0"/>
      <w:marBottom w:val="0"/>
      <w:divBdr>
        <w:top w:val="none" w:sz="0" w:space="0" w:color="auto"/>
        <w:left w:val="none" w:sz="0" w:space="0" w:color="auto"/>
        <w:bottom w:val="none" w:sz="0" w:space="0" w:color="auto"/>
        <w:right w:val="none" w:sz="0" w:space="0" w:color="auto"/>
      </w:divBdr>
    </w:div>
    <w:div w:id="65223467">
      <w:bodyDiv w:val="1"/>
      <w:marLeft w:val="0"/>
      <w:marRight w:val="0"/>
      <w:marTop w:val="0"/>
      <w:marBottom w:val="0"/>
      <w:divBdr>
        <w:top w:val="none" w:sz="0" w:space="0" w:color="auto"/>
        <w:left w:val="none" w:sz="0" w:space="0" w:color="auto"/>
        <w:bottom w:val="none" w:sz="0" w:space="0" w:color="auto"/>
        <w:right w:val="none" w:sz="0" w:space="0" w:color="auto"/>
      </w:divBdr>
    </w:div>
    <w:div w:id="66616531">
      <w:bodyDiv w:val="1"/>
      <w:marLeft w:val="0"/>
      <w:marRight w:val="0"/>
      <w:marTop w:val="0"/>
      <w:marBottom w:val="0"/>
      <w:divBdr>
        <w:top w:val="none" w:sz="0" w:space="0" w:color="auto"/>
        <w:left w:val="none" w:sz="0" w:space="0" w:color="auto"/>
        <w:bottom w:val="none" w:sz="0" w:space="0" w:color="auto"/>
        <w:right w:val="none" w:sz="0" w:space="0" w:color="auto"/>
      </w:divBdr>
    </w:div>
    <w:div w:id="68697478">
      <w:bodyDiv w:val="1"/>
      <w:marLeft w:val="0"/>
      <w:marRight w:val="0"/>
      <w:marTop w:val="0"/>
      <w:marBottom w:val="0"/>
      <w:divBdr>
        <w:top w:val="none" w:sz="0" w:space="0" w:color="auto"/>
        <w:left w:val="none" w:sz="0" w:space="0" w:color="auto"/>
        <w:bottom w:val="none" w:sz="0" w:space="0" w:color="auto"/>
        <w:right w:val="none" w:sz="0" w:space="0" w:color="auto"/>
      </w:divBdr>
    </w:div>
    <w:div w:id="71976449">
      <w:bodyDiv w:val="1"/>
      <w:marLeft w:val="0"/>
      <w:marRight w:val="0"/>
      <w:marTop w:val="0"/>
      <w:marBottom w:val="0"/>
      <w:divBdr>
        <w:top w:val="none" w:sz="0" w:space="0" w:color="auto"/>
        <w:left w:val="none" w:sz="0" w:space="0" w:color="auto"/>
        <w:bottom w:val="none" w:sz="0" w:space="0" w:color="auto"/>
        <w:right w:val="none" w:sz="0" w:space="0" w:color="auto"/>
      </w:divBdr>
    </w:div>
    <w:div w:id="73211772">
      <w:bodyDiv w:val="1"/>
      <w:marLeft w:val="0"/>
      <w:marRight w:val="0"/>
      <w:marTop w:val="0"/>
      <w:marBottom w:val="0"/>
      <w:divBdr>
        <w:top w:val="none" w:sz="0" w:space="0" w:color="auto"/>
        <w:left w:val="none" w:sz="0" w:space="0" w:color="auto"/>
        <w:bottom w:val="none" w:sz="0" w:space="0" w:color="auto"/>
        <w:right w:val="none" w:sz="0" w:space="0" w:color="auto"/>
      </w:divBdr>
    </w:div>
    <w:div w:id="74061316">
      <w:bodyDiv w:val="1"/>
      <w:marLeft w:val="0"/>
      <w:marRight w:val="0"/>
      <w:marTop w:val="0"/>
      <w:marBottom w:val="0"/>
      <w:divBdr>
        <w:top w:val="none" w:sz="0" w:space="0" w:color="auto"/>
        <w:left w:val="none" w:sz="0" w:space="0" w:color="auto"/>
        <w:bottom w:val="none" w:sz="0" w:space="0" w:color="auto"/>
        <w:right w:val="none" w:sz="0" w:space="0" w:color="auto"/>
      </w:divBdr>
    </w:div>
    <w:div w:id="74934326">
      <w:bodyDiv w:val="1"/>
      <w:marLeft w:val="0"/>
      <w:marRight w:val="0"/>
      <w:marTop w:val="0"/>
      <w:marBottom w:val="0"/>
      <w:divBdr>
        <w:top w:val="none" w:sz="0" w:space="0" w:color="auto"/>
        <w:left w:val="none" w:sz="0" w:space="0" w:color="auto"/>
        <w:bottom w:val="none" w:sz="0" w:space="0" w:color="auto"/>
        <w:right w:val="none" w:sz="0" w:space="0" w:color="auto"/>
      </w:divBdr>
    </w:div>
    <w:div w:id="77602322">
      <w:bodyDiv w:val="1"/>
      <w:marLeft w:val="0"/>
      <w:marRight w:val="0"/>
      <w:marTop w:val="0"/>
      <w:marBottom w:val="0"/>
      <w:divBdr>
        <w:top w:val="none" w:sz="0" w:space="0" w:color="auto"/>
        <w:left w:val="none" w:sz="0" w:space="0" w:color="auto"/>
        <w:bottom w:val="none" w:sz="0" w:space="0" w:color="auto"/>
        <w:right w:val="none" w:sz="0" w:space="0" w:color="auto"/>
      </w:divBdr>
    </w:div>
    <w:div w:id="78137498">
      <w:bodyDiv w:val="1"/>
      <w:marLeft w:val="0"/>
      <w:marRight w:val="0"/>
      <w:marTop w:val="0"/>
      <w:marBottom w:val="0"/>
      <w:divBdr>
        <w:top w:val="none" w:sz="0" w:space="0" w:color="auto"/>
        <w:left w:val="none" w:sz="0" w:space="0" w:color="auto"/>
        <w:bottom w:val="none" w:sz="0" w:space="0" w:color="auto"/>
        <w:right w:val="none" w:sz="0" w:space="0" w:color="auto"/>
      </w:divBdr>
    </w:div>
    <w:div w:id="79370313">
      <w:bodyDiv w:val="1"/>
      <w:marLeft w:val="0"/>
      <w:marRight w:val="0"/>
      <w:marTop w:val="0"/>
      <w:marBottom w:val="0"/>
      <w:divBdr>
        <w:top w:val="none" w:sz="0" w:space="0" w:color="auto"/>
        <w:left w:val="none" w:sz="0" w:space="0" w:color="auto"/>
        <w:bottom w:val="none" w:sz="0" w:space="0" w:color="auto"/>
        <w:right w:val="none" w:sz="0" w:space="0" w:color="auto"/>
      </w:divBdr>
    </w:div>
    <w:div w:id="79834226">
      <w:bodyDiv w:val="1"/>
      <w:marLeft w:val="0"/>
      <w:marRight w:val="0"/>
      <w:marTop w:val="0"/>
      <w:marBottom w:val="0"/>
      <w:divBdr>
        <w:top w:val="none" w:sz="0" w:space="0" w:color="auto"/>
        <w:left w:val="none" w:sz="0" w:space="0" w:color="auto"/>
        <w:bottom w:val="none" w:sz="0" w:space="0" w:color="auto"/>
        <w:right w:val="none" w:sz="0" w:space="0" w:color="auto"/>
      </w:divBdr>
    </w:div>
    <w:div w:id="81068611">
      <w:bodyDiv w:val="1"/>
      <w:marLeft w:val="0"/>
      <w:marRight w:val="0"/>
      <w:marTop w:val="0"/>
      <w:marBottom w:val="0"/>
      <w:divBdr>
        <w:top w:val="none" w:sz="0" w:space="0" w:color="auto"/>
        <w:left w:val="none" w:sz="0" w:space="0" w:color="auto"/>
        <w:bottom w:val="none" w:sz="0" w:space="0" w:color="auto"/>
        <w:right w:val="none" w:sz="0" w:space="0" w:color="auto"/>
      </w:divBdr>
    </w:div>
    <w:div w:id="81218628">
      <w:bodyDiv w:val="1"/>
      <w:marLeft w:val="0"/>
      <w:marRight w:val="0"/>
      <w:marTop w:val="0"/>
      <w:marBottom w:val="0"/>
      <w:divBdr>
        <w:top w:val="none" w:sz="0" w:space="0" w:color="auto"/>
        <w:left w:val="none" w:sz="0" w:space="0" w:color="auto"/>
        <w:bottom w:val="none" w:sz="0" w:space="0" w:color="auto"/>
        <w:right w:val="none" w:sz="0" w:space="0" w:color="auto"/>
      </w:divBdr>
    </w:div>
    <w:div w:id="82145725">
      <w:bodyDiv w:val="1"/>
      <w:marLeft w:val="0"/>
      <w:marRight w:val="0"/>
      <w:marTop w:val="0"/>
      <w:marBottom w:val="0"/>
      <w:divBdr>
        <w:top w:val="none" w:sz="0" w:space="0" w:color="auto"/>
        <w:left w:val="none" w:sz="0" w:space="0" w:color="auto"/>
        <w:bottom w:val="none" w:sz="0" w:space="0" w:color="auto"/>
        <w:right w:val="none" w:sz="0" w:space="0" w:color="auto"/>
      </w:divBdr>
    </w:div>
    <w:div w:id="82193901">
      <w:bodyDiv w:val="1"/>
      <w:marLeft w:val="0"/>
      <w:marRight w:val="0"/>
      <w:marTop w:val="0"/>
      <w:marBottom w:val="0"/>
      <w:divBdr>
        <w:top w:val="none" w:sz="0" w:space="0" w:color="auto"/>
        <w:left w:val="none" w:sz="0" w:space="0" w:color="auto"/>
        <w:bottom w:val="none" w:sz="0" w:space="0" w:color="auto"/>
        <w:right w:val="none" w:sz="0" w:space="0" w:color="auto"/>
      </w:divBdr>
    </w:div>
    <w:div w:id="83846706">
      <w:bodyDiv w:val="1"/>
      <w:marLeft w:val="0"/>
      <w:marRight w:val="0"/>
      <w:marTop w:val="0"/>
      <w:marBottom w:val="0"/>
      <w:divBdr>
        <w:top w:val="none" w:sz="0" w:space="0" w:color="auto"/>
        <w:left w:val="none" w:sz="0" w:space="0" w:color="auto"/>
        <w:bottom w:val="none" w:sz="0" w:space="0" w:color="auto"/>
        <w:right w:val="none" w:sz="0" w:space="0" w:color="auto"/>
      </w:divBdr>
    </w:div>
    <w:div w:id="84960756">
      <w:bodyDiv w:val="1"/>
      <w:marLeft w:val="0"/>
      <w:marRight w:val="0"/>
      <w:marTop w:val="0"/>
      <w:marBottom w:val="0"/>
      <w:divBdr>
        <w:top w:val="none" w:sz="0" w:space="0" w:color="auto"/>
        <w:left w:val="none" w:sz="0" w:space="0" w:color="auto"/>
        <w:bottom w:val="none" w:sz="0" w:space="0" w:color="auto"/>
        <w:right w:val="none" w:sz="0" w:space="0" w:color="auto"/>
      </w:divBdr>
    </w:div>
    <w:div w:id="85156270">
      <w:bodyDiv w:val="1"/>
      <w:marLeft w:val="0"/>
      <w:marRight w:val="0"/>
      <w:marTop w:val="0"/>
      <w:marBottom w:val="0"/>
      <w:divBdr>
        <w:top w:val="none" w:sz="0" w:space="0" w:color="auto"/>
        <w:left w:val="none" w:sz="0" w:space="0" w:color="auto"/>
        <w:bottom w:val="none" w:sz="0" w:space="0" w:color="auto"/>
        <w:right w:val="none" w:sz="0" w:space="0" w:color="auto"/>
      </w:divBdr>
    </w:div>
    <w:div w:id="86537807">
      <w:bodyDiv w:val="1"/>
      <w:marLeft w:val="0"/>
      <w:marRight w:val="0"/>
      <w:marTop w:val="0"/>
      <w:marBottom w:val="0"/>
      <w:divBdr>
        <w:top w:val="none" w:sz="0" w:space="0" w:color="auto"/>
        <w:left w:val="none" w:sz="0" w:space="0" w:color="auto"/>
        <w:bottom w:val="none" w:sz="0" w:space="0" w:color="auto"/>
        <w:right w:val="none" w:sz="0" w:space="0" w:color="auto"/>
      </w:divBdr>
    </w:div>
    <w:div w:id="88814918">
      <w:bodyDiv w:val="1"/>
      <w:marLeft w:val="0"/>
      <w:marRight w:val="0"/>
      <w:marTop w:val="0"/>
      <w:marBottom w:val="0"/>
      <w:divBdr>
        <w:top w:val="none" w:sz="0" w:space="0" w:color="auto"/>
        <w:left w:val="none" w:sz="0" w:space="0" w:color="auto"/>
        <w:bottom w:val="none" w:sz="0" w:space="0" w:color="auto"/>
        <w:right w:val="none" w:sz="0" w:space="0" w:color="auto"/>
      </w:divBdr>
    </w:div>
    <w:div w:id="90318864">
      <w:bodyDiv w:val="1"/>
      <w:marLeft w:val="0"/>
      <w:marRight w:val="0"/>
      <w:marTop w:val="0"/>
      <w:marBottom w:val="0"/>
      <w:divBdr>
        <w:top w:val="none" w:sz="0" w:space="0" w:color="auto"/>
        <w:left w:val="none" w:sz="0" w:space="0" w:color="auto"/>
        <w:bottom w:val="none" w:sz="0" w:space="0" w:color="auto"/>
        <w:right w:val="none" w:sz="0" w:space="0" w:color="auto"/>
      </w:divBdr>
    </w:div>
    <w:div w:id="90518179">
      <w:bodyDiv w:val="1"/>
      <w:marLeft w:val="0"/>
      <w:marRight w:val="0"/>
      <w:marTop w:val="0"/>
      <w:marBottom w:val="0"/>
      <w:divBdr>
        <w:top w:val="none" w:sz="0" w:space="0" w:color="auto"/>
        <w:left w:val="none" w:sz="0" w:space="0" w:color="auto"/>
        <w:bottom w:val="none" w:sz="0" w:space="0" w:color="auto"/>
        <w:right w:val="none" w:sz="0" w:space="0" w:color="auto"/>
      </w:divBdr>
    </w:div>
    <w:div w:id="92477369">
      <w:bodyDiv w:val="1"/>
      <w:marLeft w:val="0"/>
      <w:marRight w:val="0"/>
      <w:marTop w:val="0"/>
      <w:marBottom w:val="0"/>
      <w:divBdr>
        <w:top w:val="none" w:sz="0" w:space="0" w:color="auto"/>
        <w:left w:val="none" w:sz="0" w:space="0" w:color="auto"/>
        <w:bottom w:val="none" w:sz="0" w:space="0" w:color="auto"/>
        <w:right w:val="none" w:sz="0" w:space="0" w:color="auto"/>
      </w:divBdr>
    </w:div>
    <w:div w:id="94055748">
      <w:bodyDiv w:val="1"/>
      <w:marLeft w:val="0"/>
      <w:marRight w:val="0"/>
      <w:marTop w:val="0"/>
      <w:marBottom w:val="0"/>
      <w:divBdr>
        <w:top w:val="none" w:sz="0" w:space="0" w:color="auto"/>
        <w:left w:val="none" w:sz="0" w:space="0" w:color="auto"/>
        <w:bottom w:val="none" w:sz="0" w:space="0" w:color="auto"/>
        <w:right w:val="none" w:sz="0" w:space="0" w:color="auto"/>
      </w:divBdr>
    </w:div>
    <w:div w:id="94717287">
      <w:bodyDiv w:val="1"/>
      <w:marLeft w:val="0"/>
      <w:marRight w:val="0"/>
      <w:marTop w:val="0"/>
      <w:marBottom w:val="0"/>
      <w:divBdr>
        <w:top w:val="none" w:sz="0" w:space="0" w:color="auto"/>
        <w:left w:val="none" w:sz="0" w:space="0" w:color="auto"/>
        <w:bottom w:val="none" w:sz="0" w:space="0" w:color="auto"/>
        <w:right w:val="none" w:sz="0" w:space="0" w:color="auto"/>
      </w:divBdr>
    </w:div>
    <w:div w:id="95953755">
      <w:bodyDiv w:val="1"/>
      <w:marLeft w:val="0"/>
      <w:marRight w:val="0"/>
      <w:marTop w:val="0"/>
      <w:marBottom w:val="0"/>
      <w:divBdr>
        <w:top w:val="none" w:sz="0" w:space="0" w:color="auto"/>
        <w:left w:val="none" w:sz="0" w:space="0" w:color="auto"/>
        <w:bottom w:val="none" w:sz="0" w:space="0" w:color="auto"/>
        <w:right w:val="none" w:sz="0" w:space="0" w:color="auto"/>
      </w:divBdr>
    </w:div>
    <w:div w:id="97216271">
      <w:bodyDiv w:val="1"/>
      <w:marLeft w:val="0"/>
      <w:marRight w:val="0"/>
      <w:marTop w:val="0"/>
      <w:marBottom w:val="0"/>
      <w:divBdr>
        <w:top w:val="none" w:sz="0" w:space="0" w:color="auto"/>
        <w:left w:val="none" w:sz="0" w:space="0" w:color="auto"/>
        <w:bottom w:val="none" w:sz="0" w:space="0" w:color="auto"/>
        <w:right w:val="none" w:sz="0" w:space="0" w:color="auto"/>
      </w:divBdr>
    </w:div>
    <w:div w:id="99028072">
      <w:bodyDiv w:val="1"/>
      <w:marLeft w:val="0"/>
      <w:marRight w:val="0"/>
      <w:marTop w:val="0"/>
      <w:marBottom w:val="0"/>
      <w:divBdr>
        <w:top w:val="none" w:sz="0" w:space="0" w:color="auto"/>
        <w:left w:val="none" w:sz="0" w:space="0" w:color="auto"/>
        <w:bottom w:val="none" w:sz="0" w:space="0" w:color="auto"/>
        <w:right w:val="none" w:sz="0" w:space="0" w:color="auto"/>
      </w:divBdr>
    </w:div>
    <w:div w:id="99225395">
      <w:bodyDiv w:val="1"/>
      <w:marLeft w:val="0"/>
      <w:marRight w:val="0"/>
      <w:marTop w:val="0"/>
      <w:marBottom w:val="0"/>
      <w:divBdr>
        <w:top w:val="none" w:sz="0" w:space="0" w:color="auto"/>
        <w:left w:val="none" w:sz="0" w:space="0" w:color="auto"/>
        <w:bottom w:val="none" w:sz="0" w:space="0" w:color="auto"/>
        <w:right w:val="none" w:sz="0" w:space="0" w:color="auto"/>
      </w:divBdr>
    </w:div>
    <w:div w:id="100490499">
      <w:bodyDiv w:val="1"/>
      <w:marLeft w:val="0"/>
      <w:marRight w:val="0"/>
      <w:marTop w:val="0"/>
      <w:marBottom w:val="0"/>
      <w:divBdr>
        <w:top w:val="none" w:sz="0" w:space="0" w:color="auto"/>
        <w:left w:val="none" w:sz="0" w:space="0" w:color="auto"/>
        <w:bottom w:val="none" w:sz="0" w:space="0" w:color="auto"/>
        <w:right w:val="none" w:sz="0" w:space="0" w:color="auto"/>
      </w:divBdr>
    </w:div>
    <w:div w:id="106703989">
      <w:bodyDiv w:val="1"/>
      <w:marLeft w:val="0"/>
      <w:marRight w:val="0"/>
      <w:marTop w:val="0"/>
      <w:marBottom w:val="0"/>
      <w:divBdr>
        <w:top w:val="none" w:sz="0" w:space="0" w:color="auto"/>
        <w:left w:val="none" w:sz="0" w:space="0" w:color="auto"/>
        <w:bottom w:val="none" w:sz="0" w:space="0" w:color="auto"/>
        <w:right w:val="none" w:sz="0" w:space="0" w:color="auto"/>
      </w:divBdr>
    </w:div>
    <w:div w:id="110563540">
      <w:bodyDiv w:val="1"/>
      <w:marLeft w:val="0"/>
      <w:marRight w:val="0"/>
      <w:marTop w:val="0"/>
      <w:marBottom w:val="0"/>
      <w:divBdr>
        <w:top w:val="none" w:sz="0" w:space="0" w:color="auto"/>
        <w:left w:val="none" w:sz="0" w:space="0" w:color="auto"/>
        <w:bottom w:val="none" w:sz="0" w:space="0" w:color="auto"/>
        <w:right w:val="none" w:sz="0" w:space="0" w:color="auto"/>
      </w:divBdr>
    </w:div>
    <w:div w:id="110828867">
      <w:bodyDiv w:val="1"/>
      <w:marLeft w:val="0"/>
      <w:marRight w:val="0"/>
      <w:marTop w:val="0"/>
      <w:marBottom w:val="0"/>
      <w:divBdr>
        <w:top w:val="none" w:sz="0" w:space="0" w:color="auto"/>
        <w:left w:val="none" w:sz="0" w:space="0" w:color="auto"/>
        <w:bottom w:val="none" w:sz="0" w:space="0" w:color="auto"/>
        <w:right w:val="none" w:sz="0" w:space="0" w:color="auto"/>
      </w:divBdr>
    </w:div>
    <w:div w:id="112136318">
      <w:bodyDiv w:val="1"/>
      <w:marLeft w:val="0"/>
      <w:marRight w:val="0"/>
      <w:marTop w:val="0"/>
      <w:marBottom w:val="0"/>
      <w:divBdr>
        <w:top w:val="none" w:sz="0" w:space="0" w:color="auto"/>
        <w:left w:val="none" w:sz="0" w:space="0" w:color="auto"/>
        <w:bottom w:val="none" w:sz="0" w:space="0" w:color="auto"/>
        <w:right w:val="none" w:sz="0" w:space="0" w:color="auto"/>
      </w:divBdr>
    </w:div>
    <w:div w:id="113910066">
      <w:bodyDiv w:val="1"/>
      <w:marLeft w:val="0"/>
      <w:marRight w:val="0"/>
      <w:marTop w:val="0"/>
      <w:marBottom w:val="0"/>
      <w:divBdr>
        <w:top w:val="none" w:sz="0" w:space="0" w:color="auto"/>
        <w:left w:val="none" w:sz="0" w:space="0" w:color="auto"/>
        <w:bottom w:val="none" w:sz="0" w:space="0" w:color="auto"/>
        <w:right w:val="none" w:sz="0" w:space="0" w:color="auto"/>
      </w:divBdr>
    </w:div>
    <w:div w:id="115103355">
      <w:bodyDiv w:val="1"/>
      <w:marLeft w:val="0"/>
      <w:marRight w:val="0"/>
      <w:marTop w:val="0"/>
      <w:marBottom w:val="0"/>
      <w:divBdr>
        <w:top w:val="none" w:sz="0" w:space="0" w:color="auto"/>
        <w:left w:val="none" w:sz="0" w:space="0" w:color="auto"/>
        <w:bottom w:val="none" w:sz="0" w:space="0" w:color="auto"/>
        <w:right w:val="none" w:sz="0" w:space="0" w:color="auto"/>
      </w:divBdr>
    </w:div>
    <w:div w:id="115611291">
      <w:bodyDiv w:val="1"/>
      <w:marLeft w:val="0"/>
      <w:marRight w:val="0"/>
      <w:marTop w:val="0"/>
      <w:marBottom w:val="0"/>
      <w:divBdr>
        <w:top w:val="none" w:sz="0" w:space="0" w:color="auto"/>
        <w:left w:val="none" w:sz="0" w:space="0" w:color="auto"/>
        <w:bottom w:val="none" w:sz="0" w:space="0" w:color="auto"/>
        <w:right w:val="none" w:sz="0" w:space="0" w:color="auto"/>
      </w:divBdr>
    </w:div>
    <w:div w:id="116918947">
      <w:bodyDiv w:val="1"/>
      <w:marLeft w:val="0"/>
      <w:marRight w:val="0"/>
      <w:marTop w:val="0"/>
      <w:marBottom w:val="0"/>
      <w:divBdr>
        <w:top w:val="none" w:sz="0" w:space="0" w:color="auto"/>
        <w:left w:val="none" w:sz="0" w:space="0" w:color="auto"/>
        <w:bottom w:val="none" w:sz="0" w:space="0" w:color="auto"/>
        <w:right w:val="none" w:sz="0" w:space="0" w:color="auto"/>
      </w:divBdr>
    </w:div>
    <w:div w:id="117574270">
      <w:bodyDiv w:val="1"/>
      <w:marLeft w:val="0"/>
      <w:marRight w:val="0"/>
      <w:marTop w:val="0"/>
      <w:marBottom w:val="0"/>
      <w:divBdr>
        <w:top w:val="none" w:sz="0" w:space="0" w:color="auto"/>
        <w:left w:val="none" w:sz="0" w:space="0" w:color="auto"/>
        <w:bottom w:val="none" w:sz="0" w:space="0" w:color="auto"/>
        <w:right w:val="none" w:sz="0" w:space="0" w:color="auto"/>
      </w:divBdr>
    </w:div>
    <w:div w:id="119343626">
      <w:bodyDiv w:val="1"/>
      <w:marLeft w:val="0"/>
      <w:marRight w:val="0"/>
      <w:marTop w:val="0"/>
      <w:marBottom w:val="0"/>
      <w:divBdr>
        <w:top w:val="none" w:sz="0" w:space="0" w:color="auto"/>
        <w:left w:val="none" w:sz="0" w:space="0" w:color="auto"/>
        <w:bottom w:val="none" w:sz="0" w:space="0" w:color="auto"/>
        <w:right w:val="none" w:sz="0" w:space="0" w:color="auto"/>
      </w:divBdr>
    </w:div>
    <w:div w:id="120850701">
      <w:bodyDiv w:val="1"/>
      <w:marLeft w:val="0"/>
      <w:marRight w:val="0"/>
      <w:marTop w:val="0"/>
      <w:marBottom w:val="0"/>
      <w:divBdr>
        <w:top w:val="none" w:sz="0" w:space="0" w:color="auto"/>
        <w:left w:val="none" w:sz="0" w:space="0" w:color="auto"/>
        <w:bottom w:val="none" w:sz="0" w:space="0" w:color="auto"/>
        <w:right w:val="none" w:sz="0" w:space="0" w:color="auto"/>
      </w:divBdr>
      <w:divsChild>
        <w:div w:id="2137674865">
          <w:marLeft w:val="0"/>
          <w:marRight w:val="0"/>
          <w:marTop w:val="0"/>
          <w:marBottom w:val="0"/>
          <w:divBdr>
            <w:top w:val="none" w:sz="0" w:space="0" w:color="auto"/>
            <w:left w:val="none" w:sz="0" w:space="0" w:color="auto"/>
            <w:bottom w:val="none" w:sz="0" w:space="0" w:color="auto"/>
            <w:right w:val="none" w:sz="0" w:space="0" w:color="auto"/>
          </w:divBdr>
          <w:divsChild>
            <w:div w:id="13433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2063">
      <w:bodyDiv w:val="1"/>
      <w:marLeft w:val="0"/>
      <w:marRight w:val="0"/>
      <w:marTop w:val="0"/>
      <w:marBottom w:val="0"/>
      <w:divBdr>
        <w:top w:val="none" w:sz="0" w:space="0" w:color="auto"/>
        <w:left w:val="none" w:sz="0" w:space="0" w:color="auto"/>
        <w:bottom w:val="none" w:sz="0" w:space="0" w:color="auto"/>
        <w:right w:val="none" w:sz="0" w:space="0" w:color="auto"/>
      </w:divBdr>
    </w:div>
    <w:div w:id="134833532">
      <w:bodyDiv w:val="1"/>
      <w:marLeft w:val="0"/>
      <w:marRight w:val="0"/>
      <w:marTop w:val="0"/>
      <w:marBottom w:val="0"/>
      <w:divBdr>
        <w:top w:val="none" w:sz="0" w:space="0" w:color="auto"/>
        <w:left w:val="none" w:sz="0" w:space="0" w:color="auto"/>
        <w:bottom w:val="none" w:sz="0" w:space="0" w:color="auto"/>
        <w:right w:val="none" w:sz="0" w:space="0" w:color="auto"/>
      </w:divBdr>
    </w:div>
    <w:div w:id="137497275">
      <w:bodyDiv w:val="1"/>
      <w:marLeft w:val="0"/>
      <w:marRight w:val="0"/>
      <w:marTop w:val="0"/>
      <w:marBottom w:val="0"/>
      <w:divBdr>
        <w:top w:val="none" w:sz="0" w:space="0" w:color="auto"/>
        <w:left w:val="none" w:sz="0" w:space="0" w:color="auto"/>
        <w:bottom w:val="none" w:sz="0" w:space="0" w:color="auto"/>
        <w:right w:val="none" w:sz="0" w:space="0" w:color="auto"/>
      </w:divBdr>
    </w:div>
    <w:div w:id="138347576">
      <w:bodyDiv w:val="1"/>
      <w:marLeft w:val="0"/>
      <w:marRight w:val="0"/>
      <w:marTop w:val="0"/>
      <w:marBottom w:val="0"/>
      <w:divBdr>
        <w:top w:val="none" w:sz="0" w:space="0" w:color="auto"/>
        <w:left w:val="none" w:sz="0" w:space="0" w:color="auto"/>
        <w:bottom w:val="none" w:sz="0" w:space="0" w:color="auto"/>
        <w:right w:val="none" w:sz="0" w:space="0" w:color="auto"/>
      </w:divBdr>
    </w:div>
    <w:div w:id="139854851">
      <w:bodyDiv w:val="1"/>
      <w:marLeft w:val="0"/>
      <w:marRight w:val="0"/>
      <w:marTop w:val="0"/>
      <w:marBottom w:val="0"/>
      <w:divBdr>
        <w:top w:val="none" w:sz="0" w:space="0" w:color="auto"/>
        <w:left w:val="none" w:sz="0" w:space="0" w:color="auto"/>
        <w:bottom w:val="none" w:sz="0" w:space="0" w:color="auto"/>
        <w:right w:val="none" w:sz="0" w:space="0" w:color="auto"/>
      </w:divBdr>
    </w:div>
    <w:div w:id="140117293">
      <w:bodyDiv w:val="1"/>
      <w:marLeft w:val="0"/>
      <w:marRight w:val="0"/>
      <w:marTop w:val="0"/>
      <w:marBottom w:val="0"/>
      <w:divBdr>
        <w:top w:val="none" w:sz="0" w:space="0" w:color="auto"/>
        <w:left w:val="none" w:sz="0" w:space="0" w:color="auto"/>
        <w:bottom w:val="none" w:sz="0" w:space="0" w:color="auto"/>
        <w:right w:val="none" w:sz="0" w:space="0" w:color="auto"/>
      </w:divBdr>
    </w:div>
    <w:div w:id="140729764">
      <w:bodyDiv w:val="1"/>
      <w:marLeft w:val="0"/>
      <w:marRight w:val="0"/>
      <w:marTop w:val="0"/>
      <w:marBottom w:val="0"/>
      <w:divBdr>
        <w:top w:val="none" w:sz="0" w:space="0" w:color="auto"/>
        <w:left w:val="none" w:sz="0" w:space="0" w:color="auto"/>
        <w:bottom w:val="none" w:sz="0" w:space="0" w:color="auto"/>
        <w:right w:val="none" w:sz="0" w:space="0" w:color="auto"/>
      </w:divBdr>
    </w:div>
    <w:div w:id="142627319">
      <w:bodyDiv w:val="1"/>
      <w:marLeft w:val="0"/>
      <w:marRight w:val="0"/>
      <w:marTop w:val="0"/>
      <w:marBottom w:val="0"/>
      <w:divBdr>
        <w:top w:val="none" w:sz="0" w:space="0" w:color="auto"/>
        <w:left w:val="none" w:sz="0" w:space="0" w:color="auto"/>
        <w:bottom w:val="none" w:sz="0" w:space="0" w:color="auto"/>
        <w:right w:val="none" w:sz="0" w:space="0" w:color="auto"/>
      </w:divBdr>
    </w:div>
    <w:div w:id="143591724">
      <w:bodyDiv w:val="1"/>
      <w:marLeft w:val="0"/>
      <w:marRight w:val="0"/>
      <w:marTop w:val="0"/>
      <w:marBottom w:val="0"/>
      <w:divBdr>
        <w:top w:val="none" w:sz="0" w:space="0" w:color="auto"/>
        <w:left w:val="none" w:sz="0" w:space="0" w:color="auto"/>
        <w:bottom w:val="none" w:sz="0" w:space="0" w:color="auto"/>
        <w:right w:val="none" w:sz="0" w:space="0" w:color="auto"/>
      </w:divBdr>
    </w:div>
    <w:div w:id="145173428">
      <w:bodyDiv w:val="1"/>
      <w:marLeft w:val="0"/>
      <w:marRight w:val="0"/>
      <w:marTop w:val="0"/>
      <w:marBottom w:val="0"/>
      <w:divBdr>
        <w:top w:val="none" w:sz="0" w:space="0" w:color="auto"/>
        <w:left w:val="none" w:sz="0" w:space="0" w:color="auto"/>
        <w:bottom w:val="none" w:sz="0" w:space="0" w:color="auto"/>
        <w:right w:val="none" w:sz="0" w:space="0" w:color="auto"/>
      </w:divBdr>
    </w:div>
    <w:div w:id="145243174">
      <w:bodyDiv w:val="1"/>
      <w:marLeft w:val="0"/>
      <w:marRight w:val="0"/>
      <w:marTop w:val="0"/>
      <w:marBottom w:val="0"/>
      <w:divBdr>
        <w:top w:val="none" w:sz="0" w:space="0" w:color="auto"/>
        <w:left w:val="none" w:sz="0" w:space="0" w:color="auto"/>
        <w:bottom w:val="none" w:sz="0" w:space="0" w:color="auto"/>
        <w:right w:val="none" w:sz="0" w:space="0" w:color="auto"/>
      </w:divBdr>
    </w:div>
    <w:div w:id="145438361">
      <w:bodyDiv w:val="1"/>
      <w:marLeft w:val="0"/>
      <w:marRight w:val="0"/>
      <w:marTop w:val="0"/>
      <w:marBottom w:val="0"/>
      <w:divBdr>
        <w:top w:val="none" w:sz="0" w:space="0" w:color="auto"/>
        <w:left w:val="none" w:sz="0" w:space="0" w:color="auto"/>
        <w:bottom w:val="none" w:sz="0" w:space="0" w:color="auto"/>
        <w:right w:val="none" w:sz="0" w:space="0" w:color="auto"/>
      </w:divBdr>
    </w:div>
    <w:div w:id="146439129">
      <w:bodyDiv w:val="1"/>
      <w:marLeft w:val="0"/>
      <w:marRight w:val="0"/>
      <w:marTop w:val="0"/>
      <w:marBottom w:val="0"/>
      <w:divBdr>
        <w:top w:val="none" w:sz="0" w:space="0" w:color="auto"/>
        <w:left w:val="none" w:sz="0" w:space="0" w:color="auto"/>
        <w:bottom w:val="none" w:sz="0" w:space="0" w:color="auto"/>
        <w:right w:val="none" w:sz="0" w:space="0" w:color="auto"/>
      </w:divBdr>
    </w:div>
    <w:div w:id="149101257">
      <w:bodyDiv w:val="1"/>
      <w:marLeft w:val="0"/>
      <w:marRight w:val="0"/>
      <w:marTop w:val="0"/>
      <w:marBottom w:val="0"/>
      <w:divBdr>
        <w:top w:val="none" w:sz="0" w:space="0" w:color="auto"/>
        <w:left w:val="none" w:sz="0" w:space="0" w:color="auto"/>
        <w:bottom w:val="none" w:sz="0" w:space="0" w:color="auto"/>
        <w:right w:val="none" w:sz="0" w:space="0" w:color="auto"/>
      </w:divBdr>
    </w:div>
    <w:div w:id="149102578">
      <w:bodyDiv w:val="1"/>
      <w:marLeft w:val="0"/>
      <w:marRight w:val="0"/>
      <w:marTop w:val="0"/>
      <w:marBottom w:val="0"/>
      <w:divBdr>
        <w:top w:val="none" w:sz="0" w:space="0" w:color="auto"/>
        <w:left w:val="none" w:sz="0" w:space="0" w:color="auto"/>
        <w:bottom w:val="none" w:sz="0" w:space="0" w:color="auto"/>
        <w:right w:val="none" w:sz="0" w:space="0" w:color="auto"/>
      </w:divBdr>
    </w:div>
    <w:div w:id="152260424">
      <w:bodyDiv w:val="1"/>
      <w:marLeft w:val="0"/>
      <w:marRight w:val="0"/>
      <w:marTop w:val="0"/>
      <w:marBottom w:val="0"/>
      <w:divBdr>
        <w:top w:val="none" w:sz="0" w:space="0" w:color="auto"/>
        <w:left w:val="none" w:sz="0" w:space="0" w:color="auto"/>
        <w:bottom w:val="none" w:sz="0" w:space="0" w:color="auto"/>
        <w:right w:val="none" w:sz="0" w:space="0" w:color="auto"/>
      </w:divBdr>
    </w:div>
    <w:div w:id="153569953">
      <w:bodyDiv w:val="1"/>
      <w:marLeft w:val="0"/>
      <w:marRight w:val="0"/>
      <w:marTop w:val="0"/>
      <w:marBottom w:val="0"/>
      <w:divBdr>
        <w:top w:val="none" w:sz="0" w:space="0" w:color="auto"/>
        <w:left w:val="none" w:sz="0" w:space="0" w:color="auto"/>
        <w:bottom w:val="none" w:sz="0" w:space="0" w:color="auto"/>
        <w:right w:val="none" w:sz="0" w:space="0" w:color="auto"/>
      </w:divBdr>
    </w:div>
    <w:div w:id="154078765">
      <w:bodyDiv w:val="1"/>
      <w:marLeft w:val="0"/>
      <w:marRight w:val="0"/>
      <w:marTop w:val="0"/>
      <w:marBottom w:val="0"/>
      <w:divBdr>
        <w:top w:val="none" w:sz="0" w:space="0" w:color="auto"/>
        <w:left w:val="none" w:sz="0" w:space="0" w:color="auto"/>
        <w:bottom w:val="none" w:sz="0" w:space="0" w:color="auto"/>
        <w:right w:val="none" w:sz="0" w:space="0" w:color="auto"/>
      </w:divBdr>
    </w:div>
    <w:div w:id="156506529">
      <w:bodyDiv w:val="1"/>
      <w:marLeft w:val="0"/>
      <w:marRight w:val="0"/>
      <w:marTop w:val="0"/>
      <w:marBottom w:val="0"/>
      <w:divBdr>
        <w:top w:val="none" w:sz="0" w:space="0" w:color="auto"/>
        <w:left w:val="none" w:sz="0" w:space="0" w:color="auto"/>
        <w:bottom w:val="none" w:sz="0" w:space="0" w:color="auto"/>
        <w:right w:val="none" w:sz="0" w:space="0" w:color="auto"/>
      </w:divBdr>
    </w:div>
    <w:div w:id="158423868">
      <w:bodyDiv w:val="1"/>
      <w:marLeft w:val="0"/>
      <w:marRight w:val="0"/>
      <w:marTop w:val="0"/>
      <w:marBottom w:val="0"/>
      <w:divBdr>
        <w:top w:val="none" w:sz="0" w:space="0" w:color="auto"/>
        <w:left w:val="none" w:sz="0" w:space="0" w:color="auto"/>
        <w:bottom w:val="none" w:sz="0" w:space="0" w:color="auto"/>
        <w:right w:val="none" w:sz="0" w:space="0" w:color="auto"/>
      </w:divBdr>
    </w:div>
    <w:div w:id="158931506">
      <w:bodyDiv w:val="1"/>
      <w:marLeft w:val="0"/>
      <w:marRight w:val="0"/>
      <w:marTop w:val="0"/>
      <w:marBottom w:val="0"/>
      <w:divBdr>
        <w:top w:val="none" w:sz="0" w:space="0" w:color="auto"/>
        <w:left w:val="none" w:sz="0" w:space="0" w:color="auto"/>
        <w:bottom w:val="none" w:sz="0" w:space="0" w:color="auto"/>
        <w:right w:val="none" w:sz="0" w:space="0" w:color="auto"/>
      </w:divBdr>
    </w:div>
    <w:div w:id="161743929">
      <w:bodyDiv w:val="1"/>
      <w:marLeft w:val="0"/>
      <w:marRight w:val="0"/>
      <w:marTop w:val="0"/>
      <w:marBottom w:val="0"/>
      <w:divBdr>
        <w:top w:val="none" w:sz="0" w:space="0" w:color="auto"/>
        <w:left w:val="none" w:sz="0" w:space="0" w:color="auto"/>
        <w:bottom w:val="none" w:sz="0" w:space="0" w:color="auto"/>
        <w:right w:val="none" w:sz="0" w:space="0" w:color="auto"/>
      </w:divBdr>
    </w:div>
    <w:div w:id="162286292">
      <w:bodyDiv w:val="1"/>
      <w:marLeft w:val="0"/>
      <w:marRight w:val="0"/>
      <w:marTop w:val="0"/>
      <w:marBottom w:val="0"/>
      <w:divBdr>
        <w:top w:val="none" w:sz="0" w:space="0" w:color="auto"/>
        <w:left w:val="none" w:sz="0" w:space="0" w:color="auto"/>
        <w:bottom w:val="none" w:sz="0" w:space="0" w:color="auto"/>
        <w:right w:val="none" w:sz="0" w:space="0" w:color="auto"/>
      </w:divBdr>
    </w:div>
    <w:div w:id="162548426">
      <w:bodyDiv w:val="1"/>
      <w:marLeft w:val="0"/>
      <w:marRight w:val="0"/>
      <w:marTop w:val="0"/>
      <w:marBottom w:val="0"/>
      <w:divBdr>
        <w:top w:val="none" w:sz="0" w:space="0" w:color="auto"/>
        <w:left w:val="none" w:sz="0" w:space="0" w:color="auto"/>
        <w:bottom w:val="none" w:sz="0" w:space="0" w:color="auto"/>
        <w:right w:val="none" w:sz="0" w:space="0" w:color="auto"/>
      </w:divBdr>
    </w:div>
    <w:div w:id="162937270">
      <w:bodyDiv w:val="1"/>
      <w:marLeft w:val="0"/>
      <w:marRight w:val="0"/>
      <w:marTop w:val="0"/>
      <w:marBottom w:val="0"/>
      <w:divBdr>
        <w:top w:val="none" w:sz="0" w:space="0" w:color="auto"/>
        <w:left w:val="none" w:sz="0" w:space="0" w:color="auto"/>
        <w:bottom w:val="none" w:sz="0" w:space="0" w:color="auto"/>
        <w:right w:val="none" w:sz="0" w:space="0" w:color="auto"/>
      </w:divBdr>
    </w:div>
    <w:div w:id="164980013">
      <w:bodyDiv w:val="1"/>
      <w:marLeft w:val="0"/>
      <w:marRight w:val="0"/>
      <w:marTop w:val="0"/>
      <w:marBottom w:val="0"/>
      <w:divBdr>
        <w:top w:val="none" w:sz="0" w:space="0" w:color="auto"/>
        <w:left w:val="none" w:sz="0" w:space="0" w:color="auto"/>
        <w:bottom w:val="none" w:sz="0" w:space="0" w:color="auto"/>
        <w:right w:val="none" w:sz="0" w:space="0" w:color="auto"/>
      </w:divBdr>
    </w:div>
    <w:div w:id="165563096">
      <w:bodyDiv w:val="1"/>
      <w:marLeft w:val="0"/>
      <w:marRight w:val="0"/>
      <w:marTop w:val="0"/>
      <w:marBottom w:val="0"/>
      <w:divBdr>
        <w:top w:val="none" w:sz="0" w:space="0" w:color="auto"/>
        <w:left w:val="none" w:sz="0" w:space="0" w:color="auto"/>
        <w:bottom w:val="none" w:sz="0" w:space="0" w:color="auto"/>
        <w:right w:val="none" w:sz="0" w:space="0" w:color="auto"/>
      </w:divBdr>
    </w:div>
    <w:div w:id="167597132">
      <w:bodyDiv w:val="1"/>
      <w:marLeft w:val="0"/>
      <w:marRight w:val="0"/>
      <w:marTop w:val="0"/>
      <w:marBottom w:val="0"/>
      <w:divBdr>
        <w:top w:val="none" w:sz="0" w:space="0" w:color="auto"/>
        <w:left w:val="none" w:sz="0" w:space="0" w:color="auto"/>
        <w:bottom w:val="none" w:sz="0" w:space="0" w:color="auto"/>
        <w:right w:val="none" w:sz="0" w:space="0" w:color="auto"/>
      </w:divBdr>
    </w:div>
    <w:div w:id="167789314">
      <w:bodyDiv w:val="1"/>
      <w:marLeft w:val="0"/>
      <w:marRight w:val="0"/>
      <w:marTop w:val="0"/>
      <w:marBottom w:val="0"/>
      <w:divBdr>
        <w:top w:val="none" w:sz="0" w:space="0" w:color="auto"/>
        <w:left w:val="none" w:sz="0" w:space="0" w:color="auto"/>
        <w:bottom w:val="none" w:sz="0" w:space="0" w:color="auto"/>
        <w:right w:val="none" w:sz="0" w:space="0" w:color="auto"/>
      </w:divBdr>
    </w:div>
    <w:div w:id="168714967">
      <w:bodyDiv w:val="1"/>
      <w:marLeft w:val="0"/>
      <w:marRight w:val="0"/>
      <w:marTop w:val="0"/>
      <w:marBottom w:val="0"/>
      <w:divBdr>
        <w:top w:val="none" w:sz="0" w:space="0" w:color="auto"/>
        <w:left w:val="none" w:sz="0" w:space="0" w:color="auto"/>
        <w:bottom w:val="none" w:sz="0" w:space="0" w:color="auto"/>
        <w:right w:val="none" w:sz="0" w:space="0" w:color="auto"/>
      </w:divBdr>
    </w:div>
    <w:div w:id="172187803">
      <w:bodyDiv w:val="1"/>
      <w:marLeft w:val="0"/>
      <w:marRight w:val="0"/>
      <w:marTop w:val="0"/>
      <w:marBottom w:val="0"/>
      <w:divBdr>
        <w:top w:val="none" w:sz="0" w:space="0" w:color="auto"/>
        <w:left w:val="none" w:sz="0" w:space="0" w:color="auto"/>
        <w:bottom w:val="none" w:sz="0" w:space="0" w:color="auto"/>
        <w:right w:val="none" w:sz="0" w:space="0" w:color="auto"/>
      </w:divBdr>
    </w:div>
    <w:div w:id="172884273">
      <w:bodyDiv w:val="1"/>
      <w:marLeft w:val="0"/>
      <w:marRight w:val="0"/>
      <w:marTop w:val="0"/>
      <w:marBottom w:val="0"/>
      <w:divBdr>
        <w:top w:val="none" w:sz="0" w:space="0" w:color="auto"/>
        <w:left w:val="none" w:sz="0" w:space="0" w:color="auto"/>
        <w:bottom w:val="none" w:sz="0" w:space="0" w:color="auto"/>
        <w:right w:val="none" w:sz="0" w:space="0" w:color="auto"/>
      </w:divBdr>
    </w:div>
    <w:div w:id="173225254">
      <w:bodyDiv w:val="1"/>
      <w:marLeft w:val="0"/>
      <w:marRight w:val="0"/>
      <w:marTop w:val="0"/>
      <w:marBottom w:val="0"/>
      <w:divBdr>
        <w:top w:val="none" w:sz="0" w:space="0" w:color="auto"/>
        <w:left w:val="none" w:sz="0" w:space="0" w:color="auto"/>
        <w:bottom w:val="none" w:sz="0" w:space="0" w:color="auto"/>
        <w:right w:val="none" w:sz="0" w:space="0" w:color="auto"/>
      </w:divBdr>
    </w:div>
    <w:div w:id="174417961">
      <w:bodyDiv w:val="1"/>
      <w:marLeft w:val="0"/>
      <w:marRight w:val="0"/>
      <w:marTop w:val="0"/>
      <w:marBottom w:val="0"/>
      <w:divBdr>
        <w:top w:val="none" w:sz="0" w:space="0" w:color="auto"/>
        <w:left w:val="none" w:sz="0" w:space="0" w:color="auto"/>
        <w:bottom w:val="none" w:sz="0" w:space="0" w:color="auto"/>
        <w:right w:val="none" w:sz="0" w:space="0" w:color="auto"/>
      </w:divBdr>
    </w:div>
    <w:div w:id="174811702">
      <w:bodyDiv w:val="1"/>
      <w:marLeft w:val="0"/>
      <w:marRight w:val="0"/>
      <w:marTop w:val="0"/>
      <w:marBottom w:val="0"/>
      <w:divBdr>
        <w:top w:val="none" w:sz="0" w:space="0" w:color="auto"/>
        <w:left w:val="none" w:sz="0" w:space="0" w:color="auto"/>
        <w:bottom w:val="none" w:sz="0" w:space="0" w:color="auto"/>
        <w:right w:val="none" w:sz="0" w:space="0" w:color="auto"/>
      </w:divBdr>
    </w:div>
    <w:div w:id="177502052">
      <w:bodyDiv w:val="1"/>
      <w:marLeft w:val="0"/>
      <w:marRight w:val="0"/>
      <w:marTop w:val="0"/>
      <w:marBottom w:val="0"/>
      <w:divBdr>
        <w:top w:val="none" w:sz="0" w:space="0" w:color="auto"/>
        <w:left w:val="none" w:sz="0" w:space="0" w:color="auto"/>
        <w:bottom w:val="none" w:sz="0" w:space="0" w:color="auto"/>
        <w:right w:val="none" w:sz="0" w:space="0" w:color="auto"/>
      </w:divBdr>
    </w:div>
    <w:div w:id="177891560">
      <w:bodyDiv w:val="1"/>
      <w:marLeft w:val="0"/>
      <w:marRight w:val="0"/>
      <w:marTop w:val="0"/>
      <w:marBottom w:val="0"/>
      <w:divBdr>
        <w:top w:val="none" w:sz="0" w:space="0" w:color="auto"/>
        <w:left w:val="none" w:sz="0" w:space="0" w:color="auto"/>
        <w:bottom w:val="none" w:sz="0" w:space="0" w:color="auto"/>
        <w:right w:val="none" w:sz="0" w:space="0" w:color="auto"/>
      </w:divBdr>
    </w:div>
    <w:div w:id="179242687">
      <w:bodyDiv w:val="1"/>
      <w:marLeft w:val="0"/>
      <w:marRight w:val="0"/>
      <w:marTop w:val="0"/>
      <w:marBottom w:val="0"/>
      <w:divBdr>
        <w:top w:val="none" w:sz="0" w:space="0" w:color="auto"/>
        <w:left w:val="none" w:sz="0" w:space="0" w:color="auto"/>
        <w:bottom w:val="none" w:sz="0" w:space="0" w:color="auto"/>
        <w:right w:val="none" w:sz="0" w:space="0" w:color="auto"/>
      </w:divBdr>
    </w:div>
    <w:div w:id="180123154">
      <w:bodyDiv w:val="1"/>
      <w:marLeft w:val="0"/>
      <w:marRight w:val="0"/>
      <w:marTop w:val="0"/>
      <w:marBottom w:val="0"/>
      <w:divBdr>
        <w:top w:val="none" w:sz="0" w:space="0" w:color="auto"/>
        <w:left w:val="none" w:sz="0" w:space="0" w:color="auto"/>
        <w:bottom w:val="none" w:sz="0" w:space="0" w:color="auto"/>
        <w:right w:val="none" w:sz="0" w:space="0" w:color="auto"/>
      </w:divBdr>
    </w:div>
    <w:div w:id="181747834">
      <w:bodyDiv w:val="1"/>
      <w:marLeft w:val="0"/>
      <w:marRight w:val="0"/>
      <w:marTop w:val="0"/>
      <w:marBottom w:val="0"/>
      <w:divBdr>
        <w:top w:val="none" w:sz="0" w:space="0" w:color="auto"/>
        <w:left w:val="none" w:sz="0" w:space="0" w:color="auto"/>
        <w:bottom w:val="none" w:sz="0" w:space="0" w:color="auto"/>
        <w:right w:val="none" w:sz="0" w:space="0" w:color="auto"/>
      </w:divBdr>
    </w:div>
    <w:div w:id="181935886">
      <w:bodyDiv w:val="1"/>
      <w:marLeft w:val="0"/>
      <w:marRight w:val="0"/>
      <w:marTop w:val="0"/>
      <w:marBottom w:val="0"/>
      <w:divBdr>
        <w:top w:val="none" w:sz="0" w:space="0" w:color="auto"/>
        <w:left w:val="none" w:sz="0" w:space="0" w:color="auto"/>
        <w:bottom w:val="none" w:sz="0" w:space="0" w:color="auto"/>
        <w:right w:val="none" w:sz="0" w:space="0" w:color="auto"/>
      </w:divBdr>
    </w:div>
    <w:div w:id="182523497">
      <w:bodyDiv w:val="1"/>
      <w:marLeft w:val="0"/>
      <w:marRight w:val="0"/>
      <w:marTop w:val="0"/>
      <w:marBottom w:val="0"/>
      <w:divBdr>
        <w:top w:val="none" w:sz="0" w:space="0" w:color="auto"/>
        <w:left w:val="none" w:sz="0" w:space="0" w:color="auto"/>
        <w:bottom w:val="none" w:sz="0" w:space="0" w:color="auto"/>
        <w:right w:val="none" w:sz="0" w:space="0" w:color="auto"/>
      </w:divBdr>
    </w:div>
    <w:div w:id="186875472">
      <w:bodyDiv w:val="1"/>
      <w:marLeft w:val="0"/>
      <w:marRight w:val="0"/>
      <w:marTop w:val="0"/>
      <w:marBottom w:val="0"/>
      <w:divBdr>
        <w:top w:val="none" w:sz="0" w:space="0" w:color="auto"/>
        <w:left w:val="none" w:sz="0" w:space="0" w:color="auto"/>
        <w:bottom w:val="none" w:sz="0" w:space="0" w:color="auto"/>
        <w:right w:val="none" w:sz="0" w:space="0" w:color="auto"/>
      </w:divBdr>
    </w:div>
    <w:div w:id="190071687">
      <w:bodyDiv w:val="1"/>
      <w:marLeft w:val="0"/>
      <w:marRight w:val="0"/>
      <w:marTop w:val="0"/>
      <w:marBottom w:val="0"/>
      <w:divBdr>
        <w:top w:val="none" w:sz="0" w:space="0" w:color="auto"/>
        <w:left w:val="none" w:sz="0" w:space="0" w:color="auto"/>
        <w:bottom w:val="none" w:sz="0" w:space="0" w:color="auto"/>
        <w:right w:val="none" w:sz="0" w:space="0" w:color="auto"/>
      </w:divBdr>
    </w:div>
    <w:div w:id="191043520">
      <w:bodyDiv w:val="1"/>
      <w:marLeft w:val="0"/>
      <w:marRight w:val="0"/>
      <w:marTop w:val="0"/>
      <w:marBottom w:val="0"/>
      <w:divBdr>
        <w:top w:val="none" w:sz="0" w:space="0" w:color="auto"/>
        <w:left w:val="none" w:sz="0" w:space="0" w:color="auto"/>
        <w:bottom w:val="none" w:sz="0" w:space="0" w:color="auto"/>
        <w:right w:val="none" w:sz="0" w:space="0" w:color="auto"/>
      </w:divBdr>
    </w:div>
    <w:div w:id="191112938">
      <w:bodyDiv w:val="1"/>
      <w:marLeft w:val="0"/>
      <w:marRight w:val="0"/>
      <w:marTop w:val="0"/>
      <w:marBottom w:val="0"/>
      <w:divBdr>
        <w:top w:val="none" w:sz="0" w:space="0" w:color="auto"/>
        <w:left w:val="none" w:sz="0" w:space="0" w:color="auto"/>
        <w:bottom w:val="none" w:sz="0" w:space="0" w:color="auto"/>
        <w:right w:val="none" w:sz="0" w:space="0" w:color="auto"/>
      </w:divBdr>
    </w:div>
    <w:div w:id="192235211">
      <w:bodyDiv w:val="1"/>
      <w:marLeft w:val="0"/>
      <w:marRight w:val="0"/>
      <w:marTop w:val="0"/>
      <w:marBottom w:val="0"/>
      <w:divBdr>
        <w:top w:val="none" w:sz="0" w:space="0" w:color="auto"/>
        <w:left w:val="none" w:sz="0" w:space="0" w:color="auto"/>
        <w:bottom w:val="none" w:sz="0" w:space="0" w:color="auto"/>
        <w:right w:val="none" w:sz="0" w:space="0" w:color="auto"/>
      </w:divBdr>
    </w:div>
    <w:div w:id="192501889">
      <w:bodyDiv w:val="1"/>
      <w:marLeft w:val="0"/>
      <w:marRight w:val="0"/>
      <w:marTop w:val="0"/>
      <w:marBottom w:val="0"/>
      <w:divBdr>
        <w:top w:val="none" w:sz="0" w:space="0" w:color="auto"/>
        <w:left w:val="none" w:sz="0" w:space="0" w:color="auto"/>
        <w:bottom w:val="none" w:sz="0" w:space="0" w:color="auto"/>
        <w:right w:val="none" w:sz="0" w:space="0" w:color="auto"/>
      </w:divBdr>
    </w:div>
    <w:div w:id="193349048">
      <w:bodyDiv w:val="1"/>
      <w:marLeft w:val="0"/>
      <w:marRight w:val="0"/>
      <w:marTop w:val="0"/>
      <w:marBottom w:val="0"/>
      <w:divBdr>
        <w:top w:val="none" w:sz="0" w:space="0" w:color="auto"/>
        <w:left w:val="none" w:sz="0" w:space="0" w:color="auto"/>
        <w:bottom w:val="none" w:sz="0" w:space="0" w:color="auto"/>
        <w:right w:val="none" w:sz="0" w:space="0" w:color="auto"/>
      </w:divBdr>
    </w:div>
    <w:div w:id="194537122">
      <w:bodyDiv w:val="1"/>
      <w:marLeft w:val="0"/>
      <w:marRight w:val="0"/>
      <w:marTop w:val="0"/>
      <w:marBottom w:val="0"/>
      <w:divBdr>
        <w:top w:val="none" w:sz="0" w:space="0" w:color="auto"/>
        <w:left w:val="none" w:sz="0" w:space="0" w:color="auto"/>
        <w:bottom w:val="none" w:sz="0" w:space="0" w:color="auto"/>
        <w:right w:val="none" w:sz="0" w:space="0" w:color="auto"/>
      </w:divBdr>
    </w:div>
    <w:div w:id="196552240">
      <w:bodyDiv w:val="1"/>
      <w:marLeft w:val="0"/>
      <w:marRight w:val="0"/>
      <w:marTop w:val="0"/>
      <w:marBottom w:val="0"/>
      <w:divBdr>
        <w:top w:val="none" w:sz="0" w:space="0" w:color="auto"/>
        <w:left w:val="none" w:sz="0" w:space="0" w:color="auto"/>
        <w:bottom w:val="none" w:sz="0" w:space="0" w:color="auto"/>
        <w:right w:val="none" w:sz="0" w:space="0" w:color="auto"/>
      </w:divBdr>
    </w:div>
    <w:div w:id="196553542">
      <w:bodyDiv w:val="1"/>
      <w:marLeft w:val="0"/>
      <w:marRight w:val="0"/>
      <w:marTop w:val="0"/>
      <w:marBottom w:val="0"/>
      <w:divBdr>
        <w:top w:val="none" w:sz="0" w:space="0" w:color="auto"/>
        <w:left w:val="none" w:sz="0" w:space="0" w:color="auto"/>
        <w:bottom w:val="none" w:sz="0" w:space="0" w:color="auto"/>
        <w:right w:val="none" w:sz="0" w:space="0" w:color="auto"/>
      </w:divBdr>
    </w:div>
    <w:div w:id="197091180">
      <w:bodyDiv w:val="1"/>
      <w:marLeft w:val="0"/>
      <w:marRight w:val="0"/>
      <w:marTop w:val="0"/>
      <w:marBottom w:val="0"/>
      <w:divBdr>
        <w:top w:val="none" w:sz="0" w:space="0" w:color="auto"/>
        <w:left w:val="none" w:sz="0" w:space="0" w:color="auto"/>
        <w:bottom w:val="none" w:sz="0" w:space="0" w:color="auto"/>
        <w:right w:val="none" w:sz="0" w:space="0" w:color="auto"/>
      </w:divBdr>
    </w:div>
    <w:div w:id="199320418">
      <w:bodyDiv w:val="1"/>
      <w:marLeft w:val="0"/>
      <w:marRight w:val="0"/>
      <w:marTop w:val="0"/>
      <w:marBottom w:val="0"/>
      <w:divBdr>
        <w:top w:val="none" w:sz="0" w:space="0" w:color="auto"/>
        <w:left w:val="none" w:sz="0" w:space="0" w:color="auto"/>
        <w:bottom w:val="none" w:sz="0" w:space="0" w:color="auto"/>
        <w:right w:val="none" w:sz="0" w:space="0" w:color="auto"/>
      </w:divBdr>
    </w:div>
    <w:div w:id="200290145">
      <w:bodyDiv w:val="1"/>
      <w:marLeft w:val="0"/>
      <w:marRight w:val="0"/>
      <w:marTop w:val="0"/>
      <w:marBottom w:val="0"/>
      <w:divBdr>
        <w:top w:val="none" w:sz="0" w:space="0" w:color="auto"/>
        <w:left w:val="none" w:sz="0" w:space="0" w:color="auto"/>
        <w:bottom w:val="none" w:sz="0" w:space="0" w:color="auto"/>
        <w:right w:val="none" w:sz="0" w:space="0" w:color="auto"/>
      </w:divBdr>
    </w:div>
    <w:div w:id="201017386">
      <w:bodyDiv w:val="1"/>
      <w:marLeft w:val="0"/>
      <w:marRight w:val="0"/>
      <w:marTop w:val="0"/>
      <w:marBottom w:val="0"/>
      <w:divBdr>
        <w:top w:val="none" w:sz="0" w:space="0" w:color="auto"/>
        <w:left w:val="none" w:sz="0" w:space="0" w:color="auto"/>
        <w:bottom w:val="none" w:sz="0" w:space="0" w:color="auto"/>
        <w:right w:val="none" w:sz="0" w:space="0" w:color="auto"/>
      </w:divBdr>
    </w:div>
    <w:div w:id="201526045">
      <w:bodyDiv w:val="1"/>
      <w:marLeft w:val="0"/>
      <w:marRight w:val="0"/>
      <w:marTop w:val="0"/>
      <w:marBottom w:val="0"/>
      <w:divBdr>
        <w:top w:val="none" w:sz="0" w:space="0" w:color="auto"/>
        <w:left w:val="none" w:sz="0" w:space="0" w:color="auto"/>
        <w:bottom w:val="none" w:sz="0" w:space="0" w:color="auto"/>
        <w:right w:val="none" w:sz="0" w:space="0" w:color="auto"/>
      </w:divBdr>
    </w:div>
    <w:div w:id="203644007">
      <w:bodyDiv w:val="1"/>
      <w:marLeft w:val="0"/>
      <w:marRight w:val="0"/>
      <w:marTop w:val="0"/>
      <w:marBottom w:val="0"/>
      <w:divBdr>
        <w:top w:val="none" w:sz="0" w:space="0" w:color="auto"/>
        <w:left w:val="none" w:sz="0" w:space="0" w:color="auto"/>
        <w:bottom w:val="none" w:sz="0" w:space="0" w:color="auto"/>
        <w:right w:val="none" w:sz="0" w:space="0" w:color="auto"/>
      </w:divBdr>
    </w:div>
    <w:div w:id="205720108">
      <w:bodyDiv w:val="1"/>
      <w:marLeft w:val="0"/>
      <w:marRight w:val="0"/>
      <w:marTop w:val="0"/>
      <w:marBottom w:val="0"/>
      <w:divBdr>
        <w:top w:val="none" w:sz="0" w:space="0" w:color="auto"/>
        <w:left w:val="none" w:sz="0" w:space="0" w:color="auto"/>
        <w:bottom w:val="none" w:sz="0" w:space="0" w:color="auto"/>
        <w:right w:val="none" w:sz="0" w:space="0" w:color="auto"/>
      </w:divBdr>
    </w:div>
    <w:div w:id="207644242">
      <w:bodyDiv w:val="1"/>
      <w:marLeft w:val="0"/>
      <w:marRight w:val="0"/>
      <w:marTop w:val="0"/>
      <w:marBottom w:val="0"/>
      <w:divBdr>
        <w:top w:val="none" w:sz="0" w:space="0" w:color="auto"/>
        <w:left w:val="none" w:sz="0" w:space="0" w:color="auto"/>
        <w:bottom w:val="none" w:sz="0" w:space="0" w:color="auto"/>
        <w:right w:val="none" w:sz="0" w:space="0" w:color="auto"/>
      </w:divBdr>
    </w:div>
    <w:div w:id="211044600">
      <w:bodyDiv w:val="1"/>
      <w:marLeft w:val="0"/>
      <w:marRight w:val="0"/>
      <w:marTop w:val="0"/>
      <w:marBottom w:val="0"/>
      <w:divBdr>
        <w:top w:val="none" w:sz="0" w:space="0" w:color="auto"/>
        <w:left w:val="none" w:sz="0" w:space="0" w:color="auto"/>
        <w:bottom w:val="none" w:sz="0" w:space="0" w:color="auto"/>
        <w:right w:val="none" w:sz="0" w:space="0" w:color="auto"/>
      </w:divBdr>
    </w:div>
    <w:div w:id="212740766">
      <w:bodyDiv w:val="1"/>
      <w:marLeft w:val="0"/>
      <w:marRight w:val="0"/>
      <w:marTop w:val="0"/>
      <w:marBottom w:val="0"/>
      <w:divBdr>
        <w:top w:val="none" w:sz="0" w:space="0" w:color="auto"/>
        <w:left w:val="none" w:sz="0" w:space="0" w:color="auto"/>
        <w:bottom w:val="none" w:sz="0" w:space="0" w:color="auto"/>
        <w:right w:val="none" w:sz="0" w:space="0" w:color="auto"/>
      </w:divBdr>
    </w:div>
    <w:div w:id="213388743">
      <w:bodyDiv w:val="1"/>
      <w:marLeft w:val="0"/>
      <w:marRight w:val="0"/>
      <w:marTop w:val="0"/>
      <w:marBottom w:val="0"/>
      <w:divBdr>
        <w:top w:val="none" w:sz="0" w:space="0" w:color="auto"/>
        <w:left w:val="none" w:sz="0" w:space="0" w:color="auto"/>
        <w:bottom w:val="none" w:sz="0" w:space="0" w:color="auto"/>
        <w:right w:val="none" w:sz="0" w:space="0" w:color="auto"/>
      </w:divBdr>
    </w:div>
    <w:div w:id="213856388">
      <w:bodyDiv w:val="1"/>
      <w:marLeft w:val="0"/>
      <w:marRight w:val="0"/>
      <w:marTop w:val="0"/>
      <w:marBottom w:val="0"/>
      <w:divBdr>
        <w:top w:val="none" w:sz="0" w:space="0" w:color="auto"/>
        <w:left w:val="none" w:sz="0" w:space="0" w:color="auto"/>
        <w:bottom w:val="none" w:sz="0" w:space="0" w:color="auto"/>
        <w:right w:val="none" w:sz="0" w:space="0" w:color="auto"/>
      </w:divBdr>
    </w:div>
    <w:div w:id="214589952">
      <w:bodyDiv w:val="1"/>
      <w:marLeft w:val="0"/>
      <w:marRight w:val="0"/>
      <w:marTop w:val="0"/>
      <w:marBottom w:val="0"/>
      <w:divBdr>
        <w:top w:val="none" w:sz="0" w:space="0" w:color="auto"/>
        <w:left w:val="none" w:sz="0" w:space="0" w:color="auto"/>
        <w:bottom w:val="none" w:sz="0" w:space="0" w:color="auto"/>
        <w:right w:val="none" w:sz="0" w:space="0" w:color="auto"/>
      </w:divBdr>
    </w:div>
    <w:div w:id="222496250">
      <w:bodyDiv w:val="1"/>
      <w:marLeft w:val="0"/>
      <w:marRight w:val="0"/>
      <w:marTop w:val="0"/>
      <w:marBottom w:val="0"/>
      <w:divBdr>
        <w:top w:val="none" w:sz="0" w:space="0" w:color="auto"/>
        <w:left w:val="none" w:sz="0" w:space="0" w:color="auto"/>
        <w:bottom w:val="none" w:sz="0" w:space="0" w:color="auto"/>
        <w:right w:val="none" w:sz="0" w:space="0" w:color="auto"/>
      </w:divBdr>
    </w:div>
    <w:div w:id="230967430">
      <w:bodyDiv w:val="1"/>
      <w:marLeft w:val="0"/>
      <w:marRight w:val="0"/>
      <w:marTop w:val="0"/>
      <w:marBottom w:val="0"/>
      <w:divBdr>
        <w:top w:val="none" w:sz="0" w:space="0" w:color="auto"/>
        <w:left w:val="none" w:sz="0" w:space="0" w:color="auto"/>
        <w:bottom w:val="none" w:sz="0" w:space="0" w:color="auto"/>
        <w:right w:val="none" w:sz="0" w:space="0" w:color="auto"/>
      </w:divBdr>
    </w:div>
    <w:div w:id="233469997">
      <w:bodyDiv w:val="1"/>
      <w:marLeft w:val="0"/>
      <w:marRight w:val="0"/>
      <w:marTop w:val="0"/>
      <w:marBottom w:val="0"/>
      <w:divBdr>
        <w:top w:val="none" w:sz="0" w:space="0" w:color="auto"/>
        <w:left w:val="none" w:sz="0" w:space="0" w:color="auto"/>
        <w:bottom w:val="none" w:sz="0" w:space="0" w:color="auto"/>
        <w:right w:val="none" w:sz="0" w:space="0" w:color="auto"/>
      </w:divBdr>
    </w:div>
    <w:div w:id="234366092">
      <w:bodyDiv w:val="1"/>
      <w:marLeft w:val="0"/>
      <w:marRight w:val="0"/>
      <w:marTop w:val="0"/>
      <w:marBottom w:val="0"/>
      <w:divBdr>
        <w:top w:val="none" w:sz="0" w:space="0" w:color="auto"/>
        <w:left w:val="none" w:sz="0" w:space="0" w:color="auto"/>
        <w:bottom w:val="none" w:sz="0" w:space="0" w:color="auto"/>
        <w:right w:val="none" w:sz="0" w:space="0" w:color="auto"/>
      </w:divBdr>
    </w:div>
    <w:div w:id="234895906">
      <w:bodyDiv w:val="1"/>
      <w:marLeft w:val="0"/>
      <w:marRight w:val="0"/>
      <w:marTop w:val="0"/>
      <w:marBottom w:val="0"/>
      <w:divBdr>
        <w:top w:val="none" w:sz="0" w:space="0" w:color="auto"/>
        <w:left w:val="none" w:sz="0" w:space="0" w:color="auto"/>
        <w:bottom w:val="none" w:sz="0" w:space="0" w:color="auto"/>
        <w:right w:val="none" w:sz="0" w:space="0" w:color="auto"/>
      </w:divBdr>
    </w:div>
    <w:div w:id="236868522">
      <w:bodyDiv w:val="1"/>
      <w:marLeft w:val="0"/>
      <w:marRight w:val="0"/>
      <w:marTop w:val="0"/>
      <w:marBottom w:val="0"/>
      <w:divBdr>
        <w:top w:val="none" w:sz="0" w:space="0" w:color="auto"/>
        <w:left w:val="none" w:sz="0" w:space="0" w:color="auto"/>
        <w:bottom w:val="none" w:sz="0" w:space="0" w:color="auto"/>
        <w:right w:val="none" w:sz="0" w:space="0" w:color="auto"/>
      </w:divBdr>
    </w:div>
    <w:div w:id="238099472">
      <w:bodyDiv w:val="1"/>
      <w:marLeft w:val="0"/>
      <w:marRight w:val="0"/>
      <w:marTop w:val="0"/>
      <w:marBottom w:val="0"/>
      <w:divBdr>
        <w:top w:val="none" w:sz="0" w:space="0" w:color="auto"/>
        <w:left w:val="none" w:sz="0" w:space="0" w:color="auto"/>
        <w:bottom w:val="none" w:sz="0" w:space="0" w:color="auto"/>
        <w:right w:val="none" w:sz="0" w:space="0" w:color="auto"/>
      </w:divBdr>
    </w:div>
    <w:div w:id="240138335">
      <w:bodyDiv w:val="1"/>
      <w:marLeft w:val="0"/>
      <w:marRight w:val="0"/>
      <w:marTop w:val="0"/>
      <w:marBottom w:val="0"/>
      <w:divBdr>
        <w:top w:val="none" w:sz="0" w:space="0" w:color="auto"/>
        <w:left w:val="none" w:sz="0" w:space="0" w:color="auto"/>
        <w:bottom w:val="none" w:sz="0" w:space="0" w:color="auto"/>
        <w:right w:val="none" w:sz="0" w:space="0" w:color="auto"/>
      </w:divBdr>
    </w:div>
    <w:div w:id="241113018">
      <w:bodyDiv w:val="1"/>
      <w:marLeft w:val="0"/>
      <w:marRight w:val="0"/>
      <w:marTop w:val="0"/>
      <w:marBottom w:val="0"/>
      <w:divBdr>
        <w:top w:val="none" w:sz="0" w:space="0" w:color="auto"/>
        <w:left w:val="none" w:sz="0" w:space="0" w:color="auto"/>
        <w:bottom w:val="none" w:sz="0" w:space="0" w:color="auto"/>
        <w:right w:val="none" w:sz="0" w:space="0" w:color="auto"/>
      </w:divBdr>
    </w:div>
    <w:div w:id="241573973">
      <w:bodyDiv w:val="1"/>
      <w:marLeft w:val="0"/>
      <w:marRight w:val="0"/>
      <w:marTop w:val="0"/>
      <w:marBottom w:val="0"/>
      <w:divBdr>
        <w:top w:val="none" w:sz="0" w:space="0" w:color="auto"/>
        <w:left w:val="none" w:sz="0" w:space="0" w:color="auto"/>
        <w:bottom w:val="none" w:sz="0" w:space="0" w:color="auto"/>
        <w:right w:val="none" w:sz="0" w:space="0" w:color="auto"/>
      </w:divBdr>
    </w:div>
    <w:div w:id="245039966">
      <w:bodyDiv w:val="1"/>
      <w:marLeft w:val="0"/>
      <w:marRight w:val="0"/>
      <w:marTop w:val="0"/>
      <w:marBottom w:val="0"/>
      <w:divBdr>
        <w:top w:val="none" w:sz="0" w:space="0" w:color="auto"/>
        <w:left w:val="none" w:sz="0" w:space="0" w:color="auto"/>
        <w:bottom w:val="none" w:sz="0" w:space="0" w:color="auto"/>
        <w:right w:val="none" w:sz="0" w:space="0" w:color="auto"/>
      </w:divBdr>
    </w:div>
    <w:div w:id="248123616">
      <w:bodyDiv w:val="1"/>
      <w:marLeft w:val="0"/>
      <w:marRight w:val="0"/>
      <w:marTop w:val="0"/>
      <w:marBottom w:val="0"/>
      <w:divBdr>
        <w:top w:val="none" w:sz="0" w:space="0" w:color="auto"/>
        <w:left w:val="none" w:sz="0" w:space="0" w:color="auto"/>
        <w:bottom w:val="none" w:sz="0" w:space="0" w:color="auto"/>
        <w:right w:val="none" w:sz="0" w:space="0" w:color="auto"/>
      </w:divBdr>
    </w:div>
    <w:div w:id="248125406">
      <w:bodyDiv w:val="1"/>
      <w:marLeft w:val="0"/>
      <w:marRight w:val="0"/>
      <w:marTop w:val="0"/>
      <w:marBottom w:val="0"/>
      <w:divBdr>
        <w:top w:val="none" w:sz="0" w:space="0" w:color="auto"/>
        <w:left w:val="none" w:sz="0" w:space="0" w:color="auto"/>
        <w:bottom w:val="none" w:sz="0" w:space="0" w:color="auto"/>
        <w:right w:val="none" w:sz="0" w:space="0" w:color="auto"/>
      </w:divBdr>
    </w:div>
    <w:div w:id="253629919">
      <w:bodyDiv w:val="1"/>
      <w:marLeft w:val="0"/>
      <w:marRight w:val="0"/>
      <w:marTop w:val="0"/>
      <w:marBottom w:val="0"/>
      <w:divBdr>
        <w:top w:val="none" w:sz="0" w:space="0" w:color="auto"/>
        <w:left w:val="none" w:sz="0" w:space="0" w:color="auto"/>
        <w:bottom w:val="none" w:sz="0" w:space="0" w:color="auto"/>
        <w:right w:val="none" w:sz="0" w:space="0" w:color="auto"/>
      </w:divBdr>
    </w:div>
    <w:div w:id="255676177">
      <w:bodyDiv w:val="1"/>
      <w:marLeft w:val="0"/>
      <w:marRight w:val="0"/>
      <w:marTop w:val="0"/>
      <w:marBottom w:val="0"/>
      <w:divBdr>
        <w:top w:val="none" w:sz="0" w:space="0" w:color="auto"/>
        <w:left w:val="none" w:sz="0" w:space="0" w:color="auto"/>
        <w:bottom w:val="none" w:sz="0" w:space="0" w:color="auto"/>
        <w:right w:val="none" w:sz="0" w:space="0" w:color="auto"/>
      </w:divBdr>
    </w:div>
    <w:div w:id="258489072">
      <w:bodyDiv w:val="1"/>
      <w:marLeft w:val="0"/>
      <w:marRight w:val="0"/>
      <w:marTop w:val="0"/>
      <w:marBottom w:val="0"/>
      <w:divBdr>
        <w:top w:val="none" w:sz="0" w:space="0" w:color="auto"/>
        <w:left w:val="none" w:sz="0" w:space="0" w:color="auto"/>
        <w:bottom w:val="none" w:sz="0" w:space="0" w:color="auto"/>
        <w:right w:val="none" w:sz="0" w:space="0" w:color="auto"/>
      </w:divBdr>
    </w:div>
    <w:div w:id="261887362">
      <w:bodyDiv w:val="1"/>
      <w:marLeft w:val="0"/>
      <w:marRight w:val="0"/>
      <w:marTop w:val="0"/>
      <w:marBottom w:val="0"/>
      <w:divBdr>
        <w:top w:val="none" w:sz="0" w:space="0" w:color="auto"/>
        <w:left w:val="none" w:sz="0" w:space="0" w:color="auto"/>
        <w:bottom w:val="none" w:sz="0" w:space="0" w:color="auto"/>
        <w:right w:val="none" w:sz="0" w:space="0" w:color="auto"/>
      </w:divBdr>
    </w:div>
    <w:div w:id="262153586">
      <w:bodyDiv w:val="1"/>
      <w:marLeft w:val="0"/>
      <w:marRight w:val="0"/>
      <w:marTop w:val="0"/>
      <w:marBottom w:val="0"/>
      <w:divBdr>
        <w:top w:val="none" w:sz="0" w:space="0" w:color="auto"/>
        <w:left w:val="none" w:sz="0" w:space="0" w:color="auto"/>
        <w:bottom w:val="none" w:sz="0" w:space="0" w:color="auto"/>
        <w:right w:val="none" w:sz="0" w:space="0" w:color="auto"/>
      </w:divBdr>
    </w:div>
    <w:div w:id="264653136">
      <w:bodyDiv w:val="1"/>
      <w:marLeft w:val="0"/>
      <w:marRight w:val="0"/>
      <w:marTop w:val="0"/>
      <w:marBottom w:val="0"/>
      <w:divBdr>
        <w:top w:val="none" w:sz="0" w:space="0" w:color="auto"/>
        <w:left w:val="none" w:sz="0" w:space="0" w:color="auto"/>
        <w:bottom w:val="none" w:sz="0" w:space="0" w:color="auto"/>
        <w:right w:val="none" w:sz="0" w:space="0" w:color="auto"/>
      </w:divBdr>
    </w:div>
    <w:div w:id="264847013">
      <w:bodyDiv w:val="1"/>
      <w:marLeft w:val="0"/>
      <w:marRight w:val="0"/>
      <w:marTop w:val="0"/>
      <w:marBottom w:val="0"/>
      <w:divBdr>
        <w:top w:val="none" w:sz="0" w:space="0" w:color="auto"/>
        <w:left w:val="none" w:sz="0" w:space="0" w:color="auto"/>
        <w:bottom w:val="none" w:sz="0" w:space="0" w:color="auto"/>
        <w:right w:val="none" w:sz="0" w:space="0" w:color="auto"/>
      </w:divBdr>
    </w:div>
    <w:div w:id="268894341">
      <w:bodyDiv w:val="1"/>
      <w:marLeft w:val="0"/>
      <w:marRight w:val="0"/>
      <w:marTop w:val="0"/>
      <w:marBottom w:val="0"/>
      <w:divBdr>
        <w:top w:val="none" w:sz="0" w:space="0" w:color="auto"/>
        <w:left w:val="none" w:sz="0" w:space="0" w:color="auto"/>
        <w:bottom w:val="none" w:sz="0" w:space="0" w:color="auto"/>
        <w:right w:val="none" w:sz="0" w:space="0" w:color="auto"/>
      </w:divBdr>
    </w:div>
    <w:div w:id="270941428">
      <w:bodyDiv w:val="1"/>
      <w:marLeft w:val="0"/>
      <w:marRight w:val="0"/>
      <w:marTop w:val="0"/>
      <w:marBottom w:val="0"/>
      <w:divBdr>
        <w:top w:val="none" w:sz="0" w:space="0" w:color="auto"/>
        <w:left w:val="none" w:sz="0" w:space="0" w:color="auto"/>
        <w:bottom w:val="none" w:sz="0" w:space="0" w:color="auto"/>
        <w:right w:val="none" w:sz="0" w:space="0" w:color="auto"/>
      </w:divBdr>
    </w:div>
    <w:div w:id="271133971">
      <w:bodyDiv w:val="1"/>
      <w:marLeft w:val="0"/>
      <w:marRight w:val="0"/>
      <w:marTop w:val="0"/>
      <w:marBottom w:val="0"/>
      <w:divBdr>
        <w:top w:val="none" w:sz="0" w:space="0" w:color="auto"/>
        <w:left w:val="none" w:sz="0" w:space="0" w:color="auto"/>
        <w:bottom w:val="none" w:sz="0" w:space="0" w:color="auto"/>
        <w:right w:val="none" w:sz="0" w:space="0" w:color="auto"/>
      </w:divBdr>
    </w:div>
    <w:div w:id="271255118">
      <w:bodyDiv w:val="1"/>
      <w:marLeft w:val="0"/>
      <w:marRight w:val="0"/>
      <w:marTop w:val="0"/>
      <w:marBottom w:val="0"/>
      <w:divBdr>
        <w:top w:val="none" w:sz="0" w:space="0" w:color="auto"/>
        <w:left w:val="none" w:sz="0" w:space="0" w:color="auto"/>
        <w:bottom w:val="none" w:sz="0" w:space="0" w:color="auto"/>
        <w:right w:val="none" w:sz="0" w:space="0" w:color="auto"/>
      </w:divBdr>
    </w:div>
    <w:div w:id="271716659">
      <w:bodyDiv w:val="1"/>
      <w:marLeft w:val="0"/>
      <w:marRight w:val="0"/>
      <w:marTop w:val="0"/>
      <w:marBottom w:val="0"/>
      <w:divBdr>
        <w:top w:val="none" w:sz="0" w:space="0" w:color="auto"/>
        <w:left w:val="none" w:sz="0" w:space="0" w:color="auto"/>
        <w:bottom w:val="none" w:sz="0" w:space="0" w:color="auto"/>
        <w:right w:val="none" w:sz="0" w:space="0" w:color="auto"/>
      </w:divBdr>
    </w:div>
    <w:div w:id="275061538">
      <w:bodyDiv w:val="1"/>
      <w:marLeft w:val="0"/>
      <w:marRight w:val="0"/>
      <w:marTop w:val="0"/>
      <w:marBottom w:val="0"/>
      <w:divBdr>
        <w:top w:val="none" w:sz="0" w:space="0" w:color="auto"/>
        <w:left w:val="none" w:sz="0" w:space="0" w:color="auto"/>
        <w:bottom w:val="none" w:sz="0" w:space="0" w:color="auto"/>
        <w:right w:val="none" w:sz="0" w:space="0" w:color="auto"/>
      </w:divBdr>
    </w:div>
    <w:div w:id="275603391">
      <w:bodyDiv w:val="1"/>
      <w:marLeft w:val="0"/>
      <w:marRight w:val="0"/>
      <w:marTop w:val="0"/>
      <w:marBottom w:val="0"/>
      <w:divBdr>
        <w:top w:val="none" w:sz="0" w:space="0" w:color="auto"/>
        <w:left w:val="none" w:sz="0" w:space="0" w:color="auto"/>
        <w:bottom w:val="none" w:sz="0" w:space="0" w:color="auto"/>
        <w:right w:val="none" w:sz="0" w:space="0" w:color="auto"/>
      </w:divBdr>
    </w:div>
    <w:div w:id="276182887">
      <w:bodyDiv w:val="1"/>
      <w:marLeft w:val="0"/>
      <w:marRight w:val="0"/>
      <w:marTop w:val="0"/>
      <w:marBottom w:val="0"/>
      <w:divBdr>
        <w:top w:val="none" w:sz="0" w:space="0" w:color="auto"/>
        <w:left w:val="none" w:sz="0" w:space="0" w:color="auto"/>
        <w:bottom w:val="none" w:sz="0" w:space="0" w:color="auto"/>
        <w:right w:val="none" w:sz="0" w:space="0" w:color="auto"/>
      </w:divBdr>
    </w:div>
    <w:div w:id="276718032">
      <w:bodyDiv w:val="1"/>
      <w:marLeft w:val="0"/>
      <w:marRight w:val="0"/>
      <w:marTop w:val="0"/>
      <w:marBottom w:val="0"/>
      <w:divBdr>
        <w:top w:val="none" w:sz="0" w:space="0" w:color="auto"/>
        <w:left w:val="none" w:sz="0" w:space="0" w:color="auto"/>
        <w:bottom w:val="none" w:sz="0" w:space="0" w:color="auto"/>
        <w:right w:val="none" w:sz="0" w:space="0" w:color="auto"/>
      </w:divBdr>
    </w:div>
    <w:div w:id="280000036">
      <w:bodyDiv w:val="1"/>
      <w:marLeft w:val="0"/>
      <w:marRight w:val="0"/>
      <w:marTop w:val="0"/>
      <w:marBottom w:val="0"/>
      <w:divBdr>
        <w:top w:val="none" w:sz="0" w:space="0" w:color="auto"/>
        <w:left w:val="none" w:sz="0" w:space="0" w:color="auto"/>
        <w:bottom w:val="none" w:sz="0" w:space="0" w:color="auto"/>
        <w:right w:val="none" w:sz="0" w:space="0" w:color="auto"/>
      </w:divBdr>
    </w:div>
    <w:div w:id="280577336">
      <w:bodyDiv w:val="1"/>
      <w:marLeft w:val="0"/>
      <w:marRight w:val="0"/>
      <w:marTop w:val="0"/>
      <w:marBottom w:val="0"/>
      <w:divBdr>
        <w:top w:val="none" w:sz="0" w:space="0" w:color="auto"/>
        <w:left w:val="none" w:sz="0" w:space="0" w:color="auto"/>
        <w:bottom w:val="none" w:sz="0" w:space="0" w:color="auto"/>
        <w:right w:val="none" w:sz="0" w:space="0" w:color="auto"/>
      </w:divBdr>
    </w:div>
    <w:div w:id="283537399">
      <w:bodyDiv w:val="1"/>
      <w:marLeft w:val="0"/>
      <w:marRight w:val="0"/>
      <w:marTop w:val="0"/>
      <w:marBottom w:val="0"/>
      <w:divBdr>
        <w:top w:val="none" w:sz="0" w:space="0" w:color="auto"/>
        <w:left w:val="none" w:sz="0" w:space="0" w:color="auto"/>
        <w:bottom w:val="none" w:sz="0" w:space="0" w:color="auto"/>
        <w:right w:val="none" w:sz="0" w:space="0" w:color="auto"/>
      </w:divBdr>
    </w:div>
    <w:div w:id="283929662">
      <w:bodyDiv w:val="1"/>
      <w:marLeft w:val="0"/>
      <w:marRight w:val="0"/>
      <w:marTop w:val="0"/>
      <w:marBottom w:val="0"/>
      <w:divBdr>
        <w:top w:val="none" w:sz="0" w:space="0" w:color="auto"/>
        <w:left w:val="none" w:sz="0" w:space="0" w:color="auto"/>
        <w:bottom w:val="none" w:sz="0" w:space="0" w:color="auto"/>
        <w:right w:val="none" w:sz="0" w:space="0" w:color="auto"/>
      </w:divBdr>
    </w:div>
    <w:div w:id="285041250">
      <w:bodyDiv w:val="1"/>
      <w:marLeft w:val="0"/>
      <w:marRight w:val="0"/>
      <w:marTop w:val="0"/>
      <w:marBottom w:val="0"/>
      <w:divBdr>
        <w:top w:val="none" w:sz="0" w:space="0" w:color="auto"/>
        <w:left w:val="none" w:sz="0" w:space="0" w:color="auto"/>
        <w:bottom w:val="none" w:sz="0" w:space="0" w:color="auto"/>
        <w:right w:val="none" w:sz="0" w:space="0" w:color="auto"/>
      </w:divBdr>
    </w:div>
    <w:div w:id="286591154">
      <w:bodyDiv w:val="1"/>
      <w:marLeft w:val="0"/>
      <w:marRight w:val="0"/>
      <w:marTop w:val="0"/>
      <w:marBottom w:val="0"/>
      <w:divBdr>
        <w:top w:val="none" w:sz="0" w:space="0" w:color="auto"/>
        <w:left w:val="none" w:sz="0" w:space="0" w:color="auto"/>
        <w:bottom w:val="none" w:sz="0" w:space="0" w:color="auto"/>
        <w:right w:val="none" w:sz="0" w:space="0" w:color="auto"/>
      </w:divBdr>
    </w:div>
    <w:div w:id="290285956">
      <w:bodyDiv w:val="1"/>
      <w:marLeft w:val="0"/>
      <w:marRight w:val="0"/>
      <w:marTop w:val="0"/>
      <w:marBottom w:val="0"/>
      <w:divBdr>
        <w:top w:val="none" w:sz="0" w:space="0" w:color="auto"/>
        <w:left w:val="none" w:sz="0" w:space="0" w:color="auto"/>
        <w:bottom w:val="none" w:sz="0" w:space="0" w:color="auto"/>
        <w:right w:val="none" w:sz="0" w:space="0" w:color="auto"/>
      </w:divBdr>
    </w:div>
    <w:div w:id="290795255">
      <w:bodyDiv w:val="1"/>
      <w:marLeft w:val="0"/>
      <w:marRight w:val="0"/>
      <w:marTop w:val="0"/>
      <w:marBottom w:val="0"/>
      <w:divBdr>
        <w:top w:val="none" w:sz="0" w:space="0" w:color="auto"/>
        <w:left w:val="none" w:sz="0" w:space="0" w:color="auto"/>
        <w:bottom w:val="none" w:sz="0" w:space="0" w:color="auto"/>
        <w:right w:val="none" w:sz="0" w:space="0" w:color="auto"/>
      </w:divBdr>
    </w:div>
    <w:div w:id="291255227">
      <w:bodyDiv w:val="1"/>
      <w:marLeft w:val="0"/>
      <w:marRight w:val="0"/>
      <w:marTop w:val="0"/>
      <w:marBottom w:val="0"/>
      <w:divBdr>
        <w:top w:val="none" w:sz="0" w:space="0" w:color="auto"/>
        <w:left w:val="none" w:sz="0" w:space="0" w:color="auto"/>
        <w:bottom w:val="none" w:sz="0" w:space="0" w:color="auto"/>
        <w:right w:val="none" w:sz="0" w:space="0" w:color="auto"/>
      </w:divBdr>
    </w:div>
    <w:div w:id="291400817">
      <w:bodyDiv w:val="1"/>
      <w:marLeft w:val="0"/>
      <w:marRight w:val="0"/>
      <w:marTop w:val="0"/>
      <w:marBottom w:val="0"/>
      <w:divBdr>
        <w:top w:val="none" w:sz="0" w:space="0" w:color="auto"/>
        <w:left w:val="none" w:sz="0" w:space="0" w:color="auto"/>
        <w:bottom w:val="none" w:sz="0" w:space="0" w:color="auto"/>
        <w:right w:val="none" w:sz="0" w:space="0" w:color="auto"/>
      </w:divBdr>
    </w:div>
    <w:div w:id="295070097">
      <w:bodyDiv w:val="1"/>
      <w:marLeft w:val="0"/>
      <w:marRight w:val="0"/>
      <w:marTop w:val="0"/>
      <w:marBottom w:val="0"/>
      <w:divBdr>
        <w:top w:val="none" w:sz="0" w:space="0" w:color="auto"/>
        <w:left w:val="none" w:sz="0" w:space="0" w:color="auto"/>
        <w:bottom w:val="none" w:sz="0" w:space="0" w:color="auto"/>
        <w:right w:val="none" w:sz="0" w:space="0" w:color="auto"/>
      </w:divBdr>
    </w:div>
    <w:div w:id="298144759">
      <w:bodyDiv w:val="1"/>
      <w:marLeft w:val="0"/>
      <w:marRight w:val="0"/>
      <w:marTop w:val="0"/>
      <w:marBottom w:val="0"/>
      <w:divBdr>
        <w:top w:val="none" w:sz="0" w:space="0" w:color="auto"/>
        <w:left w:val="none" w:sz="0" w:space="0" w:color="auto"/>
        <w:bottom w:val="none" w:sz="0" w:space="0" w:color="auto"/>
        <w:right w:val="none" w:sz="0" w:space="0" w:color="auto"/>
      </w:divBdr>
    </w:div>
    <w:div w:id="301078763">
      <w:bodyDiv w:val="1"/>
      <w:marLeft w:val="0"/>
      <w:marRight w:val="0"/>
      <w:marTop w:val="0"/>
      <w:marBottom w:val="0"/>
      <w:divBdr>
        <w:top w:val="none" w:sz="0" w:space="0" w:color="auto"/>
        <w:left w:val="none" w:sz="0" w:space="0" w:color="auto"/>
        <w:bottom w:val="none" w:sz="0" w:space="0" w:color="auto"/>
        <w:right w:val="none" w:sz="0" w:space="0" w:color="auto"/>
      </w:divBdr>
    </w:div>
    <w:div w:id="302661350">
      <w:bodyDiv w:val="1"/>
      <w:marLeft w:val="0"/>
      <w:marRight w:val="0"/>
      <w:marTop w:val="0"/>
      <w:marBottom w:val="0"/>
      <w:divBdr>
        <w:top w:val="none" w:sz="0" w:space="0" w:color="auto"/>
        <w:left w:val="none" w:sz="0" w:space="0" w:color="auto"/>
        <w:bottom w:val="none" w:sz="0" w:space="0" w:color="auto"/>
        <w:right w:val="none" w:sz="0" w:space="0" w:color="auto"/>
      </w:divBdr>
    </w:div>
    <w:div w:id="305475970">
      <w:bodyDiv w:val="1"/>
      <w:marLeft w:val="0"/>
      <w:marRight w:val="0"/>
      <w:marTop w:val="0"/>
      <w:marBottom w:val="0"/>
      <w:divBdr>
        <w:top w:val="none" w:sz="0" w:space="0" w:color="auto"/>
        <w:left w:val="none" w:sz="0" w:space="0" w:color="auto"/>
        <w:bottom w:val="none" w:sz="0" w:space="0" w:color="auto"/>
        <w:right w:val="none" w:sz="0" w:space="0" w:color="auto"/>
      </w:divBdr>
    </w:div>
    <w:div w:id="310451300">
      <w:bodyDiv w:val="1"/>
      <w:marLeft w:val="0"/>
      <w:marRight w:val="0"/>
      <w:marTop w:val="0"/>
      <w:marBottom w:val="0"/>
      <w:divBdr>
        <w:top w:val="none" w:sz="0" w:space="0" w:color="auto"/>
        <w:left w:val="none" w:sz="0" w:space="0" w:color="auto"/>
        <w:bottom w:val="none" w:sz="0" w:space="0" w:color="auto"/>
        <w:right w:val="none" w:sz="0" w:space="0" w:color="auto"/>
      </w:divBdr>
    </w:div>
    <w:div w:id="312952046">
      <w:bodyDiv w:val="1"/>
      <w:marLeft w:val="0"/>
      <w:marRight w:val="0"/>
      <w:marTop w:val="0"/>
      <w:marBottom w:val="0"/>
      <w:divBdr>
        <w:top w:val="none" w:sz="0" w:space="0" w:color="auto"/>
        <w:left w:val="none" w:sz="0" w:space="0" w:color="auto"/>
        <w:bottom w:val="none" w:sz="0" w:space="0" w:color="auto"/>
        <w:right w:val="none" w:sz="0" w:space="0" w:color="auto"/>
      </w:divBdr>
    </w:div>
    <w:div w:id="313484656">
      <w:bodyDiv w:val="1"/>
      <w:marLeft w:val="0"/>
      <w:marRight w:val="0"/>
      <w:marTop w:val="0"/>
      <w:marBottom w:val="0"/>
      <w:divBdr>
        <w:top w:val="none" w:sz="0" w:space="0" w:color="auto"/>
        <w:left w:val="none" w:sz="0" w:space="0" w:color="auto"/>
        <w:bottom w:val="none" w:sz="0" w:space="0" w:color="auto"/>
        <w:right w:val="none" w:sz="0" w:space="0" w:color="auto"/>
      </w:divBdr>
    </w:div>
    <w:div w:id="319771484">
      <w:bodyDiv w:val="1"/>
      <w:marLeft w:val="0"/>
      <w:marRight w:val="0"/>
      <w:marTop w:val="0"/>
      <w:marBottom w:val="0"/>
      <w:divBdr>
        <w:top w:val="none" w:sz="0" w:space="0" w:color="auto"/>
        <w:left w:val="none" w:sz="0" w:space="0" w:color="auto"/>
        <w:bottom w:val="none" w:sz="0" w:space="0" w:color="auto"/>
        <w:right w:val="none" w:sz="0" w:space="0" w:color="auto"/>
      </w:divBdr>
    </w:div>
    <w:div w:id="321355719">
      <w:bodyDiv w:val="1"/>
      <w:marLeft w:val="0"/>
      <w:marRight w:val="0"/>
      <w:marTop w:val="0"/>
      <w:marBottom w:val="0"/>
      <w:divBdr>
        <w:top w:val="none" w:sz="0" w:space="0" w:color="auto"/>
        <w:left w:val="none" w:sz="0" w:space="0" w:color="auto"/>
        <w:bottom w:val="none" w:sz="0" w:space="0" w:color="auto"/>
        <w:right w:val="none" w:sz="0" w:space="0" w:color="auto"/>
      </w:divBdr>
    </w:div>
    <w:div w:id="321860695">
      <w:bodyDiv w:val="1"/>
      <w:marLeft w:val="0"/>
      <w:marRight w:val="0"/>
      <w:marTop w:val="0"/>
      <w:marBottom w:val="0"/>
      <w:divBdr>
        <w:top w:val="none" w:sz="0" w:space="0" w:color="auto"/>
        <w:left w:val="none" w:sz="0" w:space="0" w:color="auto"/>
        <w:bottom w:val="none" w:sz="0" w:space="0" w:color="auto"/>
        <w:right w:val="none" w:sz="0" w:space="0" w:color="auto"/>
      </w:divBdr>
    </w:div>
    <w:div w:id="324552391">
      <w:bodyDiv w:val="1"/>
      <w:marLeft w:val="0"/>
      <w:marRight w:val="0"/>
      <w:marTop w:val="0"/>
      <w:marBottom w:val="0"/>
      <w:divBdr>
        <w:top w:val="none" w:sz="0" w:space="0" w:color="auto"/>
        <w:left w:val="none" w:sz="0" w:space="0" w:color="auto"/>
        <w:bottom w:val="none" w:sz="0" w:space="0" w:color="auto"/>
        <w:right w:val="none" w:sz="0" w:space="0" w:color="auto"/>
      </w:divBdr>
    </w:div>
    <w:div w:id="325210457">
      <w:bodyDiv w:val="1"/>
      <w:marLeft w:val="0"/>
      <w:marRight w:val="0"/>
      <w:marTop w:val="0"/>
      <w:marBottom w:val="0"/>
      <w:divBdr>
        <w:top w:val="none" w:sz="0" w:space="0" w:color="auto"/>
        <w:left w:val="none" w:sz="0" w:space="0" w:color="auto"/>
        <w:bottom w:val="none" w:sz="0" w:space="0" w:color="auto"/>
        <w:right w:val="none" w:sz="0" w:space="0" w:color="auto"/>
      </w:divBdr>
    </w:div>
    <w:div w:id="325523276">
      <w:bodyDiv w:val="1"/>
      <w:marLeft w:val="0"/>
      <w:marRight w:val="0"/>
      <w:marTop w:val="0"/>
      <w:marBottom w:val="0"/>
      <w:divBdr>
        <w:top w:val="none" w:sz="0" w:space="0" w:color="auto"/>
        <w:left w:val="none" w:sz="0" w:space="0" w:color="auto"/>
        <w:bottom w:val="none" w:sz="0" w:space="0" w:color="auto"/>
        <w:right w:val="none" w:sz="0" w:space="0" w:color="auto"/>
      </w:divBdr>
    </w:div>
    <w:div w:id="326711085">
      <w:bodyDiv w:val="1"/>
      <w:marLeft w:val="0"/>
      <w:marRight w:val="0"/>
      <w:marTop w:val="0"/>
      <w:marBottom w:val="0"/>
      <w:divBdr>
        <w:top w:val="none" w:sz="0" w:space="0" w:color="auto"/>
        <w:left w:val="none" w:sz="0" w:space="0" w:color="auto"/>
        <w:bottom w:val="none" w:sz="0" w:space="0" w:color="auto"/>
        <w:right w:val="none" w:sz="0" w:space="0" w:color="auto"/>
      </w:divBdr>
    </w:div>
    <w:div w:id="327176233">
      <w:bodyDiv w:val="1"/>
      <w:marLeft w:val="0"/>
      <w:marRight w:val="0"/>
      <w:marTop w:val="0"/>
      <w:marBottom w:val="0"/>
      <w:divBdr>
        <w:top w:val="none" w:sz="0" w:space="0" w:color="auto"/>
        <w:left w:val="none" w:sz="0" w:space="0" w:color="auto"/>
        <w:bottom w:val="none" w:sz="0" w:space="0" w:color="auto"/>
        <w:right w:val="none" w:sz="0" w:space="0" w:color="auto"/>
      </w:divBdr>
    </w:div>
    <w:div w:id="328021451">
      <w:bodyDiv w:val="1"/>
      <w:marLeft w:val="0"/>
      <w:marRight w:val="0"/>
      <w:marTop w:val="0"/>
      <w:marBottom w:val="0"/>
      <w:divBdr>
        <w:top w:val="none" w:sz="0" w:space="0" w:color="auto"/>
        <w:left w:val="none" w:sz="0" w:space="0" w:color="auto"/>
        <w:bottom w:val="none" w:sz="0" w:space="0" w:color="auto"/>
        <w:right w:val="none" w:sz="0" w:space="0" w:color="auto"/>
      </w:divBdr>
    </w:div>
    <w:div w:id="328023519">
      <w:bodyDiv w:val="1"/>
      <w:marLeft w:val="0"/>
      <w:marRight w:val="0"/>
      <w:marTop w:val="0"/>
      <w:marBottom w:val="0"/>
      <w:divBdr>
        <w:top w:val="none" w:sz="0" w:space="0" w:color="auto"/>
        <w:left w:val="none" w:sz="0" w:space="0" w:color="auto"/>
        <w:bottom w:val="none" w:sz="0" w:space="0" w:color="auto"/>
        <w:right w:val="none" w:sz="0" w:space="0" w:color="auto"/>
      </w:divBdr>
    </w:div>
    <w:div w:id="330259897">
      <w:bodyDiv w:val="1"/>
      <w:marLeft w:val="0"/>
      <w:marRight w:val="0"/>
      <w:marTop w:val="0"/>
      <w:marBottom w:val="0"/>
      <w:divBdr>
        <w:top w:val="none" w:sz="0" w:space="0" w:color="auto"/>
        <w:left w:val="none" w:sz="0" w:space="0" w:color="auto"/>
        <w:bottom w:val="none" w:sz="0" w:space="0" w:color="auto"/>
        <w:right w:val="none" w:sz="0" w:space="0" w:color="auto"/>
      </w:divBdr>
    </w:div>
    <w:div w:id="332687471">
      <w:bodyDiv w:val="1"/>
      <w:marLeft w:val="0"/>
      <w:marRight w:val="0"/>
      <w:marTop w:val="0"/>
      <w:marBottom w:val="0"/>
      <w:divBdr>
        <w:top w:val="none" w:sz="0" w:space="0" w:color="auto"/>
        <w:left w:val="none" w:sz="0" w:space="0" w:color="auto"/>
        <w:bottom w:val="none" w:sz="0" w:space="0" w:color="auto"/>
        <w:right w:val="none" w:sz="0" w:space="0" w:color="auto"/>
      </w:divBdr>
    </w:div>
    <w:div w:id="334234149">
      <w:bodyDiv w:val="1"/>
      <w:marLeft w:val="0"/>
      <w:marRight w:val="0"/>
      <w:marTop w:val="0"/>
      <w:marBottom w:val="0"/>
      <w:divBdr>
        <w:top w:val="none" w:sz="0" w:space="0" w:color="auto"/>
        <w:left w:val="none" w:sz="0" w:space="0" w:color="auto"/>
        <w:bottom w:val="none" w:sz="0" w:space="0" w:color="auto"/>
        <w:right w:val="none" w:sz="0" w:space="0" w:color="auto"/>
      </w:divBdr>
    </w:div>
    <w:div w:id="336003699">
      <w:bodyDiv w:val="1"/>
      <w:marLeft w:val="0"/>
      <w:marRight w:val="0"/>
      <w:marTop w:val="0"/>
      <w:marBottom w:val="0"/>
      <w:divBdr>
        <w:top w:val="none" w:sz="0" w:space="0" w:color="auto"/>
        <w:left w:val="none" w:sz="0" w:space="0" w:color="auto"/>
        <w:bottom w:val="none" w:sz="0" w:space="0" w:color="auto"/>
        <w:right w:val="none" w:sz="0" w:space="0" w:color="auto"/>
      </w:divBdr>
    </w:div>
    <w:div w:id="337394113">
      <w:bodyDiv w:val="1"/>
      <w:marLeft w:val="0"/>
      <w:marRight w:val="0"/>
      <w:marTop w:val="0"/>
      <w:marBottom w:val="0"/>
      <w:divBdr>
        <w:top w:val="none" w:sz="0" w:space="0" w:color="auto"/>
        <w:left w:val="none" w:sz="0" w:space="0" w:color="auto"/>
        <w:bottom w:val="none" w:sz="0" w:space="0" w:color="auto"/>
        <w:right w:val="none" w:sz="0" w:space="0" w:color="auto"/>
      </w:divBdr>
    </w:div>
    <w:div w:id="339048406">
      <w:bodyDiv w:val="1"/>
      <w:marLeft w:val="0"/>
      <w:marRight w:val="0"/>
      <w:marTop w:val="0"/>
      <w:marBottom w:val="0"/>
      <w:divBdr>
        <w:top w:val="none" w:sz="0" w:space="0" w:color="auto"/>
        <w:left w:val="none" w:sz="0" w:space="0" w:color="auto"/>
        <w:bottom w:val="none" w:sz="0" w:space="0" w:color="auto"/>
        <w:right w:val="none" w:sz="0" w:space="0" w:color="auto"/>
      </w:divBdr>
    </w:div>
    <w:div w:id="341199277">
      <w:bodyDiv w:val="1"/>
      <w:marLeft w:val="0"/>
      <w:marRight w:val="0"/>
      <w:marTop w:val="0"/>
      <w:marBottom w:val="0"/>
      <w:divBdr>
        <w:top w:val="none" w:sz="0" w:space="0" w:color="auto"/>
        <w:left w:val="none" w:sz="0" w:space="0" w:color="auto"/>
        <w:bottom w:val="none" w:sz="0" w:space="0" w:color="auto"/>
        <w:right w:val="none" w:sz="0" w:space="0" w:color="auto"/>
      </w:divBdr>
    </w:div>
    <w:div w:id="342167464">
      <w:bodyDiv w:val="1"/>
      <w:marLeft w:val="0"/>
      <w:marRight w:val="0"/>
      <w:marTop w:val="0"/>
      <w:marBottom w:val="0"/>
      <w:divBdr>
        <w:top w:val="none" w:sz="0" w:space="0" w:color="auto"/>
        <w:left w:val="none" w:sz="0" w:space="0" w:color="auto"/>
        <w:bottom w:val="none" w:sz="0" w:space="0" w:color="auto"/>
        <w:right w:val="none" w:sz="0" w:space="0" w:color="auto"/>
      </w:divBdr>
    </w:div>
    <w:div w:id="343018101">
      <w:bodyDiv w:val="1"/>
      <w:marLeft w:val="0"/>
      <w:marRight w:val="0"/>
      <w:marTop w:val="0"/>
      <w:marBottom w:val="0"/>
      <w:divBdr>
        <w:top w:val="none" w:sz="0" w:space="0" w:color="auto"/>
        <w:left w:val="none" w:sz="0" w:space="0" w:color="auto"/>
        <w:bottom w:val="none" w:sz="0" w:space="0" w:color="auto"/>
        <w:right w:val="none" w:sz="0" w:space="0" w:color="auto"/>
      </w:divBdr>
    </w:div>
    <w:div w:id="345599657">
      <w:bodyDiv w:val="1"/>
      <w:marLeft w:val="0"/>
      <w:marRight w:val="0"/>
      <w:marTop w:val="0"/>
      <w:marBottom w:val="0"/>
      <w:divBdr>
        <w:top w:val="none" w:sz="0" w:space="0" w:color="auto"/>
        <w:left w:val="none" w:sz="0" w:space="0" w:color="auto"/>
        <w:bottom w:val="none" w:sz="0" w:space="0" w:color="auto"/>
        <w:right w:val="none" w:sz="0" w:space="0" w:color="auto"/>
      </w:divBdr>
    </w:div>
    <w:div w:id="345905719">
      <w:bodyDiv w:val="1"/>
      <w:marLeft w:val="0"/>
      <w:marRight w:val="0"/>
      <w:marTop w:val="0"/>
      <w:marBottom w:val="0"/>
      <w:divBdr>
        <w:top w:val="none" w:sz="0" w:space="0" w:color="auto"/>
        <w:left w:val="none" w:sz="0" w:space="0" w:color="auto"/>
        <w:bottom w:val="none" w:sz="0" w:space="0" w:color="auto"/>
        <w:right w:val="none" w:sz="0" w:space="0" w:color="auto"/>
      </w:divBdr>
    </w:div>
    <w:div w:id="347609755">
      <w:bodyDiv w:val="1"/>
      <w:marLeft w:val="0"/>
      <w:marRight w:val="0"/>
      <w:marTop w:val="0"/>
      <w:marBottom w:val="0"/>
      <w:divBdr>
        <w:top w:val="none" w:sz="0" w:space="0" w:color="auto"/>
        <w:left w:val="none" w:sz="0" w:space="0" w:color="auto"/>
        <w:bottom w:val="none" w:sz="0" w:space="0" w:color="auto"/>
        <w:right w:val="none" w:sz="0" w:space="0" w:color="auto"/>
      </w:divBdr>
    </w:div>
    <w:div w:id="350493413">
      <w:bodyDiv w:val="1"/>
      <w:marLeft w:val="0"/>
      <w:marRight w:val="0"/>
      <w:marTop w:val="0"/>
      <w:marBottom w:val="0"/>
      <w:divBdr>
        <w:top w:val="none" w:sz="0" w:space="0" w:color="auto"/>
        <w:left w:val="none" w:sz="0" w:space="0" w:color="auto"/>
        <w:bottom w:val="none" w:sz="0" w:space="0" w:color="auto"/>
        <w:right w:val="none" w:sz="0" w:space="0" w:color="auto"/>
      </w:divBdr>
    </w:div>
    <w:div w:id="350959514">
      <w:bodyDiv w:val="1"/>
      <w:marLeft w:val="0"/>
      <w:marRight w:val="0"/>
      <w:marTop w:val="0"/>
      <w:marBottom w:val="0"/>
      <w:divBdr>
        <w:top w:val="none" w:sz="0" w:space="0" w:color="auto"/>
        <w:left w:val="none" w:sz="0" w:space="0" w:color="auto"/>
        <w:bottom w:val="none" w:sz="0" w:space="0" w:color="auto"/>
        <w:right w:val="none" w:sz="0" w:space="0" w:color="auto"/>
      </w:divBdr>
    </w:div>
    <w:div w:id="351497960">
      <w:bodyDiv w:val="1"/>
      <w:marLeft w:val="0"/>
      <w:marRight w:val="0"/>
      <w:marTop w:val="0"/>
      <w:marBottom w:val="0"/>
      <w:divBdr>
        <w:top w:val="none" w:sz="0" w:space="0" w:color="auto"/>
        <w:left w:val="none" w:sz="0" w:space="0" w:color="auto"/>
        <w:bottom w:val="none" w:sz="0" w:space="0" w:color="auto"/>
        <w:right w:val="none" w:sz="0" w:space="0" w:color="auto"/>
      </w:divBdr>
    </w:div>
    <w:div w:id="352147381">
      <w:bodyDiv w:val="1"/>
      <w:marLeft w:val="0"/>
      <w:marRight w:val="0"/>
      <w:marTop w:val="0"/>
      <w:marBottom w:val="0"/>
      <w:divBdr>
        <w:top w:val="none" w:sz="0" w:space="0" w:color="auto"/>
        <w:left w:val="none" w:sz="0" w:space="0" w:color="auto"/>
        <w:bottom w:val="none" w:sz="0" w:space="0" w:color="auto"/>
        <w:right w:val="none" w:sz="0" w:space="0" w:color="auto"/>
      </w:divBdr>
    </w:div>
    <w:div w:id="352147499">
      <w:bodyDiv w:val="1"/>
      <w:marLeft w:val="0"/>
      <w:marRight w:val="0"/>
      <w:marTop w:val="0"/>
      <w:marBottom w:val="0"/>
      <w:divBdr>
        <w:top w:val="none" w:sz="0" w:space="0" w:color="auto"/>
        <w:left w:val="none" w:sz="0" w:space="0" w:color="auto"/>
        <w:bottom w:val="none" w:sz="0" w:space="0" w:color="auto"/>
        <w:right w:val="none" w:sz="0" w:space="0" w:color="auto"/>
      </w:divBdr>
    </w:div>
    <w:div w:id="352462550">
      <w:bodyDiv w:val="1"/>
      <w:marLeft w:val="0"/>
      <w:marRight w:val="0"/>
      <w:marTop w:val="0"/>
      <w:marBottom w:val="0"/>
      <w:divBdr>
        <w:top w:val="none" w:sz="0" w:space="0" w:color="auto"/>
        <w:left w:val="none" w:sz="0" w:space="0" w:color="auto"/>
        <w:bottom w:val="none" w:sz="0" w:space="0" w:color="auto"/>
        <w:right w:val="none" w:sz="0" w:space="0" w:color="auto"/>
      </w:divBdr>
    </w:div>
    <w:div w:id="352610309">
      <w:bodyDiv w:val="1"/>
      <w:marLeft w:val="0"/>
      <w:marRight w:val="0"/>
      <w:marTop w:val="0"/>
      <w:marBottom w:val="0"/>
      <w:divBdr>
        <w:top w:val="none" w:sz="0" w:space="0" w:color="auto"/>
        <w:left w:val="none" w:sz="0" w:space="0" w:color="auto"/>
        <w:bottom w:val="none" w:sz="0" w:space="0" w:color="auto"/>
        <w:right w:val="none" w:sz="0" w:space="0" w:color="auto"/>
      </w:divBdr>
    </w:div>
    <w:div w:id="354891708">
      <w:bodyDiv w:val="1"/>
      <w:marLeft w:val="0"/>
      <w:marRight w:val="0"/>
      <w:marTop w:val="0"/>
      <w:marBottom w:val="0"/>
      <w:divBdr>
        <w:top w:val="none" w:sz="0" w:space="0" w:color="auto"/>
        <w:left w:val="none" w:sz="0" w:space="0" w:color="auto"/>
        <w:bottom w:val="none" w:sz="0" w:space="0" w:color="auto"/>
        <w:right w:val="none" w:sz="0" w:space="0" w:color="auto"/>
      </w:divBdr>
    </w:div>
    <w:div w:id="355738682">
      <w:bodyDiv w:val="1"/>
      <w:marLeft w:val="0"/>
      <w:marRight w:val="0"/>
      <w:marTop w:val="0"/>
      <w:marBottom w:val="0"/>
      <w:divBdr>
        <w:top w:val="none" w:sz="0" w:space="0" w:color="auto"/>
        <w:left w:val="none" w:sz="0" w:space="0" w:color="auto"/>
        <w:bottom w:val="none" w:sz="0" w:space="0" w:color="auto"/>
        <w:right w:val="none" w:sz="0" w:space="0" w:color="auto"/>
      </w:divBdr>
    </w:div>
    <w:div w:id="356279487">
      <w:bodyDiv w:val="1"/>
      <w:marLeft w:val="0"/>
      <w:marRight w:val="0"/>
      <w:marTop w:val="0"/>
      <w:marBottom w:val="0"/>
      <w:divBdr>
        <w:top w:val="none" w:sz="0" w:space="0" w:color="auto"/>
        <w:left w:val="none" w:sz="0" w:space="0" w:color="auto"/>
        <w:bottom w:val="none" w:sz="0" w:space="0" w:color="auto"/>
        <w:right w:val="none" w:sz="0" w:space="0" w:color="auto"/>
      </w:divBdr>
    </w:div>
    <w:div w:id="358429582">
      <w:bodyDiv w:val="1"/>
      <w:marLeft w:val="0"/>
      <w:marRight w:val="0"/>
      <w:marTop w:val="0"/>
      <w:marBottom w:val="0"/>
      <w:divBdr>
        <w:top w:val="none" w:sz="0" w:space="0" w:color="auto"/>
        <w:left w:val="none" w:sz="0" w:space="0" w:color="auto"/>
        <w:bottom w:val="none" w:sz="0" w:space="0" w:color="auto"/>
        <w:right w:val="none" w:sz="0" w:space="0" w:color="auto"/>
      </w:divBdr>
    </w:div>
    <w:div w:id="359356213">
      <w:bodyDiv w:val="1"/>
      <w:marLeft w:val="0"/>
      <w:marRight w:val="0"/>
      <w:marTop w:val="0"/>
      <w:marBottom w:val="0"/>
      <w:divBdr>
        <w:top w:val="none" w:sz="0" w:space="0" w:color="auto"/>
        <w:left w:val="none" w:sz="0" w:space="0" w:color="auto"/>
        <w:bottom w:val="none" w:sz="0" w:space="0" w:color="auto"/>
        <w:right w:val="none" w:sz="0" w:space="0" w:color="auto"/>
      </w:divBdr>
    </w:div>
    <w:div w:id="361366356">
      <w:bodyDiv w:val="1"/>
      <w:marLeft w:val="0"/>
      <w:marRight w:val="0"/>
      <w:marTop w:val="0"/>
      <w:marBottom w:val="0"/>
      <w:divBdr>
        <w:top w:val="none" w:sz="0" w:space="0" w:color="auto"/>
        <w:left w:val="none" w:sz="0" w:space="0" w:color="auto"/>
        <w:bottom w:val="none" w:sz="0" w:space="0" w:color="auto"/>
        <w:right w:val="none" w:sz="0" w:space="0" w:color="auto"/>
      </w:divBdr>
    </w:div>
    <w:div w:id="361396964">
      <w:bodyDiv w:val="1"/>
      <w:marLeft w:val="0"/>
      <w:marRight w:val="0"/>
      <w:marTop w:val="0"/>
      <w:marBottom w:val="0"/>
      <w:divBdr>
        <w:top w:val="none" w:sz="0" w:space="0" w:color="auto"/>
        <w:left w:val="none" w:sz="0" w:space="0" w:color="auto"/>
        <w:bottom w:val="none" w:sz="0" w:space="0" w:color="auto"/>
        <w:right w:val="none" w:sz="0" w:space="0" w:color="auto"/>
      </w:divBdr>
    </w:div>
    <w:div w:id="362482925">
      <w:bodyDiv w:val="1"/>
      <w:marLeft w:val="0"/>
      <w:marRight w:val="0"/>
      <w:marTop w:val="0"/>
      <w:marBottom w:val="0"/>
      <w:divBdr>
        <w:top w:val="none" w:sz="0" w:space="0" w:color="auto"/>
        <w:left w:val="none" w:sz="0" w:space="0" w:color="auto"/>
        <w:bottom w:val="none" w:sz="0" w:space="0" w:color="auto"/>
        <w:right w:val="none" w:sz="0" w:space="0" w:color="auto"/>
      </w:divBdr>
    </w:div>
    <w:div w:id="362560814">
      <w:bodyDiv w:val="1"/>
      <w:marLeft w:val="0"/>
      <w:marRight w:val="0"/>
      <w:marTop w:val="0"/>
      <w:marBottom w:val="0"/>
      <w:divBdr>
        <w:top w:val="none" w:sz="0" w:space="0" w:color="auto"/>
        <w:left w:val="none" w:sz="0" w:space="0" w:color="auto"/>
        <w:bottom w:val="none" w:sz="0" w:space="0" w:color="auto"/>
        <w:right w:val="none" w:sz="0" w:space="0" w:color="auto"/>
      </w:divBdr>
    </w:div>
    <w:div w:id="367263937">
      <w:bodyDiv w:val="1"/>
      <w:marLeft w:val="0"/>
      <w:marRight w:val="0"/>
      <w:marTop w:val="0"/>
      <w:marBottom w:val="0"/>
      <w:divBdr>
        <w:top w:val="none" w:sz="0" w:space="0" w:color="auto"/>
        <w:left w:val="none" w:sz="0" w:space="0" w:color="auto"/>
        <w:bottom w:val="none" w:sz="0" w:space="0" w:color="auto"/>
        <w:right w:val="none" w:sz="0" w:space="0" w:color="auto"/>
      </w:divBdr>
    </w:div>
    <w:div w:id="367683494">
      <w:bodyDiv w:val="1"/>
      <w:marLeft w:val="0"/>
      <w:marRight w:val="0"/>
      <w:marTop w:val="0"/>
      <w:marBottom w:val="0"/>
      <w:divBdr>
        <w:top w:val="none" w:sz="0" w:space="0" w:color="auto"/>
        <w:left w:val="none" w:sz="0" w:space="0" w:color="auto"/>
        <w:bottom w:val="none" w:sz="0" w:space="0" w:color="auto"/>
        <w:right w:val="none" w:sz="0" w:space="0" w:color="auto"/>
      </w:divBdr>
    </w:div>
    <w:div w:id="367684215">
      <w:bodyDiv w:val="1"/>
      <w:marLeft w:val="0"/>
      <w:marRight w:val="0"/>
      <w:marTop w:val="0"/>
      <w:marBottom w:val="0"/>
      <w:divBdr>
        <w:top w:val="none" w:sz="0" w:space="0" w:color="auto"/>
        <w:left w:val="none" w:sz="0" w:space="0" w:color="auto"/>
        <w:bottom w:val="none" w:sz="0" w:space="0" w:color="auto"/>
        <w:right w:val="none" w:sz="0" w:space="0" w:color="auto"/>
      </w:divBdr>
    </w:div>
    <w:div w:id="368605117">
      <w:bodyDiv w:val="1"/>
      <w:marLeft w:val="0"/>
      <w:marRight w:val="0"/>
      <w:marTop w:val="0"/>
      <w:marBottom w:val="0"/>
      <w:divBdr>
        <w:top w:val="none" w:sz="0" w:space="0" w:color="auto"/>
        <w:left w:val="none" w:sz="0" w:space="0" w:color="auto"/>
        <w:bottom w:val="none" w:sz="0" w:space="0" w:color="auto"/>
        <w:right w:val="none" w:sz="0" w:space="0" w:color="auto"/>
      </w:divBdr>
    </w:div>
    <w:div w:id="369308932">
      <w:bodyDiv w:val="1"/>
      <w:marLeft w:val="0"/>
      <w:marRight w:val="0"/>
      <w:marTop w:val="0"/>
      <w:marBottom w:val="0"/>
      <w:divBdr>
        <w:top w:val="none" w:sz="0" w:space="0" w:color="auto"/>
        <w:left w:val="none" w:sz="0" w:space="0" w:color="auto"/>
        <w:bottom w:val="none" w:sz="0" w:space="0" w:color="auto"/>
        <w:right w:val="none" w:sz="0" w:space="0" w:color="auto"/>
      </w:divBdr>
    </w:div>
    <w:div w:id="375394783">
      <w:bodyDiv w:val="1"/>
      <w:marLeft w:val="0"/>
      <w:marRight w:val="0"/>
      <w:marTop w:val="0"/>
      <w:marBottom w:val="0"/>
      <w:divBdr>
        <w:top w:val="none" w:sz="0" w:space="0" w:color="auto"/>
        <w:left w:val="none" w:sz="0" w:space="0" w:color="auto"/>
        <w:bottom w:val="none" w:sz="0" w:space="0" w:color="auto"/>
        <w:right w:val="none" w:sz="0" w:space="0" w:color="auto"/>
      </w:divBdr>
    </w:div>
    <w:div w:id="375740961">
      <w:bodyDiv w:val="1"/>
      <w:marLeft w:val="0"/>
      <w:marRight w:val="0"/>
      <w:marTop w:val="0"/>
      <w:marBottom w:val="0"/>
      <w:divBdr>
        <w:top w:val="none" w:sz="0" w:space="0" w:color="auto"/>
        <w:left w:val="none" w:sz="0" w:space="0" w:color="auto"/>
        <w:bottom w:val="none" w:sz="0" w:space="0" w:color="auto"/>
        <w:right w:val="none" w:sz="0" w:space="0" w:color="auto"/>
      </w:divBdr>
    </w:div>
    <w:div w:id="375857405">
      <w:bodyDiv w:val="1"/>
      <w:marLeft w:val="0"/>
      <w:marRight w:val="0"/>
      <w:marTop w:val="0"/>
      <w:marBottom w:val="0"/>
      <w:divBdr>
        <w:top w:val="none" w:sz="0" w:space="0" w:color="auto"/>
        <w:left w:val="none" w:sz="0" w:space="0" w:color="auto"/>
        <w:bottom w:val="none" w:sz="0" w:space="0" w:color="auto"/>
        <w:right w:val="none" w:sz="0" w:space="0" w:color="auto"/>
      </w:divBdr>
    </w:div>
    <w:div w:id="378356919">
      <w:bodyDiv w:val="1"/>
      <w:marLeft w:val="0"/>
      <w:marRight w:val="0"/>
      <w:marTop w:val="0"/>
      <w:marBottom w:val="0"/>
      <w:divBdr>
        <w:top w:val="none" w:sz="0" w:space="0" w:color="auto"/>
        <w:left w:val="none" w:sz="0" w:space="0" w:color="auto"/>
        <w:bottom w:val="none" w:sz="0" w:space="0" w:color="auto"/>
        <w:right w:val="none" w:sz="0" w:space="0" w:color="auto"/>
      </w:divBdr>
    </w:div>
    <w:div w:id="379016083">
      <w:bodyDiv w:val="1"/>
      <w:marLeft w:val="0"/>
      <w:marRight w:val="0"/>
      <w:marTop w:val="0"/>
      <w:marBottom w:val="0"/>
      <w:divBdr>
        <w:top w:val="none" w:sz="0" w:space="0" w:color="auto"/>
        <w:left w:val="none" w:sz="0" w:space="0" w:color="auto"/>
        <w:bottom w:val="none" w:sz="0" w:space="0" w:color="auto"/>
        <w:right w:val="none" w:sz="0" w:space="0" w:color="auto"/>
      </w:divBdr>
    </w:div>
    <w:div w:id="382367819">
      <w:bodyDiv w:val="1"/>
      <w:marLeft w:val="0"/>
      <w:marRight w:val="0"/>
      <w:marTop w:val="0"/>
      <w:marBottom w:val="0"/>
      <w:divBdr>
        <w:top w:val="none" w:sz="0" w:space="0" w:color="auto"/>
        <w:left w:val="none" w:sz="0" w:space="0" w:color="auto"/>
        <w:bottom w:val="none" w:sz="0" w:space="0" w:color="auto"/>
        <w:right w:val="none" w:sz="0" w:space="0" w:color="auto"/>
      </w:divBdr>
    </w:div>
    <w:div w:id="383452135">
      <w:bodyDiv w:val="1"/>
      <w:marLeft w:val="0"/>
      <w:marRight w:val="0"/>
      <w:marTop w:val="0"/>
      <w:marBottom w:val="0"/>
      <w:divBdr>
        <w:top w:val="none" w:sz="0" w:space="0" w:color="auto"/>
        <w:left w:val="none" w:sz="0" w:space="0" w:color="auto"/>
        <w:bottom w:val="none" w:sz="0" w:space="0" w:color="auto"/>
        <w:right w:val="none" w:sz="0" w:space="0" w:color="auto"/>
      </w:divBdr>
    </w:div>
    <w:div w:id="386999644">
      <w:bodyDiv w:val="1"/>
      <w:marLeft w:val="0"/>
      <w:marRight w:val="0"/>
      <w:marTop w:val="0"/>
      <w:marBottom w:val="0"/>
      <w:divBdr>
        <w:top w:val="none" w:sz="0" w:space="0" w:color="auto"/>
        <w:left w:val="none" w:sz="0" w:space="0" w:color="auto"/>
        <w:bottom w:val="none" w:sz="0" w:space="0" w:color="auto"/>
        <w:right w:val="none" w:sz="0" w:space="0" w:color="auto"/>
      </w:divBdr>
    </w:div>
    <w:div w:id="388264605">
      <w:bodyDiv w:val="1"/>
      <w:marLeft w:val="0"/>
      <w:marRight w:val="0"/>
      <w:marTop w:val="0"/>
      <w:marBottom w:val="0"/>
      <w:divBdr>
        <w:top w:val="none" w:sz="0" w:space="0" w:color="auto"/>
        <w:left w:val="none" w:sz="0" w:space="0" w:color="auto"/>
        <w:bottom w:val="none" w:sz="0" w:space="0" w:color="auto"/>
        <w:right w:val="none" w:sz="0" w:space="0" w:color="auto"/>
      </w:divBdr>
    </w:div>
    <w:div w:id="388455430">
      <w:bodyDiv w:val="1"/>
      <w:marLeft w:val="0"/>
      <w:marRight w:val="0"/>
      <w:marTop w:val="0"/>
      <w:marBottom w:val="0"/>
      <w:divBdr>
        <w:top w:val="none" w:sz="0" w:space="0" w:color="auto"/>
        <w:left w:val="none" w:sz="0" w:space="0" w:color="auto"/>
        <w:bottom w:val="none" w:sz="0" w:space="0" w:color="auto"/>
        <w:right w:val="none" w:sz="0" w:space="0" w:color="auto"/>
      </w:divBdr>
    </w:div>
    <w:div w:id="388656275">
      <w:bodyDiv w:val="1"/>
      <w:marLeft w:val="0"/>
      <w:marRight w:val="0"/>
      <w:marTop w:val="0"/>
      <w:marBottom w:val="0"/>
      <w:divBdr>
        <w:top w:val="none" w:sz="0" w:space="0" w:color="auto"/>
        <w:left w:val="none" w:sz="0" w:space="0" w:color="auto"/>
        <w:bottom w:val="none" w:sz="0" w:space="0" w:color="auto"/>
        <w:right w:val="none" w:sz="0" w:space="0" w:color="auto"/>
      </w:divBdr>
    </w:div>
    <w:div w:id="389767697">
      <w:bodyDiv w:val="1"/>
      <w:marLeft w:val="0"/>
      <w:marRight w:val="0"/>
      <w:marTop w:val="0"/>
      <w:marBottom w:val="0"/>
      <w:divBdr>
        <w:top w:val="none" w:sz="0" w:space="0" w:color="auto"/>
        <w:left w:val="none" w:sz="0" w:space="0" w:color="auto"/>
        <w:bottom w:val="none" w:sz="0" w:space="0" w:color="auto"/>
        <w:right w:val="none" w:sz="0" w:space="0" w:color="auto"/>
      </w:divBdr>
    </w:div>
    <w:div w:id="392314272">
      <w:bodyDiv w:val="1"/>
      <w:marLeft w:val="0"/>
      <w:marRight w:val="0"/>
      <w:marTop w:val="0"/>
      <w:marBottom w:val="0"/>
      <w:divBdr>
        <w:top w:val="none" w:sz="0" w:space="0" w:color="auto"/>
        <w:left w:val="none" w:sz="0" w:space="0" w:color="auto"/>
        <w:bottom w:val="none" w:sz="0" w:space="0" w:color="auto"/>
        <w:right w:val="none" w:sz="0" w:space="0" w:color="auto"/>
      </w:divBdr>
    </w:div>
    <w:div w:id="393478253">
      <w:bodyDiv w:val="1"/>
      <w:marLeft w:val="0"/>
      <w:marRight w:val="0"/>
      <w:marTop w:val="0"/>
      <w:marBottom w:val="0"/>
      <w:divBdr>
        <w:top w:val="none" w:sz="0" w:space="0" w:color="auto"/>
        <w:left w:val="none" w:sz="0" w:space="0" w:color="auto"/>
        <w:bottom w:val="none" w:sz="0" w:space="0" w:color="auto"/>
        <w:right w:val="none" w:sz="0" w:space="0" w:color="auto"/>
      </w:divBdr>
    </w:div>
    <w:div w:id="394159736">
      <w:bodyDiv w:val="1"/>
      <w:marLeft w:val="0"/>
      <w:marRight w:val="0"/>
      <w:marTop w:val="0"/>
      <w:marBottom w:val="0"/>
      <w:divBdr>
        <w:top w:val="none" w:sz="0" w:space="0" w:color="auto"/>
        <w:left w:val="none" w:sz="0" w:space="0" w:color="auto"/>
        <w:bottom w:val="none" w:sz="0" w:space="0" w:color="auto"/>
        <w:right w:val="none" w:sz="0" w:space="0" w:color="auto"/>
      </w:divBdr>
    </w:div>
    <w:div w:id="395248939">
      <w:bodyDiv w:val="1"/>
      <w:marLeft w:val="0"/>
      <w:marRight w:val="0"/>
      <w:marTop w:val="0"/>
      <w:marBottom w:val="0"/>
      <w:divBdr>
        <w:top w:val="none" w:sz="0" w:space="0" w:color="auto"/>
        <w:left w:val="none" w:sz="0" w:space="0" w:color="auto"/>
        <w:bottom w:val="none" w:sz="0" w:space="0" w:color="auto"/>
        <w:right w:val="none" w:sz="0" w:space="0" w:color="auto"/>
      </w:divBdr>
    </w:div>
    <w:div w:id="395511595">
      <w:bodyDiv w:val="1"/>
      <w:marLeft w:val="0"/>
      <w:marRight w:val="0"/>
      <w:marTop w:val="0"/>
      <w:marBottom w:val="0"/>
      <w:divBdr>
        <w:top w:val="none" w:sz="0" w:space="0" w:color="auto"/>
        <w:left w:val="none" w:sz="0" w:space="0" w:color="auto"/>
        <w:bottom w:val="none" w:sz="0" w:space="0" w:color="auto"/>
        <w:right w:val="none" w:sz="0" w:space="0" w:color="auto"/>
      </w:divBdr>
    </w:div>
    <w:div w:id="395592924">
      <w:bodyDiv w:val="1"/>
      <w:marLeft w:val="0"/>
      <w:marRight w:val="0"/>
      <w:marTop w:val="0"/>
      <w:marBottom w:val="0"/>
      <w:divBdr>
        <w:top w:val="none" w:sz="0" w:space="0" w:color="auto"/>
        <w:left w:val="none" w:sz="0" w:space="0" w:color="auto"/>
        <w:bottom w:val="none" w:sz="0" w:space="0" w:color="auto"/>
        <w:right w:val="none" w:sz="0" w:space="0" w:color="auto"/>
      </w:divBdr>
    </w:div>
    <w:div w:id="398137445">
      <w:bodyDiv w:val="1"/>
      <w:marLeft w:val="0"/>
      <w:marRight w:val="0"/>
      <w:marTop w:val="0"/>
      <w:marBottom w:val="0"/>
      <w:divBdr>
        <w:top w:val="none" w:sz="0" w:space="0" w:color="auto"/>
        <w:left w:val="none" w:sz="0" w:space="0" w:color="auto"/>
        <w:bottom w:val="none" w:sz="0" w:space="0" w:color="auto"/>
        <w:right w:val="none" w:sz="0" w:space="0" w:color="auto"/>
      </w:divBdr>
    </w:div>
    <w:div w:id="398869337">
      <w:bodyDiv w:val="1"/>
      <w:marLeft w:val="0"/>
      <w:marRight w:val="0"/>
      <w:marTop w:val="0"/>
      <w:marBottom w:val="0"/>
      <w:divBdr>
        <w:top w:val="none" w:sz="0" w:space="0" w:color="auto"/>
        <w:left w:val="none" w:sz="0" w:space="0" w:color="auto"/>
        <w:bottom w:val="none" w:sz="0" w:space="0" w:color="auto"/>
        <w:right w:val="none" w:sz="0" w:space="0" w:color="auto"/>
      </w:divBdr>
    </w:div>
    <w:div w:id="399056126">
      <w:bodyDiv w:val="1"/>
      <w:marLeft w:val="0"/>
      <w:marRight w:val="0"/>
      <w:marTop w:val="0"/>
      <w:marBottom w:val="0"/>
      <w:divBdr>
        <w:top w:val="none" w:sz="0" w:space="0" w:color="auto"/>
        <w:left w:val="none" w:sz="0" w:space="0" w:color="auto"/>
        <w:bottom w:val="none" w:sz="0" w:space="0" w:color="auto"/>
        <w:right w:val="none" w:sz="0" w:space="0" w:color="auto"/>
      </w:divBdr>
    </w:div>
    <w:div w:id="399980374">
      <w:bodyDiv w:val="1"/>
      <w:marLeft w:val="0"/>
      <w:marRight w:val="0"/>
      <w:marTop w:val="0"/>
      <w:marBottom w:val="0"/>
      <w:divBdr>
        <w:top w:val="none" w:sz="0" w:space="0" w:color="auto"/>
        <w:left w:val="none" w:sz="0" w:space="0" w:color="auto"/>
        <w:bottom w:val="none" w:sz="0" w:space="0" w:color="auto"/>
        <w:right w:val="none" w:sz="0" w:space="0" w:color="auto"/>
      </w:divBdr>
    </w:div>
    <w:div w:id="401222388">
      <w:bodyDiv w:val="1"/>
      <w:marLeft w:val="0"/>
      <w:marRight w:val="0"/>
      <w:marTop w:val="0"/>
      <w:marBottom w:val="0"/>
      <w:divBdr>
        <w:top w:val="none" w:sz="0" w:space="0" w:color="auto"/>
        <w:left w:val="none" w:sz="0" w:space="0" w:color="auto"/>
        <w:bottom w:val="none" w:sz="0" w:space="0" w:color="auto"/>
        <w:right w:val="none" w:sz="0" w:space="0" w:color="auto"/>
      </w:divBdr>
    </w:div>
    <w:div w:id="402946006">
      <w:bodyDiv w:val="1"/>
      <w:marLeft w:val="0"/>
      <w:marRight w:val="0"/>
      <w:marTop w:val="0"/>
      <w:marBottom w:val="0"/>
      <w:divBdr>
        <w:top w:val="none" w:sz="0" w:space="0" w:color="auto"/>
        <w:left w:val="none" w:sz="0" w:space="0" w:color="auto"/>
        <w:bottom w:val="none" w:sz="0" w:space="0" w:color="auto"/>
        <w:right w:val="none" w:sz="0" w:space="0" w:color="auto"/>
      </w:divBdr>
    </w:div>
    <w:div w:id="403457294">
      <w:bodyDiv w:val="1"/>
      <w:marLeft w:val="0"/>
      <w:marRight w:val="0"/>
      <w:marTop w:val="0"/>
      <w:marBottom w:val="0"/>
      <w:divBdr>
        <w:top w:val="none" w:sz="0" w:space="0" w:color="auto"/>
        <w:left w:val="none" w:sz="0" w:space="0" w:color="auto"/>
        <w:bottom w:val="none" w:sz="0" w:space="0" w:color="auto"/>
        <w:right w:val="none" w:sz="0" w:space="0" w:color="auto"/>
      </w:divBdr>
    </w:div>
    <w:div w:id="404110001">
      <w:bodyDiv w:val="1"/>
      <w:marLeft w:val="0"/>
      <w:marRight w:val="0"/>
      <w:marTop w:val="0"/>
      <w:marBottom w:val="0"/>
      <w:divBdr>
        <w:top w:val="none" w:sz="0" w:space="0" w:color="auto"/>
        <w:left w:val="none" w:sz="0" w:space="0" w:color="auto"/>
        <w:bottom w:val="none" w:sz="0" w:space="0" w:color="auto"/>
        <w:right w:val="none" w:sz="0" w:space="0" w:color="auto"/>
      </w:divBdr>
    </w:div>
    <w:div w:id="404298719">
      <w:bodyDiv w:val="1"/>
      <w:marLeft w:val="0"/>
      <w:marRight w:val="0"/>
      <w:marTop w:val="0"/>
      <w:marBottom w:val="0"/>
      <w:divBdr>
        <w:top w:val="none" w:sz="0" w:space="0" w:color="auto"/>
        <w:left w:val="none" w:sz="0" w:space="0" w:color="auto"/>
        <w:bottom w:val="none" w:sz="0" w:space="0" w:color="auto"/>
        <w:right w:val="none" w:sz="0" w:space="0" w:color="auto"/>
      </w:divBdr>
    </w:div>
    <w:div w:id="405807052">
      <w:bodyDiv w:val="1"/>
      <w:marLeft w:val="0"/>
      <w:marRight w:val="0"/>
      <w:marTop w:val="0"/>
      <w:marBottom w:val="0"/>
      <w:divBdr>
        <w:top w:val="none" w:sz="0" w:space="0" w:color="auto"/>
        <w:left w:val="none" w:sz="0" w:space="0" w:color="auto"/>
        <w:bottom w:val="none" w:sz="0" w:space="0" w:color="auto"/>
        <w:right w:val="none" w:sz="0" w:space="0" w:color="auto"/>
      </w:divBdr>
    </w:div>
    <w:div w:id="409349973">
      <w:bodyDiv w:val="1"/>
      <w:marLeft w:val="0"/>
      <w:marRight w:val="0"/>
      <w:marTop w:val="0"/>
      <w:marBottom w:val="0"/>
      <w:divBdr>
        <w:top w:val="none" w:sz="0" w:space="0" w:color="auto"/>
        <w:left w:val="none" w:sz="0" w:space="0" w:color="auto"/>
        <w:bottom w:val="none" w:sz="0" w:space="0" w:color="auto"/>
        <w:right w:val="none" w:sz="0" w:space="0" w:color="auto"/>
      </w:divBdr>
    </w:div>
    <w:div w:id="413092822">
      <w:bodyDiv w:val="1"/>
      <w:marLeft w:val="0"/>
      <w:marRight w:val="0"/>
      <w:marTop w:val="0"/>
      <w:marBottom w:val="0"/>
      <w:divBdr>
        <w:top w:val="none" w:sz="0" w:space="0" w:color="auto"/>
        <w:left w:val="none" w:sz="0" w:space="0" w:color="auto"/>
        <w:bottom w:val="none" w:sz="0" w:space="0" w:color="auto"/>
        <w:right w:val="none" w:sz="0" w:space="0" w:color="auto"/>
      </w:divBdr>
    </w:div>
    <w:div w:id="418451806">
      <w:bodyDiv w:val="1"/>
      <w:marLeft w:val="0"/>
      <w:marRight w:val="0"/>
      <w:marTop w:val="0"/>
      <w:marBottom w:val="0"/>
      <w:divBdr>
        <w:top w:val="none" w:sz="0" w:space="0" w:color="auto"/>
        <w:left w:val="none" w:sz="0" w:space="0" w:color="auto"/>
        <w:bottom w:val="none" w:sz="0" w:space="0" w:color="auto"/>
        <w:right w:val="none" w:sz="0" w:space="0" w:color="auto"/>
      </w:divBdr>
    </w:div>
    <w:div w:id="422721212">
      <w:bodyDiv w:val="1"/>
      <w:marLeft w:val="0"/>
      <w:marRight w:val="0"/>
      <w:marTop w:val="0"/>
      <w:marBottom w:val="0"/>
      <w:divBdr>
        <w:top w:val="none" w:sz="0" w:space="0" w:color="auto"/>
        <w:left w:val="none" w:sz="0" w:space="0" w:color="auto"/>
        <w:bottom w:val="none" w:sz="0" w:space="0" w:color="auto"/>
        <w:right w:val="none" w:sz="0" w:space="0" w:color="auto"/>
      </w:divBdr>
    </w:div>
    <w:div w:id="422844641">
      <w:bodyDiv w:val="1"/>
      <w:marLeft w:val="0"/>
      <w:marRight w:val="0"/>
      <w:marTop w:val="0"/>
      <w:marBottom w:val="0"/>
      <w:divBdr>
        <w:top w:val="none" w:sz="0" w:space="0" w:color="auto"/>
        <w:left w:val="none" w:sz="0" w:space="0" w:color="auto"/>
        <w:bottom w:val="none" w:sz="0" w:space="0" w:color="auto"/>
        <w:right w:val="none" w:sz="0" w:space="0" w:color="auto"/>
      </w:divBdr>
    </w:div>
    <w:div w:id="424426242">
      <w:bodyDiv w:val="1"/>
      <w:marLeft w:val="0"/>
      <w:marRight w:val="0"/>
      <w:marTop w:val="0"/>
      <w:marBottom w:val="0"/>
      <w:divBdr>
        <w:top w:val="none" w:sz="0" w:space="0" w:color="auto"/>
        <w:left w:val="none" w:sz="0" w:space="0" w:color="auto"/>
        <w:bottom w:val="none" w:sz="0" w:space="0" w:color="auto"/>
        <w:right w:val="none" w:sz="0" w:space="0" w:color="auto"/>
      </w:divBdr>
    </w:div>
    <w:div w:id="426922393">
      <w:bodyDiv w:val="1"/>
      <w:marLeft w:val="0"/>
      <w:marRight w:val="0"/>
      <w:marTop w:val="0"/>
      <w:marBottom w:val="0"/>
      <w:divBdr>
        <w:top w:val="none" w:sz="0" w:space="0" w:color="auto"/>
        <w:left w:val="none" w:sz="0" w:space="0" w:color="auto"/>
        <w:bottom w:val="none" w:sz="0" w:space="0" w:color="auto"/>
        <w:right w:val="none" w:sz="0" w:space="0" w:color="auto"/>
      </w:divBdr>
    </w:div>
    <w:div w:id="429663935">
      <w:bodyDiv w:val="1"/>
      <w:marLeft w:val="0"/>
      <w:marRight w:val="0"/>
      <w:marTop w:val="0"/>
      <w:marBottom w:val="0"/>
      <w:divBdr>
        <w:top w:val="none" w:sz="0" w:space="0" w:color="auto"/>
        <w:left w:val="none" w:sz="0" w:space="0" w:color="auto"/>
        <w:bottom w:val="none" w:sz="0" w:space="0" w:color="auto"/>
        <w:right w:val="none" w:sz="0" w:space="0" w:color="auto"/>
      </w:divBdr>
    </w:div>
    <w:div w:id="431631433">
      <w:bodyDiv w:val="1"/>
      <w:marLeft w:val="0"/>
      <w:marRight w:val="0"/>
      <w:marTop w:val="0"/>
      <w:marBottom w:val="0"/>
      <w:divBdr>
        <w:top w:val="none" w:sz="0" w:space="0" w:color="auto"/>
        <w:left w:val="none" w:sz="0" w:space="0" w:color="auto"/>
        <w:bottom w:val="none" w:sz="0" w:space="0" w:color="auto"/>
        <w:right w:val="none" w:sz="0" w:space="0" w:color="auto"/>
      </w:divBdr>
    </w:div>
    <w:div w:id="432021333">
      <w:bodyDiv w:val="1"/>
      <w:marLeft w:val="0"/>
      <w:marRight w:val="0"/>
      <w:marTop w:val="0"/>
      <w:marBottom w:val="0"/>
      <w:divBdr>
        <w:top w:val="none" w:sz="0" w:space="0" w:color="auto"/>
        <w:left w:val="none" w:sz="0" w:space="0" w:color="auto"/>
        <w:bottom w:val="none" w:sz="0" w:space="0" w:color="auto"/>
        <w:right w:val="none" w:sz="0" w:space="0" w:color="auto"/>
      </w:divBdr>
    </w:div>
    <w:div w:id="432551301">
      <w:bodyDiv w:val="1"/>
      <w:marLeft w:val="0"/>
      <w:marRight w:val="0"/>
      <w:marTop w:val="0"/>
      <w:marBottom w:val="0"/>
      <w:divBdr>
        <w:top w:val="none" w:sz="0" w:space="0" w:color="auto"/>
        <w:left w:val="none" w:sz="0" w:space="0" w:color="auto"/>
        <w:bottom w:val="none" w:sz="0" w:space="0" w:color="auto"/>
        <w:right w:val="none" w:sz="0" w:space="0" w:color="auto"/>
      </w:divBdr>
    </w:div>
    <w:div w:id="434204759">
      <w:bodyDiv w:val="1"/>
      <w:marLeft w:val="0"/>
      <w:marRight w:val="0"/>
      <w:marTop w:val="0"/>
      <w:marBottom w:val="0"/>
      <w:divBdr>
        <w:top w:val="none" w:sz="0" w:space="0" w:color="auto"/>
        <w:left w:val="none" w:sz="0" w:space="0" w:color="auto"/>
        <w:bottom w:val="none" w:sz="0" w:space="0" w:color="auto"/>
        <w:right w:val="none" w:sz="0" w:space="0" w:color="auto"/>
      </w:divBdr>
    </w:div>
    <w:div w:id="435096044">
      <w:bodyDiv w:val="1"/>
      <w:marLeft w:val="0"/>
      <w:marRight w:val="0"/>
      <w:marTop w:val="0"/>
      <w:marBottom w:val="0"/>
      <w:divBdr>
        <w:top w:val="none" w:sz="0" w:space="0" w:color="auto"/>
        <w:left w:val="none" w:sz="0" w:space="0" w:color="auto"/>
        <w:bottom w:val="none" w:sz="0" w:space="0" w:color="auto"/>
        <w:right w:val="none" w:sz="0" w:space="0" w:color="auto"/>
      </w:divBdr>
    </w:div>
    <w:div w:id="437525583">
      <w:bodyDiv w:val="1"/>
      <w:marLeft w:val="0"/>
      <w:marRight w:val="0"/>
      <w:marTop w:val="0"/>
      <w:marBottom w:val="0"/>
      <w:divBdr>
        <w:top w:val="none" w:sz="0" w:space="0" w:color="auto"/>
        <w:left w:val="none" w:sz="0" w:space="0" w:color="auto"/>
        <w:bottom w:val="none" w:sz="0" w:space="0" w:color="auto"/>
        <w:right w:val="none" w:sz="0" w:space="0" w:color="auto"/>
      </w:divBdr>
    </w:div>
    <w:div w:id="441070814">
      <w:bodyDiv w:val="1"/>
      <w:marLeft w:val="0"/>
      <w:marRight w:val="0"/>
      <w:marTop w:val="0"/>
      <w:marBottom w:val="0"/>
      <w:divBdr>
        <w:top w:val="none" w:sz="0" w:space="0" w:color="auto"/>
        <w:left w:val="none" w:sz="0" w:space="0" w:color="auto"/>
        <w:bottom w:val="none" w:sz="0" w:space="0" w:color="auto"/>
        <w:right w:val="none" w:sz="0" w:space="0" w:color="auto"/>
      </w:divBdr>
    </w:div>
    <w:div w:id="441844072">
      <w:bodyDiv w:val="1"/>
      <w:marLeft w:val="0"/>
      <w:marRight w:val="0"/>
      <w:marTop w:val="0"/>
      <w:marBottom w:val="0"/>
      <w:divBdr>
        <w:top w:val="none" w:sz="0" w:space="0" w:color="auto"/>
        <w:left w:val="none" w:sz="0" w:space="0" w:color="auto"/>
        <w:bottom w:val="none" w:sz="0" w:space="0" w:color="auto"/>
        <w:right w:val="none" w:sz="0" w:space="0" w:color="auto"/>
      </w:divBdr>
    </w:div>
    <w:div w:id="443235040">
      <w:bodyDiv w:val="1"/>
      <w:marLeft w:val="0"/>
      <w:marRight w:val="0"/>
      <w:marTop w:val="0"/>
      <w:marBottom w:val="0"/>
      <w:divBdr>
        <w:top w:val="none" w:sz="0" w:space="0" w:color="auto"/>
        <w:left w:val="none" w:sz="0" w:space="0" w:color="auto"/>
        <w:bottom w:val="none" w:sz="0" w:space="0" w:color="auto"/>
        <w:right w:val="none" w:sz="0" w:space="0" w:color="auto"/>
      </w:divBdr>
    </w:div>
    <w:div w:id="446438307">
      <w:bodyDiv w:val="1"/>
      <w:marLeft w:val="0"/>
      <w:marRight w:val="0"/>
      <w:marTop w:val="0"/>
      <w:marBottom w:val="0"/>
      <w:divBdr>
        <w:top w:val="none" w:sz="0" w:space="0" w:color="auto"/>
        <w:left w:val="none" w:sz="0" w:space="0" w:color="auto"/>
        <w:bottom w:val="none" w:sz="0" w:space="0" w:color="auto"/>
        <w:right w:val="none" w:sz="0" w:space="0" w:color="auto"/>
      </w:divBdr>
    </w:div>
    <w:div w:id="447237500">
      <w:bodyDiv w:val="1"/>
      <w:marLeft w:val="0"/>
      <w:marRight w:val="0"/>
      <w:marTop w:val="0"/>
      <w:marBottom w:val="0"/>
      <w:divBdr>
        <w:top w:val="none" w:sz="0" w:space="0" w:color="auto"/>
        <w:left w:val="none" w:sz="0" w:space="0" w:color="auto"/>
        <w:bottom w:val="none" w:sz="0" w:space="0" w:color="auto"/>
        <w:right w:val="none" w:sz="0" w:space="0" w:color="auto"/>
      </w:divBdr>
    </w:div>
    <w:div w:id="448934327">
      <w:bodyDiv w:val="1"/>
      <w:marLeft w:val="0"/>
      <w:marRight w:val="0"/>
      <w:marTop w:val="0"/>
      <w:marBottom w:val="0"/>
      <w:divBdr>
        <w:top w:val="none" w:sz="0" w:space="0" w:color="auto"/>
        <w:left w:val="none" w:sz="0" w:space="0" w:color="auto"/>
        <w:bottom w:val="none" w:sz="0" w:space="0" w:color="auto"/>
        <w:right w:val="none" w:sz="0" w:space="0" w:color="auto"/>
      </w:divBdr>
    </w:div>
    <w:div w:id="449132500">
      <w:bodyDiv w:val="1"/>
      <w:marLeft w:val="0"/>
      <w:marRight w:val="0"/>
      <w:marTop w:val="0"/>
      <w:marBottom w:val="0"/>
      <w:divBdr>
        <w:top w:val="none" w:sz="0" w:space="0" w:color="auto"/>
        <w:left w:val="none" w:sz="0" w:space="0" w:color="auto"/>
        <w:bottom w:val="none" w:sz="0" w:space="0" w:color="auto"/>
        <w:right w:val="none" w:sz="0" w:space="0" w:color="auto"/>
      </w:divBdr>
    </w:div>
    <w:div w:id="451822273">
      <w:bodyDiv w:val="1"/>
      <w:marLeft w:val="0"/>
      <w:marRight w:val="0"/>
      <w:marTop w:val="0"/>
      <w:marBottom w:val="0"/>
      <w:divBdr>
        <w:top w:val="none" w:sz="0" w:space="0" w:color="auto"/>
        <w:left w:val="none" w:sz="0" w:space="0" w:color="auto"/>
        <w:bottom w:val="none" w:sz="0" w:space="0" w:color="auto"/>
        <w:right w:val="none" w:sz="0" w:space="0" w:color="auto"/>
      </w:divBdr>
    </w:div>
    <w:div w:id="452601929">
      <w:bodyDiv w:val="1"/>
      <w:marLeft w:val="0"/>
      <w:marRight w:val="0"/>
      <w:marTop w:val="0"/>
      <w:marBottom w:val="0"/>
      <w:divBdr>
        <w:top w:val="none" w:sz="0" w:space="0" w:color="auto"/>
        <w:left w:val="none" w:sz="0" w:space="0" w:color="auto"/>
        <w:bottom w:val="none" w:sz="0" w:space="0" w:color="auto"/>
        <w:right w:val="none" w:sz="0" w:space="0" w:color="auto"/>
      </w:divBdr>
    </w:div>
    <w:div w:id="454451998">
      <w:bodyDiv w:val="1"/>
      <w:marLeft w:val="0"/>
      <w:marRight w:val="0"/>
      <w:marTop w:val="0"/>
      <w:marBottom w:val="0"/>
      <w:divBdr>
        <w:top w:val="none" w:sz="0" w:space="0" w:color="auto"/>
        <w:left w:val="none" w:sz="0" w:space="0" w:color="auto"/>
        <w:bottom w:val="none" w:sz="0" w:space="0" w:color="auto"/>
        <w:right w:val="none" w:sz="0" w:space="0" w:color="auto"/>
      </w:divBdr>
    </w:div>
    <w:div w:id="455880212">
      <w:bodyDiv w:val="1"/>
      <w:marLeft w:val="0"/>
      <w:marRight w:val="0"/>
      <w:marTop w:val="0"/>
      <w:marBottom w:val="0"/>
      <w:divBdr>
        <w:top w:val="none" w:sz="0" w:space="0" w:color="auto"/>
        <w:left w:val="none" w:sz="0" w:space="0" w:color="auto"/>
        <w:bottom w:val="none" w:sz="0" w:space="0" w:color="auto"/>
        <w:right w:val="none" w:sz="0" w:space="0" w:color="auto"/>
      </w:divBdr>
    </w:div>
    <w:div w:id="457720457">
      <w:bodyDiv w:val="1"/>
      <w:marLeft w:val="0"/>
      <w:marRight w:val="0"/>
      <w:marTop w:val="0"/>
      <w:marBottom w:val="0"/>
      <w:divBdr>
        <w:top w:val="none" w:sz="0" w:space="0" w:color="auto"/>
        <w:left w:val="none" w:sz="0" w:space="0" w:color="auto"/>
        <w:bottom w:val="none" w:sz="0" w:space="0" w:color="auto"/>
        <w:right w:val="none" w:sz="0" w:space="0" w:color="auto"/>
      </w:divBdr>
    </w:div>
    <w:div w:id="458567571">
      <w:bodyDiv w:val="1"/>
      <w:marLeft w:val="0"/>
      <w:marRight w:val="0"/>
      <w:marTop w:val="0"/>
      <w:marBottom w:val="0"/>
      <w:divBdr>
        <w:top w:val="none" w:sz="0" w:space="0" w:color="auto"/>
        <w:left w:val="none" w:sz="0" w:space="0" w:color="auto"/>
        <w:bottom w:val="none" w:sz="0" w:space="0" w:color="auto"/>
        <w:right w:val="none" w:sz="0" w:space="0" w:color="auto"/>
      </w:divBdr>
    </w:div>
    <w:div w:id="459307629">
      <w:bodyDiv w:val="1"/>
      <w:marLeft w:val="0"/>
      <w:marRight w:val="0"/>
      <w:marTop w:val="0"/>
      <w:marBottom w:val="0"/>
      <w:divBdr>
        <w:top w:val="none" w:sz="0" w:space="0" w:color="auto"/>
        <w:left w:val="none" w:sz="0" w:space="0" w:color="auto"/>
        <w:bottom w:val="none" w:sz="0" w:space="0" w:color="auto"/>
        <w:right w:val="none" w:sz="0" w:space="0" w:color="auto"/>
      </w:divBdr>
    </w:div>
    <w:div w:id="460226447">
      <w:bodyDiv w:val="1"/>
      <w:marLeft w:val="0"/>
      <w:marRight w:val="0"/>
      <w:marTop w:val="0"/>
      <w:marBottom w:val="0"/>
      <w:divBdr>
        <w:top w:val="none" w:sz="0" w:space="0" w:color="auto"/>
        <w:left w:val="none" w:sz="0" w:space="0" w:color="auto"/>
        <w:bottom w:val="none" w:sz="0" w:space="0" w:color="auto"/>
        <w:right w:val="none" w:sz="0" w:space="0" w:color="auto"/>
      </w:divBdr>
    </w:div>
    <w:div w:id="462696539">
      <w:bodyDiv w:val="1"/>
      <w:marLeft w:val="0"/>
      <w:marRight w:val="0"/>
      <w:marTop w:val="0"/>
      <w:marBottom w:val="0"/>
      <w:divBdr>
        <w:top w:val="none" w:sz="0" w:space="0" w:color="auto"/>
        <w:left w:val="none" w:sz="0" w:space="0" w:color="auto"/>
        <w:bottom w:val="none" w:sz="0" w:space="0" w:color="auto"/>
        <w:right w:val="none" w:sz="0" w:space="0" w:color="auto"/>
      </w:divBdr>
    </w:div>
    <w:div w:id="463812740">
      <w:bodyDiv w:val="1"/>
      <w:marLeft w:val="0"/>
      <w:marRight w:val="0"/>
      <w:marTop w:val="0"/>
      <w:marBottom w:val="0"/>
      <w:divBdr>
        <w:top w:val="none" w:sz="0" w:space="0" w:color="auto"/>
        <w:left w:val="none" w:sz="0" w:space="0" w:color="auto"/>
        <w:bottom w:val="none" w:sz="0" w:space="0" w:color="auto"/>
        <w:right w:val="none" w:sz="0" w:space="0" w:color="auto"/>
      </w:divBdr>
    </w:div>
    <w:div w:id="463889820">
      <w:bodyDiv w:val="1"/>
      <w:marLeft w:val="0"/>
      <w:marRight w:val="0"/>
      <w:marTop w:val="0"/>
      <w:marBottom w:val="0"/>
      <w:divBdr>
        <w:top w:val="none" w:sz="0" w:space="0" w:color="auto"/>
        <w:left w:val="none" w:sz="0" w:space="0" w:color="auto"/>
        <w:bottom w:val="none" w:sz="0" w:space="0" w:color="auto"/>
        <w:right w:val="none" w:sz="0" w:space="0" w:color="auto"/>
      </w:divBdr>
    </w:div>
    <w:div w:id="463889966">
      <w:bodyDiv w:val="1"/>
      <w:marLeft w:val="0"/>
      <w:marRight w:val="0"/>
      <w:marTop w:val="0"/>
      <w:marBottom w:val="0"/>
      <w:divBdr>
        <w:top w:val="none" w:sz="0" w:space="0" w:color="auto"/>
        <w:left w:val="none" w:sz="0" w:space="0" w:color="auto"/>
        <w:bottom w:val="none" w:sz="0" w:space="0" w:color="auto"/>
        <w:right w:val="none" w:sz="0" w:space="0" w:color="auto"/>
      </w:divBdr>
    </w:div>
    <w:div w:id="466122829">
      <w:bodyDiv w:val="1"/>
      <w:marLeft w:val="0"/>
      <w:marRight w:val="0"/>
      <w:marTop w:val="0"/>
      <w:marBottom w:val="0"/>
      <w:divBdr>
        <w:top w:val="none" w:sz="0" w:space="0" w:color="auto"/>
        <w:left w:val="none" w:sz="0" w:space="0" w:color="auto"/>
        <w:bottom w:val="none" w:sz="0" w:space="0" w:color="auto"/>
        <w:right w:val="none" w:sz="0" w:space="0" w:color="auto"/>
      </w:divBdr>
    </w:div>
    <w:div w:id="469707279">
      <w:bodyDiv w:val="1"/>
      <w:marLeft w:val="0"/>
      <w:marRight w:val="0"/>
      <w:marTop w:val="0"/>
      <w:marBottom w:val="0"/>
      <w:divBdr>
        <w:top w:val="none" w:sz="0" w:space="0" w:color="auto"/>
        <w:left w:val="none" w:sz="0" w:space="0" w:color="auto"/>
        <w:bottom w:val="none" w:sz="0" w:space="0" w:color="auto"/>
        <w:right w:val="none" w:sz="0" w:space="0" w:color="auto"/>
      </w:divBdr>
    </w:div>
    <w:div w:id="470053699">
      <w:bodyDiv w:val="1"/>
      <w:marLeft w:val="0"/>
      <w:marRight w:val="0"/>
      <w:marTop w:val="0"/>
      <w:marBottom w:val="0"/>
      <w:divBdr>
        <w:top w:val="none" w:sz="0" w:space="0" w:color="auto"/>
        <w:left w:val="none" w:sz="0" w:space="0" w:color="auto"/>
        <w:bottom w:val="none" w:sz="0" w:space="0" w:color="auto"/>
        <w:right w:val="none" w:sz="0" w:space="0" w:color="auto"/>
      </w:divBdr>
    </w:div>
    <w:div w:id="474223788">
      <w:bodyDiv w:val="1"/>
      <w:marLeft w:val="0"/>
      <w:marRight w:val="0"/>
      <w:marTop w:val="0"/>
      <w:marBottom w:val="0"/>
      <w:divBdr>
        <w:top w:val="none" w:sz="0" w:space="0" w:color="auto"/>
        <w:left w:val="none" w:sz="0" w:space="0" w:color="auto"/>
        <w:bottom w:val="none" w:sz="0" w:space="0" w:color="auto"/>
        <w:right w:val="none" w:sz="0" w:space="0" w:color="auto"/>
      </w:divBdr>
    </w:div>
    <w:div w:id="476797620">
      <w:bodyDiv w:val="1"/>
      <w:marLeft w:val="0"/>
      <w:marRight w:val="0"/>
      <w:marTop w:val="0"/>
      <w:marBottom w:val="0"/>
      <w:divBdr>
        <w:top w:val="none" w:sz="0" w:space="0" w:color="auto"/>
        <w:left w:val="none" w:sz="0" w:space="0" w:color="auto"/>
        <w:bottom w:val="none" w:sz="0" w:space="0" w:color="auto"/>
        <w:right w:val="none" w:sz="0" w:space="0" w:color="auto"/>
      </w:divBdr>
    </w:div>
    <w:div w:id="480732759">
      <w:bodyDiv w:val="1"/>
      <w:marLeft w:val="0"/>
      <w:marRight w:val="0"/>
      <w:marTop w:val="0"/>
      <w:marBottom w:val="0"/>
      <w:divBdr>
        <w:top w:val="none" w:sz="0" w:space="0" w:color="auto"/>
        <w:left w:val="none" w:sz="0" w:space="0" w:color="auto"/>
        <w:bottom w:val="none" w:sz="0" w:space="0" w:color="auto"/>
        <w:right w:val="none" w:sz="0" w:space="0" w:color="auto"/>
      </w:divBdr>
    </w:div>
    <w:div w:id="488860545">
      <w:bodyDiv w:val="1"/>
      <w:marLeft w:val="0"/>
      <w:marRight w:val="0"/>
      <w:marTop w:val="0"/>
      <w:marBottom w:val="0"/>
      <w:divBdr>
        <w:top w:val="none" w:sz="0" w:space="0" w:color="auto"/>
        <w:left w:val="none" w:sz="0" w:space="0" w:color="auto"/>
        <w:bottom w:val="none" w:sz="0" w:space="0" w:color="auto"/>
        <w:right w:val="none" w:sz="0" w:space="0" w:color="auto"/>
      </w:divBdr>
    </w:div>
    <w:div w:id="488982104">
      <w:bodyDiv w:val="1"/>
      <w:marLeft w:val="0"/>
      <w:marRight w:val="0"/>
      <w:marTop w:val="0"/>
      <w:marBottom w:val="0"/>
      <w:divBdr>
        <w:top w:val="none" w:sz="0" w:space="0" w:color="auto"/>
        <w:left w:val="none" w:sz="0" w:space="0" w:color="auto"/>
        <w:bottom w:val="none" w:sz="0" w:space="0" w:color="auto"/>
        <w:right w:val="none" w:sz="0" w:space="0" w:color="auto"/>
      </w:divBdr>
    </w:div>
    <w:div w:id="489100433">
      <w:bodyDiv w:val="1"/>
      <w:marLeft w:val="0"/>
      <w:marRight w:val="0"/>
      <w:marTop w:val="0"/>
      <w:marBottom w:val="0"/>
      <w:divBdr>
        <w:top w:val="none" w:sz="0" w:space="0" w:color="auto"/>
        <w:left w:val="none" w:sz="0" w:space="0" w:color="auto"/>
        <w:bottom w:val="none" w:sz="0" w:space="0" w:color="auto"/>
        <w:right w:val="none" w:sz="0" w:space="0" w:color="auto"/>
      </w:divBdr>
    </w:div>
    <w:div w:id="494958237">
      <w:bodyDiv w:val="1"/>
      <w:marLeft w:val="0"/>
      <w:marRight w:val="0"/>
      <w:marTop w:val="0"/>
      <w:marBottom w:val="0"/>
      <w:divBdr>
        <w:top w:val="none" w:sz="0" w:space="0" w:color="auto"/>
        <w:left w:val="none" w:sz="0" w:space="0" w:color="auto"/>
        <w:bottom w:val="none" w:sz="0" w:space="0" w:color="auto"/>
        <w:right w:val="none" w:sz="0" w:space="0" w:color="auto"/>
      </w:divBdr>
    </w:div>
    <w:div w:id="495615417">
      <w:bodyDiv w:val="1"/>
      <w:marLeft w:val="0"/>
      <w:marRight w:val="0"/>
      <w:marTop w:val="0"/>
      <w:marBottom w:val="0"/>
      <w:divBdr>
        <w:top w:val="none" w:sz="0" w:space="0" w:color="auto"/>
        <w:left w:val="none" w:sz="0" w:space="0" w:color="auto"/>
        <w:bottom w:val="none" w:sz="0" w:space="0" w:color="auto"/>
        <w:right w:val="none" w:sz="0" w:space="0" w:color="auto"/>
      </w:divBdr>
    </w:div>
    <w:div w:id="499547630">
      <w:bodyDiv w:val="1"/>
      <w:marLeft w:val="0"/>
      <w:marRight w:val="0"/>
      <w:marTop w:val="0"/>
      <w:marBottom w:val="0"/>
      <w:divBdr>
        <w:top w:val="none" w:sz="0" w:space="0" w:color="auto"/>
        <w:left w:val="none" w:sz="0" w:space="0" w:color="auto"/>
        <w:bottom w:val="none" w:sz="0" w:space="0" w:color="auto"/>
        <w:right w:val="none" w:sz="0" w:space="0" w:color="auto"/>
      </w:divBdr>
    </w:div>
    <w:div w:id="500893439">
      <w:bodyDiv w:val="1"/>
      <w:marLeft w:val="0"/>
      <w:marRight w:val="0"/>
      <w:marTop w:val="0"/>
      <w:marBottom w:val="0"/>
      <w:divBdr>
        <w:top w:val="none" w:sz="0" w:space="0" w:color="auto"/>
        <w:left w:val="none" w:sz="0" w:space="0" w:color="auto"/>
        <w:bottom w:val="none" w:sz="0" w:space="0" w:color="auto"/>
        <w:right w:val="none" w:sz="0" w:space="0" w:color="auto"/>
      </w:divBdr>
    </w:div>
    <w:div w:id="506293787">
      <w:bodyDiv w:val="1"/>
      <w:marLeft w:val="0"/>
      <w:marRight w:val="0"/>
      <w:marTop w:val="0"/>
      <w:marBottom w:val="0"/>
      <w:divBdr>
        <w:top w:val="none" w:sz="0" w:space="0" w:color="auto"/>
        <w:left w:val="none" w:sz="0" w:space="0" w:color="auto"/>
        <w:bottom w:val="none" w:sz="0" w:space="0" w:color="auto"/>
        <w:right w:val="none" w:sz="0" w:space="0" w:color="auto"/>
      </w:divBdr>
    </w:div>
    <w:div w:id="507647091">
      <w:bodyDiv w:val="1"/>
      <w:marLeft w:val="0"/>
      <w:marRight w:val="0"/>
      <w:marTop w:val="0"/>
      <w:marBottom w:val="0"/>
      <w:divBdr>
        <w:top w:val="none" w:sz="0" w:space="0" w:color="auto"/>
        <w:left w:val="none" w:sz="0" w:space="0" w:color="auto"/>
        <w:bottom w:val="none" w:sz="0" w:space="0" w:color="auto"/>
        <w:right w:val="none" w:sz="0" w:space="0" w:color="auto"/>
      </w:divBdr>
    </w:div>
    <w:div w:id="507670480">
      <w:bodyDiv w:val="1"/>
      <w:marLeft w:val="0"/>
      <w:marRight w:val="0"/>
      <w:marTop w:val="0"/>
      <w:marBottom w:val="0"/>
      <w:divBdr>
        <w:top w:val="none" w:sz="0" w:space="0" w:color="auto"/>
        <w:left w:val="none" w:sz="0" w:space="0" w:color="auto"/>
        <w:bottom w:val="none" w:sz="0" w:space="0" w:color="auto"/>
        <w:right w:val="none" w:sz="0" w:space="0" w:color="auto"/>
      </w:divBdr>
    </w:div>
    <w:div w:id="522016957">
      <w:bodyDiv w:val="1"/>
      <w:marLeft w:val="0"/>
      <w:marRight w:val="0"/>
      <w:marTop w:val="0"/>
      <w:marBottom w:val="0"/>
      <w:divBdr>
        <w:top w:val="none" w:sz="0" w:space="0" w:color="auto"/>
        <w:left w:val="none" w:sz="0" w:space="0" w:color="auto"/>
        <w:bottom w:val="none" w:sz="0" w:space="0" w:color="auto"/>
        <w:right w:val="none" w:sz="0" w:space="0" w:color="auto"/>
      </w:divBdr>
    </w:div>
    <w:div w:id="525095088">
      <w:bodyDiv w:val="1"/>
      <w:marLeft w:val="0"/>
      <w:marRight w:val="0"/>
      <w:marTop w:val="0"/>
      <w:marBottom w:val="0"/>
      <w:divBdr>
        <w:top w:val="none" w:sz="0" w:space="0" w:color="auto"/>
        <w:left w:val="none" w:sz="0" w:space="0" w:color="auto"/>
        <w:bottom w:val="none" w:sz="0" w:space="0" w:color="auto"/>
        <w:right w:val="none" w:sz="0" w:space="0" w:color="auto"/>
      </w:divBdr>
    </w:div>
    <w:div w:id="525487837">
      <w:bodyDiv w:val="1"/>
      <w:marLeft w:val="0"/>
      <w:marRight w:val="0"/>
      <w:marTop w:val="0"/>
      <w:marBottom w:val="0"/>
      <w:divBdr>
        <w:top w:val="none" w:sz="0" w:space="0" w:color="auto"/>
        <w:left w:val="none" w:sz="0" w:space="0" w:color="auto"/>
        <w:bottom w:val="none" w:sz="0" w:space="0" w:color="auto"/>
        <w:right w:val="none" w:sz="0" w:space="0" w:color="auto"/>
      </w:divBdr>
    </w:div>
    <w:div w:id="526217424">
      <w:bodyDiv w:val="1"/>
      <w:marLeft w:val="0"/>
      <w:marRight w:val="0"/>
      <w:marTop w:val="0"/>
      <w:marBottom w:val="0"/>
      <w:divBdr>
        <w:top w:val="none" w:sz="0" w:space="0" w:color="auto"/>
        <w:left w:val="none" w:sz="0" w:space="0" w:color="auto"/>
        <w:bottom w:val="none" w:sz="0" w:space="0" w:color="auto"/>
        <w:right w:val="none" w:sz="0" w:space="0" w:color="auto"/>
      </w:divBdr>
    </w:div>
    <w:div w:id="528682196">
      <w:bodyDiv w:val="1"/>
      <w:marLeft w:val="0"/>
      <w:marRight w:val="0"/>
      <w:marTop w:val="0"/>
      <w:marBottom w:val="0"/>
      <w:divBdr>
        <w:top w:val="none" w:sz="0" w:space="0" w:color="auto"/>
        <w:left w:val="none" w:sz="0" w:space="0" w:color="auto"/>
        <w:bottom w:val="none" w:sz="0" w:space="0" w:color="auto"/>
        <w:right w:val="none" w:sz="0" w:space="0" w:color="auto"/>
      </w:divBdr>
    </w:div>
    <w:div w:id="530413251">
      <w:bodyDiv w:val="1"/>
      <w:marLeft w:val="0"/>
      <w:marRight w:val="0"/>
      <w:marTop w:val="0"/>
      <w:marBottom w:val="0"/>
      <w:divBdr>
        <w:top w:val="none" w:sz="0" w:space="0" w:color="auto"/>
        <w:left w:val="none" w:sz="0" w:space="0" w:color="auto"/>
        <w:bottom w:val="none" w:sz="0" w:space="0" w:color="auto"/>
        <w:right w:val="none" w:sz="0" w:space="0" w:color="auto"/>
      </w:divBdr>
    </w:div>
    <w:div w:id="532428568">
      <w:bodyDiv w:val="1"/>
      <w:marLeft w:val="0"/>
      <w:marRight w:val="0"/>
      <w:marTop w:val="0"/>
      <w:marBottom w:val="0"/>
      <w:divBdr>
        <w:top w:val="none" w:sz="0" w:space="0" w:color="auto"/>
        <w:left w:val="none" w:sz="0" w:space="0" w:color="auto"/>
        <w:bottom w:val="none" w:sz="0" w:space="0" w:color="auto"/>
        <w:right w:val="none" w:sz="0" w:space="0" w:color="auto"/>
      </w:divBdr>
    </w:div>
    <w:div w:id="533277836">
      <w:bodyDiv w:val="1"/>
      <w:marLeft w:val="0"/>
      <w:marRight w:val="0"/>
      <w:marTop w:val="0"/>
      <w:marBottom w:val="0"/>
      <w:divBdr>
        <w:top w:val="none" w:sz="0" w:space="0" w:color="auto"/>
        <w:left w:val="none" w:sz="0" w:space="0" w:color="auto"/>
        <w:bottom w:val="none" w:sz="0" w:space="0" w:color="auto"/>
        <w:right w:val="none" w:sz="0" w:space="0" w:color="auto"/>
      </w:divBdr>
    </w:div>
    <w:div w:id="533613398">
      <w:bodyDiv w:val="1"/>
      <w:marLeft w:val="0"/>
      <w:marRight w:val="0"/>
      <w:marTop w:val="0"/>
      <w:marBottom w:val="0"/>
      <w:divBdr>
        <w:top w:val="none" w:sz="0" w:space="0" w:color="auto"/>
        <w:left w:val="none" w:sz="0" w:space="0" w:color="auto"/>
        <w:bottom w:val="none" w:sz="0" w:space="0" w:color="auto"/>
        <w:right w:val="none" w:sz="0" w:space="0" w:color="auto"/>
      </w:divBdr>
    </w:div>
    <w:div w:id="535387985">
      <w:bodyDiv w:val="1"/>
      <w:marLeft w:val="0"/>
      <w:marRight w:val="0"/>
      <w:marTop w:val="0"/>
      <w:marBottom w:val="0"/>
      <w:divBdr>
        <w:top w:val="none" w:sz="0" w:space="0" w:color="auto"/>
        <w:left w:val="none" w:sz="0" w:space="0" w:color="auto"/>
        <w:bottom w:val="none" w:sz="0" w:space="0" w:color="auto"/>
        <w:right w:val="none" w:sz="0" w:space="0" w:color="auto"/>
      </w:divBdr>
    </w:div>
    <w:div w:id="535849543">
      <w:bodyDiv w:val="1"/>
      <w:marLeft w:val="0"/>
      <w:marRight w:val="0"/>
      <w:marTop w:val="0"/>
      <w:marBottom w:val="0"/>
      <w:divBdr>
        <w:top w:val="none" w:sz="0" w:space="0" w:color="auto"/>
        <w:left w:val="none" w:sz="0" w:space="0" w:color="auto"/>
        <w:bottom w:val="none" w:sz="0" w:space="0" w:color="auto"/>
        <w:right w:val="none" w:sz="0" w:space="0" w:color="auto"/>
      </w:divBdr>
    </w:div>
    <w:div w:id="537426057">
      <w:bodyDiv w:val="1"/>
      <w:marLeft w:val="0"/>
      <w:marRight w:val="0"/>
      <w:marTop w:val="0"/>
      <w:marBottom w:val="0"/>
      <w:divBdr>
        <w:top w:val="none" w:sz="0" w:space="0" w:color="auto"/>
        <w:left w:val="none" w:sz="0" w:space="0" w:color="auto"/>
        <w:bottom w:val="none" w:sz="0" w:space="0" w:color="auto"/>
        <w:right w:val="none" w:sz="0" w:space="0" w:color="auto"/>
      </w:divBdr>
    </w:div>
    <w:div w:id="538392661">
      <w:bodyDiv w:val="1"/>
      <w:marLeft w:val="0"/>
      <w:marRight w:val="0"/>
      <w:marTop w:val="0"/>
      <w:marBottom w:val="0"/>
      <w:divBdr>
        <w:top w:val="none" w:sz="0" w:space="0" w:color="auto"/>
        <w:left w:val="none" w:sz="0" w:space="0" w:color="auto"/>
        <w:bottom w:val="none" w:sz="0" w:space="0" w:color="auto"/>
        <w:right w:val="none" w:sz="0" w:space="0" w:color="auto"/>
      </w:divBdr>
    </w:div>
    <w:div w:id="541291736">
      <w:bodyDiv w:val="1"/>
      <w:marLeft w:val="0"/>
      <w:marRight w:val="0"/>
      <w:marTop w:val="0"/>
      <w:marBottom w:val="0"/>
      <w:divBdr>
        <w:top w:val="none" w:sz="0" w:space="0" w:color="auto"/>
        <w:left w:val="none" w:sz="0" w:space="0" w:color="auto"/>
        <w:bottom w:val="none" w:sz="0" w:space="0" w:color="auto"/>
        <w:right w:val="none" w:sz="0" w:space="0" w:color="auto"/>
      </w:divBdr>
    </w:div>
    <w:div w:id="544176953">
      <w:bodyDiv w:val="1"/>
      <w:marLeft w:val="0"/>
      <w:marRight w:val="0"/>
      <w:marTop w:val="0"/>
      <w:marBottom w:val="0"/>
      <w:divBdr>
        <w:top w:val="none" w:sz="0" w:space="0" w:color="auto"/>
        <w:left w:val="none" w:sz="0" w:space="0" w:color="auto"/>
        <w:bottom w:val="none" w:sz="0" w:space="0" w:color="auto"/>
        <w:right w:val="none" w:sz="0" w:space="0" w:color="auto"/>
      </w:divBdr>
    </w:div>
    <w:div w:id="545456432">
      <w:bodyDiv w:val="1"/>
      <w:marLeft w:val="0"/>
      <w:marRight w:val="0"/>
      <w:marTop w:val="0"/>
      <w:marBottom w:val="0"/>
      <w:divBdr>
        <w:top w:val="none" w:sz="0" w:space="0" w:color="auto"/>
        <w:left w:val="none" w:sz="0" w:space="0" w:color="auto"/>
        <w:bottom w:val="none" w:sz="0" w:space="0" w:color="auto"/>
        <w:right w:val="none" w:sz="0" w:space="0" w:color="auto"/>
      </w:divBdr>
    </w:div>
    <w:div w:id="546600039">
      <w:bodyDiv w:val="1"/>
      <w:marLeft w:val="0"/>
      <w:marRight w:val="0"/>
      <w:marTop w:val="0"/>
      <w:marBottom w:val="0"/>
      <w:divBdr>
        <w:top w:val="none" w:sz="0" w:space="0" w:color="auto"/>
        <w:left w:val="none" w:sz="0" w:space="0" w:color="auto"/>
        <w:bottom w:val="none" w:sz="0" w:space="0" w:color="auto"/>
        <w:right w:val="none" w:sz="0" w:space="0" w:color="auto"/>
      </w:divBdr>
    </w:div>
    <w:div w:id="548538236">
      <w:bodyDiv w:val="1"/>
      <w:marLeft w:val="0"/>
      <w:marRight w:val="0"/>
      <w:marTop w:val="0"/>
      <w:marBottom w:val="0"/>
      <w:divBdr>
        <w:top w:val="none" w:sz="0" w:space="0" w:color="auto"/>
        <w:left w:val="none" w:sz="0" w:space="0" w:color="auto"/>
        <w:bottom w:val="none" w:sz="0" w:space="0" w:color="auto"/>
        <w:right w:val="none" w:sz="0" w:space="0" w:color="auto"/>
      </w:divBdr>
    </w:div>
    <w:div w:id="549658553">
      <w:bodyDiv w:val="1"/>
      <w:marLeft w:val="0"/>
      <w:marRight w:val="0"/>
      <w:marTop w:val="0"/>
      <w:marBottom w:val="0"/>
      <w:divBdr>
        <w:top w:val="none" w:sz="0" w:space="0" w:color="auto"/>
        <w:left w:val="none" w:sz="0" w:space="0" w:color="auto"/>
        <w:bottom w:val="none" w:sz="0" w:space="0" w:color="auto"/>
        <w:right w:val="none" w:sz="0" w:space="0" w:color="auto"/>
      </w:divBdr>
    </w:div>
    <w:div w:id="549732797">
      <w:bodyDiv w:val="1"/>
      <w:marLeft w:val="0"/>
      <w:marRight w:val="0"/>
      <w:marTop w:val="0"/>
      <w:marBottom w:val="0"/>
      <w:divBdr>
        <w:top w:val="none" w:sz="0" w:space="0" w:color="auto"/>
        <w:left w:val="none" w:sz="0" w:space="0" w:color="auto"/>
        <w:bottom w:val="none" w:sz="0" w:space="0" w:color="auto"/>
        <w:right w:val="none" w:sz="0" w:space="0" w:color="auto"/>
      </w:divBdr>
    </w:div>
    <w:div w:id="552935450">
      <w:bodyDiv w:val="1"/>
      <w:marLeft w:val="0"/>
      <w:marRight w:val="0"/>
      <w:marTop w:val="0"/>
      <w:marBottom w:val="0"/>
      <w:divBdr>
        <w:top w:val="none" w:sz="0" w:space="0" w:color="auto"/>
        <w:left w:val="none" w:sz="0" w:space="0" w:color="auto"/>
        <w:bottom w:val="none" w:sz="0" w:space="0" w:color="auto"/>
        <w:right w:val="none" w:sz="0" w:space="0" w:color="auto"/>
      </w:divBdr>
    </w:div>
    <w:div w:id="554783191">
      <w:bodyDiv w:val="1"/>
      <w:marLeft w:val="0"/>
      <w:marRight w:val="0"/>
      <w:marTop w:val="0"/>
      <w:marBottom w:val="0"/>
      <w:divBdr>
        <w:top w:val="none" w:sz="0" w:space="0" w:color="auto"/>
        <w:left w:val="none" w:sz="0" w:space="0" w:color="auto"/>
        <w:bottom w:val="none" w:sz="0" w:space="0" w:color="auto"/>
        <w:right w:val="none" w:sz="0" w:space="0" w:color="auto"/>
      </w:divBdr>
    </w:div>
    <w:div w:id="555628831">
      <w:bodyDiv w:val="1"/>
      <w:marLeft w:val="0"/>
      <w:marRight w:val="0"/>
      <w:marTop w:val="0"/>
      <w:marBottom w:val="0"/>
      <w:divBdr>
        <w:top w:val="none" w:sz="0" w:space="0" w:color="auto"/>
        <w:left w:val="none" w:sz="0" w:space="0" w:color="auto"/>
        <w:bottom w:val="none" w:sz="0" w:space="0" w:color="auto"/>
        <w:right w:val="none" w:sz="0" w:space="0" w:color="auto"/>
      </w:divBdr>
    </w:div>
    <w:div w:id="556433321">
      <w:bodyDiv w:val="1"/>
      <w:marLeft w:val="0"/>
      <w:marRight w:val="0"/>
      <w:marTop w:val="0"/>
      <w:marBottom w:val="0"/>
      <w:divBdr>
        <w:top w:val="none" w:sz="0" w:space="0" w:color="auto"/>
        <w:left w:val="none" w:sz="0" w:space="0" w:color="auto"/>
        <w:bottom w:val="none" w:sz="0" w:space="0" w:color="auto"/>
        <w:right w:val="none" w:sz="0" w:space="0" w:color="auto"/>
      </w:divBdr>
    </w:div>
    <w:div w:id="556941027">
      <w:bodyDiv w:val="1"/>
      <w:marLeft w:val="0"/>
      <w:marRight w:val="0"/>
      <w:marTop w:val="0"/>
      <w:marBottom w:val="0"/>
      <w:divBdr>
        <w:top w:val="none" w:sz="0" w:space="0" w:color="auto"/>
        <w:left w:val="none" w:sz="0" w:space="0" w:color="auto"/>
        <w:bottom w:val="none" w:sz="0" w:space="0" w:color="auto"/>
        <w:right w:val="none" w:sz="0" w:space="0" w:color="auto"/>
      </w:divBdr>
    </w:div>
    <w:div w:id="559286367">
      <w:bodyDiv w:val="1"/>
      <w:marLeft w:val="0"/>
      <w:marRight w:val="0"/>
      <w:marTop w:val="0"/>
      <w:marBottom w:val="0"/>
      <w:divBdr>
        <w:top w:val="none" w:sz="0" w:space="0" w:color="auto"/>
        <w:left w:val="none" w:sz="0" w:space="0" w:color="auto"/>
        <w:bottom w:val="none" w:sz="0" w:space="0" w:color="auto"/>
        <w:right w:val="none" w:sz="0" w:space="0" w:color="auto"/>
      </w:divBdr>
    </w:div>
    <w:div w:id="560866482">
      <w:bodyDiv w:val="1"/>
      <w:marLeft w:val="0"/>
      <w:marRight w:val="0"/>
      <w:marTop w:val="0"/>
      <w:marBottom w:val="0"/>
      <w:divBdr>
        <w:top w:val="none" w:sz="0" w:space="0" w:color="auto"/>
        <w:left w:val="none" w:sz="0" w:space="0" w:color="auto"/>
        <w:bottom w:val="none" w:sz="0" w:space="0" w:color="auto"/>
        <w:right w:val="none" w:sz="0" w:space="0" w:color="auto"/>
      </w:divBdr>
    </w:div>
    <w:div w:id="564687446">
      <w:bodyDiv w:val="1"/>
      <w:marLeft w:val="0"/>
      <w:marRight w:val="0"/>
      <w:marTop w:val="0"/>
      <w:marBottom w:val="0"/>
      <w:divBdr>
        <w:top w:val="none" w:sz="0" w:space="0" w:color="auto"/>
        <w:left w:val="none" w:sz="0" w:space="0" w:color="auto"/>
        <w:bottom w:val="none" w:sz="0" w:space="0" w:color="auto"/>
        <w:right w:val="none" w:sz="0" w:space="0" w:color="auto"/>
      </w:divBdr>
    </w:div>
    <w:div w:id="565071427">
      <w:bodyDiv w:val="1"/>
      <w:marLeft w:val="0"/>
      <w:marRight w:val="0"/>
      <w:marTop w:val="0"/>
      <w:marBottom w:val="0"/>
      <w:divBdr>
        <w:top w:val="none" w:sz="0" w:space="0" w:color="auto"/>
        <w:left w:val="none" w:sz="0" w:space="0" w:color="auto"/>
        <w:bottom w:val="none" w:sz="0" w:space="0" w:color="auto"/>
        <w:right w:val="none" w:sz="0" w:space="0" w:color="auto"/>
      </w:divBdr>
    </w:div>
    <w:div w:id="566456222">
      <w:bodyDiv w:val="1"/>
      <w:marLeft w:val="0"/>
      <w:marRight w:val="0"/>
      <w:marTop w:val="0"/>
      <w:marBottom w:val="0"/>
      <w:divBdr>
        <w:top w:val="none" w:sz="0" w:space="0" w:color="auto"/>
        <w:left w:val="none" w:sz="0" w:space="0" w:color="auto"/>
        <w:bottom w:val="none" w:sz="0" w:space="0" w:color="auto"/>
        <w:right w:val="none" w:sz="0" w:space="0" w:color="auto"/>
      </w:divBdr>
    </w:div>
    <w:div w:id="567156138">
      <w:bodyDiv w:val="1"/>
      <w:marLeft w:val="0"/>
      <w:marRight w:val="0"/>
      <w:marTop w:val="0"/>
      <w:marBottom w:val="0"/>
      <w:divBdr>
        <w:top w:val="none" w:sz="0" w:space="0" w:color="auto"/>
        <w:left w:val="none" w:sz="0" w:space="0" w:color="auto"/>
        <w:bottom w:val="none" w:sz="0" w:space="0" w:color="auto"/>
        <w:right w:val="none" w:sz="0" w:space="0" w:color="auto"/>
      </w:divBdr>
    </w:div>
    <w:div w:id="571239051">
      <w:bodyDiv w:val="1"/>
      <w:marLeft w:val="0"/>
      <w:marRight w:val="0"/>
      <w:marTop w:val="0"/>
      <w:marBottom w:val="0"/>
      <w:divBdr>
        <w:top w:val="none" w:sz="0" w:space="0" w:color="auto"/>
        <w:left w:val="none" w:sz="0" w:space="0" w:color="auto"/>
        <w:bottom w:val="none" w:sz="0" w:space="0" w:color="auto"/>
        <w:right w:val="none" w:sz="0" w:space="0" w:color="auto"/>
      </w:divBdr>
    </w:div>
    <w:div w:id="573586155">
      <w:bodyDiv w:val="1"/>
      <w:marLeft w:val="0"/>
      <w:marRight w:val="0"/>
      <w:marTop w:val="0"/>
      <w:marBottom w:val="0"/>
      <w:divBdr>
        <w:top w:val="none" w:sz="0" w:space="0" w:color="auto"/>
        <w:left w:val="none" w:sz="0" w:space="0" w:color="auto"/>
        <w:bottom w:val="none" w:sz="0" w:space="0" w:color="auto"/>
        <w:right w:val="none" w:sz="0" w:space="0" w:color="auto"/>
      </w:divBdr>
    </w:div>
    <w:div w:id="573902346">
      <w:bodyDiv w:val="1"/>
      <w:marLeft w:val="0"/>
      <w:marRight w:val="0"/>
      <w:marTop w:val="0"/>
      <w:marBottom w:val="0"/>
      <w:divBdr>
        <w:top w:val="none" w:sz="0" w:space="0" w:color="auto"/>
        <w:left w:val="none" w:sz="0" w:space="0" w:color="auto"/>
        <w:bottom w:val="none" w:sz="0" w:space="0" w:color="auto"/>
        <w:right w:val="none" w:sz="0" w:space="0" w:color="auto"/>
      </w:divBdr>
    </w:div>
    <w:div w:id="574584280">
      <w:bodyDiv w:val="1"/>
      <w:marLeft w:val="0"/>
      <w:marRight w:val="0"/>
      <w:marTop w:val="0"/>
      <w:marBottom w:val="0"/>
      <w:divBdr>
        <w:top w:val="none" w:sz="0" w:space="0" w:color="auto"/>
        <w:left w:val="none" w:sz="0" w:space="0" w:color="auto"/>
        <w:bottom w:val="none" w:sz="0" w:space="0" w:color="auto"/>
        <w:right w:val="none" w:sz="0" w:space="0" w:color="auto"/>
      </w:divBdr>
    </w:div>
    <w:div w:id="576406598">
      <w:bodyDiv w:val="1"/>
      <w:marLeft w:val="0"/>
      <w:marRight w:val="0"/>
      <w:marTop w:val="0"/>
      <w:marBottom w:val="0"/>
      <w:divBdr>
        <w:top w:val="none" w:sz="0" w:space="0" w:color="auto"/>
        <w:left w:val="none" w:sz="0" w:space="0" w:color="auto"/>
        <w:bottom w:val="none" w:sz="0" w:space="0" w:color="auto"/>
        <w:right w:val="none" w:sz="0" w:space="0" w:color="auto"/>
      </w:divBdr>
    </w:div>
    <w:div w:id="578829083">
      <w:bodyDiv w:val="1"/>
      <w:marLeft w:val="0"/>
      <w:marRight w:val="0"/>
      <w:marTop w:val="0"/>
      <w:marBottom w:val="0"/>
      <w:divBdr>
        <w:top w:val="none" w:sz="0" w:space="0" w:color="auto"/>
        <w:left w:val="none" w:sz="0" w:space="0" w:color="auto"/>
        <w:bottom w:val="none" w:sz="0" w:space="0" w:color="auto"/>
        <w:right w:val="none" w:sz="0" w:space="0" w:color="auto"/>
      </w:divBdr>
    </w:div>
    <w:div w:id="579218060">
      <w:bodyDiv w:val="1"/>
      <w:marLeft w:val="0"/>
      <w:marRight w:val="0"/>
      <w:marTop w:val="0"/>
      <w:marBottom w:val="0"/>
      <w:divBdr>
        <w:top w:val="none" w:sz="0" w:space="0" w:color="auto"/>
        <w:left w:val="none" w:sz="0" w:space="0" w:color="auto"/>
        <w:bottom w:val="none" w:sz="0" w:space="0" w:color="auto"/>
        <w:right w:val="none" w:sz="0" w:space="0" w:color="auto"/>
      </w:divBdr>
    </w:div>
    <w:div w:id="579751272">
      <w:bodyDiv w:val="1"/>
      <w:marLeft w:val="0"/>
      <w:marRight w:val="0"/>
      <w:marTop w:val="0"/>
      <w:marBottom w:val="0"/>
      <w:divBdr>
        <w:top w:val="none" w:sz="0" w:space="0" w:color="auto"/>
        <w:left w:val="none" w:sz="0" w:space="0" w:color="auto"/>
        <w:bottom w:val="none" w:sz="0" w:space="0" w:color="auto"/>
        <w:right w:val="none" w:sz="0" w:space="0" w:color="auto"/>
      </w:divBdr>
    </w:div>
    <w:div w:id="580604479">
      <w:bodyDiv w:val="1"/>
      <w:marLeft w:val="0"/>
      <w:marRight w:val="0"/>
      <w:marTop w:val="0"/>
      <w:marBottom w:val="0"/>
      <w:divBdr>
        <w:top w:val="none" w:sz="0" w:space="0" w:color="auto"/>
        <w:left w:val="none" w:sz="0" w:space="0" w:color="auto"/>
        <w:bottom w:val="none" w:sz="0" w:space="0" w:color="auto"/>
        <w:right w:val="none" w:sz="0" w:space="0" w:color="auto"/>
      </w:divBdr>
    </w:div>
    <w:div w:id="581065598">
      <w:bodyDiv w:val="1"/>
      <w:marLeft w:val="0"/>
      <w:marRight w:val="0"/>
      <w:marTop w:val="0"/>
      <w:marBottom w:val="0"/>
      <w:divBdr>
        <w:top w:val="none" w:sz="0" w:space="0" w:color="auto"/>
        <w:left w:val="none" w:sz="0" w:space="0" w:color="auto"/>
        <w:bottom w:val="none" w:sz="0" w:space="0" w:color="auto"/>
        <w:right w:val="none" w:sz="0" w:space="0" w:color="auto"/>
      </w:divBdr>
    </w:div>
    <w:div w:id="581530359">
      <w:bodyDiv w:val="1"/>
      <w:marLeft w:val="0"/>
      <w:marRight w:val="0"/>
      <w:marTop w:val="0"/>
      <w:marBottom w:val="0"/>
      <w:divBdr>
        <w:top w:val="none" w:sz="0" w:space="0" w:color="auto"/>
        <w:left w:val="none" w:sz="0" w:space="0" w:color="auto"/>
        <w:bottom w:val="none" w:sz="0" w:space="0" w:color="auto"/>
        <w:right w:val="none" w:sz="0" w:space="0" w:color="auto"/>
      </w:divBdr>
    </w:div>
    <w:div w:id="581598627">
      <w:bodyDiv w:val="1"/>
      <w:marLeft w:val="0"/>
      <w:marRight w:val="0"/>
      <w:marTop w:val="0"/>
      <w:marBottom w:val="0"/>
      <w:divBdr>
        <w:top w:val="none" w:sz="0" w:space="0" w:color="auto"/>
        <w:left w:val="none" w:sz="0" w:space="0" w:color="auto"/>
        <w:bottom w:val="none" w:sz="0" w:space="0" w:color="auto"/>
        <w:right w:val="none" w:sz="0" w:space="0" w:color="auto"/>
      </w:divBdr>
    </w:div>
    <w:div w:id="582682404">
      <w:bodyDiv w:val="1"/>
      <w:marLeft w:val="0"/>
      <w:marRight w:val="0"/>
      <w:marTop w:val="0"/>
      <w:marBottom w:val="0"/>
      <w:divBdr>
        <w:top w:val="none" w:sz="0" w:space="0" w:color="auto"/>
        <w:left w:val="none" w:sz="0" w:space="0" w:color="auto"/>
        <w:bottom w:val="none" w:sz="0" w:space="0" w:color="auto"/>
        <w:right w:val="none" w:sz="0" w:space="0" w:color="auto"/>
      </w:divBdr>
    </w:div>
    <w:div w:id="582878642">
      <w:bodyDiv w:val="1"/>
      <w:marLeft w:val="0"/>
      <w:marRight w:val="0"/>
      <w:marTop w:val="0"/>
      <w:marBottom w:val="0"/>
      <w:divBdr>
        <w:top w:val="none" w:sz="0" w:space="0" w:color="auto"/>
        <w:left w:val="none" w:sz="0" w:space="0" w:color="auto"/>
        <w:bottom w:val="none" w:sz="0" w:space="0" w:color="auto"/>
        <w:right w:val="none" w:sz="0" w:space="0" w:color="auto"/>
      </w:divBdr>
    </w:div>
    <w:div w:id="582954813">
      <w:bodyDiv w:val="1"/>
      <w:marLeft w:val="0"/>
      <w:marRight w:val="0"/>
      <w:marTop w:val="0"/>
      <w:marBottom w:val="0"/>
      <w:divBdr>
        <w:top w:val="none" w:sz="0" w:space="0" w:color="auto"/>
        <w:left w:val="none" w:sz="0" w:space="0" w:color="auto"/>
        <w:bottom w:val="none" w:sz="0" w:space="0" w:color="auto"/>
        <w:right w:val="none" w:sz="0" w:space="0" w:color="auto"/>
      </w:divBdr>
    </w:div>
    <w:div w:id="584723396">
      <w:bodyDiv w:val="1"/>
      <w:marLeft w:val="0"/>
      <w:marRight w:val="0"/>
      <w:marTop w:val="0"/>
      <w:marBottom w:val="0"/>
      <w:divBdr>
        <w:top w:val="none" w:sz="0" w:space="0" w:color="auto"/>
        <w:left w:val="none" w:sz="0" w:space="0" w:color="auto"/>
        <w:bottom w:val="none" w:sz="0" w:space="0" w:color="auto"/>
        <w:right w:val="none" w:sz="0" w:space="0" w:color="auto"/>
      </w:divBdr>
    </w:div>
    <w:div w:id="585190957">
      <w:bodyDiv w:val="1"/>
      <w:marLeft w:val="0"/>
      <w:marRight w:val="0"/>
      <w:marTop w:val="0"/>
      <w:marBottom w:val="0"/>
      <w:divBdr>
        <w:top w:val="none" w:sz="0" w:space="0" w:color="auto"/>
        <w:left w:val="none" w:sz="0" w:space="0" w:color="auto"/>
        <w:bottom w:val="none" w:sz="0" w:space="0" w:color="auto"/>
        <w:right w:val="none" w:sz="0" w:space="0" w:color="auto"/>
      </w:divBdr>
    </w:div>
    <w:div w:id="585312074">
      <w:bodyDiv w:val="1"/>
      <w:marLeft w:val="0"/>
      <w:marRight w:val="0"/>
      <w:marTop w:val="0"/>
      <w:marBottom w:val="0"/>
      <w:divBdr>
        <w:top w:val="none" w:sz="0" w:space="0" w:color="auto"/>
        <w:left w:val="none" w:sz="0" w:space="0" w:color="auto"/>
        <w:bottom w:val="none" w:sz="0" w:space="0" w:color="auto"/>
        <w:right w:val="none" w:sz="0" w:space="0" w:color="auto"/>
      </w:divBdr>
    </w:div>
    <w:div w:id="586698343">
      <w:bodyDiv w:val="1"/>
      <w:marLeft w:val="0"/>
      <w:marRight w:val="0"/>
      <w:marTop w:val="0"/>
      <w:marBottom w:val="0"/>
      <w:divBdr>
        <w:top w:val="none" w:sz="0" w:space="0" w:color="auto"/>
        <w:left w:val="none" w:sz="0" w:space="0" w:color="auto"/>
        <w:bottom w:val="none" w:sz="0" w:space="0" w:color="auto"/>
        <w:right w:val="none" w:sz="0" w:space="0" w:color="auto"/>
      </w:divBdr>
    </w:div>
    <w:div w:id="587424626">
      <w:bodyDiv w:val="1"/>
      <w:marLeft w:val="0"/>
      <w:marRight w:val="0"/>
      <w:marTop w:val="0"/>
      <w:marBottom w:val="0"/>
      <w:divBdr>
        <w:top w:val="none" w:sz="0" w:space="0" w:color="auto"/>
        <w:left w:val="none" w:sz="0" w:space="0" w:color="auto"/>
        <w:bottom w:val="none" w:sz="0" w:space="0" w:color="auto"/>
        <w:right w:val="none" w:sz="0" w:space="0" w:color="auto"/>
      </w:divBdr>
    </w:div>
    <w:div w:id="588320264">
      <w:bodyDiv w:val="1"/>
      <w:marLeft w:val="0"/>
      <w:marRight w:val="0"/>
      <w:marTop w:val="0"/>
      <w:marBottom w:val="0"/>
      <w:divBdr>
        <w:top w:val="none" w:sz="0" w:space="0" w:color="auto"/>
        <w:left w:val="none" w:sz="0" w:space="0" w:color="auto"/>
        <w:bottom w:val="none" w:sz="0" w:space="0" w:color="auto"/>
        <w:right w:val="none" w:sz="0" w:space="0" w:color="auto"/>
      </w:divBdr>
    </w:div>
    <w:div w:id="589896272">
      <w:bodyDiv w:val="1"/>
      <w:marLeft w:val="0"/>
      <w:marRight w:val="0"/>
      <w:marTop w:val="0"/>
      <w:marBottom w:val="0"/>
      <w:divBdr>
        <w:top w:val="none" w:sz="0" w:space="0" w:color="auto"/>
        <w:left w:val="none" w:sz="0" w:space="0" w:color="auto"/>
        <w:bottom w:val="none" w:sz="0" w:space="0" w:color="auto"/>
        <w:right w:val="none" w:sz="0" w:space="0" w:color="auto"/>
      </w:divBdr>
    </w:div>
    <w:div w:id="589975062">
      <w:bodyDiv w:val="1"/>
      <w:marLeft w:val="0"/>
      <w:marRight w:val="0"/>
      <w:marTop w:val="0"/>
      <w:marBottom w:val="0"/>
      <w:divBdr>
        <w:top w:val="none" w:sz="0" w:space="0" w:color="auto"/>
        <w:left w:val="none" w:sz="0" w:space="0" w:color="auto"/>
        <w:bottom w:val="none" w:sz="0" w:space="0" w:color="auto"/>
        <w:right w:val="none" w:sz="0" w:space="0" w:color="auto"/>
      </w:divBdr>
    </w:div>
    <w:div w:id="592664995">
      <w:bodyDiv w:val="1"/>
      <w:marLeft w:val="0"/>
      <w:marRight w:val="0"/>
      <w:marTop w:val="0"/>
      <w:marBottom w:val="0"/>
      <w:divBdr>
        <w:top w:val="none" w:sz="0" w:space="0" w:color="auto"/>
        <w:left w:val="none" w:sz="0" w:space="0" w:color="auto"/>
        <w:bottom w:val="none" w:sz="0" w:space="0" w:color="auto"/>
        <w:right w:val="none" w:sz="0" w:space="0" w:color="auto"/>
      </w:divBdr>
    </w:div>
    <w:div w:id="594288557">
      <w:bodyDiv w:val="1"/>
      <w:marLeft w:val="0"/>
      <w:marRight w:val="0"/>
      <w:marTop w:val="0"/>
      <w:marBottom w:val="0"/>
      <w:divBdr>
        <w:top w:val="none" w:sz="0" w:space="0" w:color="auto"/>
        <w:left w:val="none" w:sz="0" w:space="0" w:color="auto"/>
        <w:bottom w:val="none" w:sz="0" w:space="0" w:color="auto"/>
        <w:right w:val="none" w:sz="0" w:space="0" w:color="auto"/>
      </w:divBdr>
    </w:div>
    <w:div w:id="595097560">
      <w:bodyDiv w:val="1"/>
      <w:marLeft w:val="0"/>
      <w:marRight w:val="0"/>
      <w:marTop w:val="0"/>
      <w:marBottom w:val="0"/>
      <w:divBdr>
        <w:top w:val="none" w:sz="0" w:space="0" w:color="auto"/>
        <w:left w:val="none" w:sz="0" w:space="0" w:color="auto"/>
        <w:bottom w:val="none" w:sz="0" w:space="0" w:color="auto"/>
        <w:right w:val="none" w:sz="0" w:space="0" w:color="auto"/>
      </w:divBdr>
    </w:div>
    <w:div w:id="597258276">
      <w:bodyDiv w:val="1"/>
      <w:marLeft w:val="0"/>
      <w:marRight w:val="0"/>
      <w:marTop w:val="0"/>
      <w:marBottom w:val="0"/>
      <w:divBdr>
        <w:top w:val="none" w:sz="0" w:space="0" w:color="auto"/>
        <w:left w:val="none" w:sz="0" w:space="0" w:color="auto"/>
        <w:bottom w:val="none" w:sz="0" w:space="0" w:color="auto"/>
        <w:right w:val="none" w:sz="0" w:space="0" w:color="auto"/>
      </w:divBdr>
    </w:div>
    <w:div w:id="597640914">
      <w:bodyDiv w:val="1"/>
      <w:marLeft w:val="0"/>
      <w:marRight w:val="0"/>
      <w:marTop w:val="0"/>
      <w:marBottom w:val="0"/>
      <w:divBdr>
        <w:top w:val="none" w:sz="0" w:space="0" w:color="auto"/>
        <w:left w:val="none" w:sz="0" w:space="0" w:color="auto"/>
        <w:bottom w:val="none" w:sz="0" w:space="0" w:color="auto"/>
        <w:right w:val="none" w:sz="0" w:space="0" w:color="auto"/>
      </w:divBdr>
    </w:div>
    <w:div w:id="599339168">
      <w:bodyDiv w:val="1"/>
      <w:marLeft w:val="0"/>
      <w:marRight w:val="0"/>
      <w:marTop w:val="0"/>
      <w:marBottom w:val="0"/>
      <w:divBdr>
        <w:top w:val="none" w:sz="0" w:space="0" w:color="auto"/>
        <w:left w:val="none" w:sz="0" w:space="0" w:color="auto"/>
        <w:bottom w:val="none" w:sz="0" w:space="0" w:color="auto"/>
        <w:right w:val="none" w:sz="0" w:space="0" w:color="auto"/>
      </w:divBdr>
    </w:div>
    <w:div w:id="599921404">
      <w:bodyDiv w:val="1"/>
      <w:marLeft w:val="0"/>
      <w:marRight w:val="0"/>
      <w:marTop w:val="0"/>
      <w:marBottom w:val="0"/>
      <w:divBdr>
        <w:top w:val="none" w:sz="0" w:space="0" w:color="auto"/>
        <w:left w:val="none" w:sz="0" w:space="0" w:color="auto"/>
        <w:bottom w:val="none" w:sz="0" w:space="0" w:color="auto"/>
        <w:right w:val="none" w:sz="0" w:space="0" w:color="auto"/>
      </w:divBdr>
    </w:div>
    <w:div w:id="602959028">
      <w:bodyDiv w:val="1"/>
      <w:marLeft w:val="0"/>
      <w:marRight w:val="0"/>
      <w:marTop w:val="0"/>
      <w:marBottom w:val="0"/>
      <w:divBdr>
        <w:top w:val="none" w:sz="0" w:space="0" w:color="auto"/>
        <w:left w:val="none" w:sz="0" w:space="0" w:color="auto"/>
        <w:bottom w:val="none" w:sz="0" w:space="0" w:color="auto"/>
        <w:right w:val="none" w:sz="0" w:space="0" w:color="auto"/>
      </w:divBdr>
    </w:div>
    <w:div w:id="605697591">
      <w:bodyDiv w:val="1"/>
      <w:marLeft w:val="0"/>
      <w:marRight w:val="0"/>
      <w:marTop w:val="0"/>
      <w:marBottom w:val="0"/>
      <w:divBdr>
        <w:top w:val="none" w:sz="0" w:space="0" w:color="auto"/>
        <w:left w:val="none" w:sz="0" w:space="0" w:color="auto"/>
        <w:bottom w:val="none" w:sz="0" w:space="0" w:color="auto"/>
        <w:right w:val="none" w:sz="0" w:space="0" w:color="auto"/>
      </w:divBdr>
    </w:div>
    <w:div w:id="606817826">
      <w:bodyDiv w:val="1"/>
      <w:marLeft w:val="0"/>
      <w:marRight w:val="0"/>
      <w:marTop w:val="0"/>
      <w:marBottom w:val="0"/>
      <w:divBdr>
        <w:top w:val="none" w:sz="0" w:space="0" w:color="auto"/>
        <w:left w:val="none" w:sz="0" w:space="0" w:color="auto"/>
        <w:bottom w:val="none" w:sz="0" w:space="0" w:color="auto"/>
        <w:right w:val="none" w:sz="0" w:space="0" w:color="auto"/>
      </w:divBdr>
    </w:div>
    <w:div w:id="610017025">
      <w:bodyDiv w:val="1"/>
      <w:marLeft w:val="0"/>
      <w:marRight w:val="0"/>
      <w:marTop w:val="0"/>
      <w:marBottom w:val="0"/>
      <w:divBdr>
        <w:top w:val="none" w:sz="0" w:space="0" w:color="auto"/>
        <w:left w:val="none" w:sz="0" w:space="0" w:color="auto"/>
        <w:bottom w:val="none" w:sz="0" w:space="0" w:color="auto"/>
        <w:right w:val="none" w:sz="0" w:space="0" w:color="auto"/>
      </w:divBdr>
    </w:div>
    <w:div w:id="611202558">
      <w:bodyDiv w:val="1"/>
      <w:marLeft w:val="0"/>
      <w:marRight w:val="0"/>
      <w:marTop w:val="0"/>
      <w:marBottom w:val="0"/>
      <w:divBdr>
        <w:top w:val="none" w:sz="0" w:space="0" w:color="auto"/>
        <w:left w:val="none" w:sz="0" w:space="0" w:color="auto"/>
        <w:bottom w:val="none" w:sz="0" w:space="0" w:color="auto"/>
        <w:right w:val="none" w:sz="0" w:space="0" w:color="auto"/>
      </w:divBdr>
    </w:div>
    <w:div w:id="611548721">
      <w:bodyDiv w:val="1"/>
      <w:marLeft w:val="0"/>
      <w:marRight w:val="0"/>
      <w:marTop w:val="0"/>
      <w:marBottom w:val="0"/>
      <w:divBdr>
        <w:top w:val="none" w:sz="0" w:space="0" w:color="auto"/>
        <w:left w:val="none" w:sz="0" w:space="0" w:color="auto"/>
        <w:bottom w:val="none" w:sz="0" w:space="0" w:color="auto"/>
        <w:right w:val="none" w:sz="0" w:space="0" w:color="auto"/>
      </w:divBdr>
    </w:div>
    <w:div w:id="612370877">
      <w:bodyDiv w:val="1"/>
      <w:marLeft w:val="0"/>
      <w:marRight w:val="0"/>
      <w:marTop w:val="0"/>
      <w:marBottom w:val="0"/>
      <w:divBdr>
        <w:top w:val="none" w:sz="0" w:space="0" w:color="auto"/>
        <w:left w:val="none" w:sz="0" w:space="0" w:color="auto"/>
        <w:bottom w:val="none" w:sz="0" w:space="0" w:color="auto"/>
        <w:right w:val="none" w:sz="0" w:space="0" w:color="auto"/>
      </w:divBdr>
    </w:div>
    <w:div w:id="614023991">
      <w:bodyDiv w:val="1"/>
      <w:marLeft w:val="0"/>
      <w:marRight w:val="0"/>
      <w:marTop w:val="0"/>
      <w:marBottom w:val="0"/>
      <w:divBdr>
        <w:top w:val="none" w:sz="0" w:space="0" w:color="auto"/>
        <w:left w:val="none" w:sz="0" w:space="0" w:color="auto"/>
        <w:bottom w:val="none" w:sz="0" w:space="0" w:color="auto"/>
        <w:right w:val="none" w:sz="0" w:space="0" w:color="auto"/>
      </w:divBdr>
    </w:div>
    <w:div w:id="614218585">
      <w:bodyDiv w:val="1"/>
      <w:marLeft w:val="0"/>
      <w:marRight w:val="0"/>
      <w:marTop w:val="0"/>
      <w:marBottom w:val="0"/>
      <w:divBdr>
        <w:top w:val="none" w:sz="0" w:space="0" w:color="auto"/>
        <w:left w:val="none" w:sz="0" w:space="0" w:color="auto"/>
        <w:bottom w:val="none" w:sz="0" w:space="0" w:color="auto"/>
        <w:right w:val="none" w:sz="0" w:space="0" w:color="auto"/>
      </w:divBdr>
    </w:div>
    <w:div w:id="615062711">
      <w:bodyDiv w:val="1"/>
      <w:marLeft w:val="0"/>
      <w:marRight w:val="0"/>
      <w:marTop w:val="0"/>
      <w:marBottom w:val="0"/>
      <w:divBdr>
        <w:top w:val="none" w:sz="0" w:space="0" w:color="auto"/>
        <w:left w:val="none" w:sz="0" w:space="0" w:color="auto"/>
        <w:bottom w:val="none" w:sz="0" w:space="0" w:color="auto"/>
        <w:right w:val="none" w:sz="0" w:space="0" w:color="auto"/>
      </w:divBdr>
    </w:div>
    <w:div w:id="618296247">
      <w:bodyDiv w:val="1"/>
      <w:marLeft w:val="0"/>
      <w:marRight w:val="0"/>
      <w:marTop w:val="0"/>
      <w:marBottom w:val="0"/>
      <w:divBdr>
        <w:top w:val="none" w:sz="0" w:space="0" w:color="auto"/>
        <w:left w:val="none" w:sz="0" w:space="0" w:color="auto"/>
        <w:bottom w:val="none" w:sz="0" w:space="0" w:color="auto"/>
        <w:right w:val="none" w:sz="0" w:space="0" w:color="auto"/>
      </w:divBdr>
    </w:div>
    <w:div w:id="618338235">
      <w:bodyDiv w:val="1"/>
      <w:marLeft w:val="0"/>
      <w:marRight w:val="0"/>
      <w:marTop w:val="0"/>
      <w:marBottom w:val="0"/>
      <w:divBdr>
        <w:top w:val="none" w:sz="0" w:space="0" w:color="auto"/>
        <w:left w:val="none" w:sz="0" w:space="0" w:color="auto"/>
        <w:bottom w:val="none" w:sz="0" w:space="0" w:color="auto"/>
        <w:right w:val="none" w:sz="0" w:space="0" w:color="auto"/>
      </w:divBdr>
    </w:div>
    <w:div w:id="619803408">
      <w:bodyDiv w:val="1"/>
      <w:marLeft w:val="0"/>
      <w:marRight w:val="0"/>
      <w:marTop w:val="0"/>
      <w:marBottom w:val="0"/>
      <w:divBdr>
        <w:top w:val="none" w:sz="0" w:space="0" w:color="auto"/>
        <w:left w:val="none" w:sz="0" w:space="0" w:color="auto"/>
        <w:bottom w:val="none" w:sz="0" w:space="0" w:color="auto"/>
        <w:right w:val="none" w:sz="0" w:space="0" w:color="auto"/>
      </w:divBdr>
    </w:div>
    <w:div w:id="620376619">
      <w:bodyDiv w:val="1"/>
      <w:marLeft w:val="0"/>
      <w:marRight w:val="0"/>
      <w:marTop w:val="0"/>
      <w:marBottom w:val="0"/>
      <w:divBdr>
        <w:top w:val="none" w:sz="0" w:space="0" w:color="auto"/>
        <w:left w:val="none" w:sz="0" w:space="0" w:color="auto"/>
        <w:bottom w:val="none" w:sz="0" w:space="0" w:color="auto"/>
        <w:right w:val="none" w:sz="0" w:space="0" w:color="auto"/>
      </w:divBdr>
    </w:div>
    <w:div w:id="622539550">
      <w:bodyDiv w:val="1"/>
      <w:marLeft w:val="0"/>
      <w:marRight w:val="0"/>
      <w:marTop w:val="0"/>
      <w:marBottom w:val="0"/>
      <w:divBdr>
        <w:top w:val="none" w:sz="0" w:space="0" w:color="auto"/>
        <w:left w:val="none" w:sz="0" w:space="0" w:color="auto"/>
        <w:bottom w:val="none" w:sz="0" w:space="0" w:color="auto"/>
        <w:right w:val="none" w:sz="0" w:space="0" w:color="auto"/>
      </w:divBdr>
    </w:div>
    <w:div w:id="623774156">
      <w:bodyDiv w:val="1"/>
      <w:marLeft w:val="0"/>
      <w:marRight w:val="0"/>
      <w:marTop w:val="0"/>
      <w:marBottom w:val="0"/>
      <w:divBdr>
        <w:top w:val="none" w:sz="0" w:space="0" w:color="auto"/>
        <w:left w:val="none" w:sz="0" w:space="0" w:color="auto"/>
        <w:bottom w:val="none" w:sz="0" w:space="0" w:color="auto"/>
        <w:right w:val="none" w:sz="0" w:space="0" w:color="auto"/>
      </w:divBdr>
    </w:div>
    <w:div w:id="624316543">
      <w:bodyDiv w:val="1"/>
      <w:marLeft w:val="0"/>
      <w:marRight w:val="0"/>
      <w:marTop w:val="0"/>
      <w:marBottom w:val="0"/>
      <w:divBdr>
        <w:top w:val="none" w:sz="0" w:space="0" w:color="auto"/>
        <w:left w:val="none" w:sz="0" w:space="0" w:color="auto"/>
        <w:bottom w:val="none" w:sz="0" w:space="0" w:color="auto"/>
        <w:right w:val="none" w:sz="0" w:space="0" w:color="auto"/>
      </w:divBdr>
    </w:div>
    <w:div w:id="627395408">
      <w:bodyDiv w:val="1"/>
      <w:marLeft w:val="0"/>
      <w:marRight w:val="0"/>
      <w:marTop w:val="0"/>
      <w:marBottom w:val="0"/>
      <w:divBdr>
        <w:top w:val="none" w:sz="0" w:space="0" w:color="auto"/>
        <w:left w:val="none" w:sz="0" w:space="0" w:color="auto"/>
        <w:bottom w:val="none" w:sz="0" w:space="0" w:color="auto"/>
        <w:right w:val="none" w:sz="0" w:space="0" w:color="auto"/>
      </w:divBdr>
    </w:div>
    <w:div w:id="628173552">
      <w:bodyDiv w:val="1"/>
      <w:marLeft w:val="0"/>
      <w:marRight w:val="0"/>
      <w:marTop w:val="0"/>
      <w:marBottom w:val="0"/>
      <w:divBdr>
        <w:top w:val="none" w:sz="0" w:space="0" w:color="auto"/>
        <w:left w:val="none" w:sz="0" w:space="0" w:color="auto"/>
        <w:bottom w:val="none" w:sz="0" w:space="0" w:color="auto"/>
        <w:right w:val="none" w:sz="0" w:space="0" w:color="auto"/>
      </w:divBdr>
    </w:div>
    <w:div w:id="630866434">
      <w:bodyDiv w:val="1"/>
      <w:marLeft w:val="0"/>
      <w:marRight w:val="0"/>
      <w:marTop w:val="0"/>
      <w:marBottom w:val="0"/>
      <w:divBdr>
        <w:top w:val="none" w:sz="0" w:space="0" w:color="auto"/>
        <w:left w:val="none" w:sz="0" w:space="0" w:color="auto"/>
        <w:bottom w:val="none" w:sz="0" w:space="0" w:color="auto"/>
        <w:right w:val="none" w:sz="0" w:space="0" w:color="auto"/>
      </w:divBdr>
    </w:div>
    <w:div w:id="633295577">
      <w:bodyDiv w:val="1"/>
      <w:marLeft w:val="0"/>
      <w:marRight w:val="0"/>
      <w:marTop w:val="0"/>
      <w:marBottom w:val="0"/>
      <w:divBdr>
        <w:top w:val="none" w:sz="0" w:space="0" w:color="auto"/>
        <w:left w:val="none" w:sz="0" w:space="0" w:color="auto"/>
        <w:bottom w:val="none" w:sz="0" w:space="0" w:color="auto"/>
        <w:right w:val="none" w:sz="0" w:space="0" w:color="auto"/>
      </w:divBdr>
    </w:div>
    <w:div w:id="636833943">
      <w:bodyDiv w:val="1"/>
      <w:marLeft w:val="0"/>
      <w:marRight w:val="0"/>
      <w:marTop w:val="0"/>
      <w:marBottom w:val="0"/>
      <w:divBdr>
        <w:top w:val="none" w:sz="0" w:space="0" w:color="auto"/>
        <w:left w:val="none" w:sz="0" w:space="0" w:color="auto"/>
        <w:bottom w:val="none" w:sz="0" w:space="0" w:color="auto"/>
        <w:right w:val="none" w:sz="0" w:space="0" w:color="auto"/>
      </w:divBdr>
    </w:div>
    <w:div w:id="637149387">
      <w:bodyDiv w:val="1"/>
      <w:marLeft w:val="0"/>
      <w:marRight w:val="0"/>
      <w:marTop w:val="0"/>
      <w:marBottom w:val="0"/>
      <w:divBdr>
        <w:top w:val="none" w:sz="0" w:space="0" w:color="auto"/>
        <w:left w:val="none" w:sz="0" w:space="0" w:color="auto"/>
        <w:bottom w:val="none" w:sz="0" w:space="0" w:color="auto"/>
        <w:right w:val="none" w:sz="0" w:space="0" w:color="auto"/>
      </w:divBdr>
    </w:div>
    <w:div w:id="638463092">
      <w:bodyDiv w:val="1"/>
      <w:marLeft w:val="0"/>
      <w:marRight w:val="0"/>
      <w:marTop w:val="0"/>
      <w:marBottom w:val="0"/>
      <w:divBdr>
        <w:top w:val="none" w:sz="0" w:space="0" w:color="auto"/>
        <w:left w:val="none" w:sz="0" w:space="0" w:color="auto"/>
        <w:bottom w:val="none" w:sz="0" w:space="0" w:color="auto"/>
        <w:right w:val="none" w:sz="0" w:space="0" w:color="auto"/>
      </w:divBdr>
    </w:div>
    <w:div w:id="640185316">
      <w:bodyDiv w:val="1"/>
      <w:marLeft w:val="0"/>
      <w:marRight w:val="0"/>
      <w:marTop w:val="0"/>
      <w:marBottom w:val="0"/>
      <w:divBdr>
        <w:top w:val="none" w:sz="0" w:space="0" w:color="auto"/>
        <w:left w:val="none" w:sz="0" w:space="0" w:color="auto"/>
        <w:bottom w:val="none" w:sz="0" w:space="0" w:color="auto"/>
        <w:right w:val="none" w:sz="0" w:space="0" w:color="auto"/>
      </w:divBdr>
    </w:div>
    <w:div w:id="642540649">
      <w:bodyDiv w:val="1"/>
      <w:marLeft w:val="0"/>
      <w:marRight w:val="0"/>
      <w:marTop w:val="0"/>
      <w:marBottom w:val="0"/>
      <w:divBdr>
        <w:top w:val="none" w:sz="0" w:space="0" w:color="auto"/>
        <w:left w:val="none" w:sz="0" w:space="0" w:color="auto"/>
        <w:bottom w:val="none" w:sz="0" w:space="0" w:color="auto"/>
        <w:right w:val="none" w:sz="0" w:space="0" w:color="auto"/>
      </w:divBdr>
    </w:div>
    <w:div w:id="642658999">
      <w:bodyDiv w:val="1"/>
      <w:marLeft w:val="0"/>
      <w:marRight w:val="0"/>
      <w:marTop w:val="0"/>
      <w:marBottom w:val="0"/>
      <w:divBdr>
        <w:top w:val="none" w:sz="0" w:space="0" w:color="auto"/>
        <w:left w:val="none" w:sz="0" w:space="0" w:color="auto"/>
        <w:bottom w:val="none" w:sz="0" w:space="0" w:color="auto"/>
        <w:right w:val="none" w:sz="0" w:space="0" w:color="auto"/>
      </w:divBdr>
    </w:div>
    <w:div w:id="643196100">
      <w:bodyDiv w:val="1"/>
      <w:marLeft w:val="0"/>
      <w:marRight w:val="0"/>
      <w:marTop w:val="0"/>
      <w:marBottom w:val="0"/>
      <w:divBdr>
        <w:top w:val="none" w:sz="0" w:space="0" w:color="auto"/>
        <w:left w:val="none" w:sz="0" w:space="0" w:color="auto"/>
        <w:bottom w:val="none" w:sz="0" w:space="0" w:color="auto"/>
        <w:right w:val="none" w:sz="0" w:space="0" w:color="auto"/>
      </w:divBdr>
    </w:div>
    <w:div w:id="643851285">
      <w:bodyDiv w:val="1"/>
      <w:marLeft w:val="0"/>
      <w:marRight w:val="0"/>
      <w:marTop w:val="0"/>
      <w:marBottom w:val="0"/>
      <w:divBdr>
        <w:top w:val="none" w:sz="0" w:space="0" w:color="auto"/>
        <w:left w:val="none" w:sz="0" w:space="0" w:color="auto"/>
        <w:bottom w:val="none" w:sz="0" w:space="0" w:color="auto"/>
        <w:right w:val="none" w:sz="0" w:space="0" w:color="auto"/>
      </w:divBdr>
    </w:div>
    <w:div w:id="645663176">
      <w:bodyDiv w:val="1"/>
      <w:marLeft w:val="0"/>
      <w:marRight w:val="0"/>
      <w:marTop w:val="0"/>
      <w:marBottom w:val="0"/>
      <w:divBdr>
        <w:top w:val="none" w:sz="0" w:space="0" w:color="auto"/>
        <w:left w:val="none" w:sz="0" w:space="0" w:color="auto"/>
        <w:bottom w:val="none" w:sz="0" w:space="0" w:color="auto"/>
        <w:right w:val="none" w:sz="0" w:space="0" w:color="auto"/>
      </w:divBdr>
    </w:div>
    <w:div w:id="646280603">
      <w:bodyDiv w:val="1"/>
      <w:marLeft w:val="0"/>
      <w:marRight w:val="0"/>
      <w:marTop w:val="0"/>
      <w:marBottom w:val="0"/>
      <w:divBdr>
        <w:top w:val="none" w:sz="0" w:space="0" w:color="auto"/>
        <w:left w:val="none" w:sz="0" w:space="0" w:color="auto"/>
        <w:bottom w:val="none" w:sz="0" w:space="0" w:color="auto"/>
        <w:right w:val="none" w:sz="0" w:space="0" w:color="auto"/>
      </w:divBdr>
    </w:div>
    <w:div w:id="647050897">
      <w:bodyDiv w:val="1"/>
      <w:marLeft w:val="0"/>
      <w:marRight w:val="0"/>
      <w:marTop w:val="0"/>
      <w:marBottom w:val="0"/>
      <w:divBdr>
        <w:top w:val="none" w:sz="0" w:space="0" w:color="auto"/>
        <w:left w:val="none" w:sz="0" w:space="0" w:color="auto"/>
        <w:bottom w:val="none" w:sz="0" w:space="0" w:color="auto"/>
        <w:right w:val="none" w:sz="0" w:space="0" w:color="auto"/>
      </w:divBdr>
    </w:div>
    <w:div w:id="650449550">
      <w:bodyDiv w:val="1"/>
      <w:marLeft w:val="0"/>
      <w:marRight w:val="0"/>
      <w:marTop w:val="0"/>
      <w:marBottom w:val="0"/>
      <w:divBdr>
        <w:top w:val="none" w:sz="0" w:space="0" w:color="auto"/>
        <w:left w:val="none" w:sz="0" w:space="0" w:color="auto"/>
        <w:bottom w:val="none" w:sz="0" w:space="0" w:color="auto"/>
        <w:right w:val="none" w:sz="0" w:space="0" w:color="auto"/>
      </w:divBdr>
    </w:div>
    <w:div w:id="651104183">
      <w:bodyDiv w:val="1"/>
      <w:marLeft w:val="0"/>
      <w:marRight w:val="0"/>
      <w:marTop w:val="0"/>
      <w:marBottom w:val="0"/>
      <w:divBdr>
        <w:top w:val="none" w:sz="0" w:space="0" w:color="auto"/>
        <w:left w:val="none" w:sz="0" w:space="0" w:color="auto"/>
        <w:bottom w:val="none" w:sz="0" w:space="0" w:color="auto"/>
        <w:right w:val="none" w:sz="0" w:space="0" w:color="auto"/>
      </w:divBdr>
    </w:div>
    <w:div w:id="652221733">
      <w:bodyDiv w:val="1"/>
      <w:marLeft w:val="0"/>
      <w:marRight w:val="0"/>
      <w:marTop w:val="0"/>
      <w:marBottom w:val="0"/>
      <w:divBdr>
        <w:top w:val="none" w:sz="0" w:space="0" w:color="auto"/>
        <w:left w:val="none" w:sz="0" w:space="0" w:color="auto"/>
        <w:bottom w:val="none" w:sz="0" w:space="0" w:color="auto"/>
        <w:right w:val="none" w:sz="0" w:space="0" w:color="auto"/>
      </w:divBdr>
    </w:div>
    <w:div w:id="653484235">
      <w:bodyDiv w:val="1"/>
      <w:marLeft w:val="0"/>
      <w:marRight w:val="0"/>
      <w:marTop w:val="0"/>
      <w:marBottom w:val="0"/>
      <w:divBdr>
        <w:top w:val="none" w:sz="0" w:space="0" w:color="auto"/>
        <w:left w:val="none" w:sz="0" w:space="0" w:color="auto"/>
        <w:bottom w:val="none" w:sz="0" w:space="0" w:color="auto"/>
        <w:right w:val="none" w:sz="0" w:space="0" w:color="auto"/>
      </w:divBdr>
    </w:div>
    <w:div w:id="658122439">
      <w:bodyDiv w:val="1"/>
      <w:marLeft w:val="0"/>
      <w:marRight w:val="0"/>
      <w:marTop w:val="0"/>
      <w:marBottom w:val="0"/>
      <w:divBdr>
        <w:top w:val="none" w:sz="0" w:space="0" w:color="auto"/>
        <w:left w:val="none" w:sz="0" w:space="0" w:color="auto"/>
        <w:bottom w:val="none" w:sz="0" w:space="0" w:color="auto"/>
        <w:right w:val="none" w:sz="0" w:space="0" w:color="auto"/>
      </w:divBdr>
    </w:div>
    <w:div w:id="662467708">
      <w:bodyDiv w:val="1"/>
      <w:marLeft w:val="0"/>
      <w:marRight w:val="0"/>
      <w:marTop w:val="0"/>
      <w:marBottom w:val="0"/>
      <w:divBdr>
        <w:top w:val="none" w:sz="0" w:space="0" w:color="auto"/>
        <w:left w:val="none" w:sz="0" w:space="0" w:color="auto"/>
        <w:bottom w:val="none" w:sz="0" w:space="0" w:color="auto"/>
        <w:right w:val="none" w:sz="0" w:space="0" w:color="auto"/>
      </w:divBdr>
    </w:div>
    <w:div w:id="663244569">
      <w:bodyDiv w:val="1"/>
      <w:marLeft w:val="0"/>
      <w:marRight w:val="0"/>
      <w:marTop w:val="0"/>
      <w:marBottom w:val="0"/>
      <w:divBdr>
        <w:top w:val="none" w:sz="0" w:space="0" w:color="auto"/>
        <w:left w:val="none" w:sz="0" w:space="0" w:color="auto"/>
        <w:bottom w:val="none" w:sz="0" w:space="0" w:color="auto"/>
        <w:right w:val="none" w:sz="0" w:space="0" w:color="auto"/>
      </w:divBdr>
    </w:div>
    <w:div w:id="663702690">
      <w:bodyDiv w:val="1"/>
      <w:marLeft w:val="0"/>
      <w:marRight w:val="0"/>
      <w:marTop w:val="0"/>
      <w:marBottom w:val="0"/>
      <w:divBdr>
        <w:top w:val="none" w:sz="0" w:space="0" w:color="auto"/>
        <w:left w:val="none" w:sz="0" w:space="0" w:color="auto"/>
        <w:bottom w:val="none" w:sz="0" w:space="0" w:color="auto"/>
        <w:right w:val="none" w:sz="0" w:space="0" w:color="auto"/>
      </w:divBdr>
    </w:div>
    <w:div w:id="663704207">
      <w:bodyDiv w:val="1"/>
      <w:marLeft w:val="0"/>
      <w:marRight w:val="0"/>
      <w:marTop w:val="0"/>
      <w:marBottom w:val="0"/>
      <w:divBdr>
        <w:top w:val="none" w:sz="0" w:space="0" w:color="auto"/>
        <w:left w:val="none" w:sz="0" w:space="0" w:color="auto"/>
        <w:bottom w:val="none" w:sz="0" w:space="0" w:color="auto"/>
        <w:right w:val="none" w:sz="0" w:space="0" w:color="auto"/>
      </w:divBdr>
    </w:div>
    <w:div w:id="666445783">
      <w:bodyDiv w:val="1"/>
      <w:marLeft w:val="0"/>
      <w:marRight w:val="0"/>
      <w:marTop w:val="0"/>
      <w:marBottom w:val="0"/>
      <w:divBdr>
        <w:top w:val="none" w:sz="0" w:space="0" w:color="auto"/>
        <w:left w:val="none" w:sz="0" w:space="0" w:color="auto"/>
        <w:bottom w:val="none" w:sz="0" w:space="0" w:color="auto"/>
        <w:right w:val="none" w:sz="0" w:space="0" w:color="auto"/>
      </w:divBdr>
    </w:div>
    <w:div w:id="666903613">
      <w:bodyDiv w:val="1"/>
      <w:marLeft w:val="0"/>
      <w:marRight w:val="0"/>
      <w:marTop w:val="0"/>
      <w:marBottom w:val="0"/>
      <w:divBdr>
        <w:top w:val="none" w:sz="0" w:space="0" w:color="auto"/>
        <w:left w:val="none" w:sz="0" w:space="0" w:color="auto"/>
        <w:bottom w:val="none" w:sz="0" w:space="0" w:color="auto"/>
        <w:right w:val="none" w:sz="0" w:space="0" w:color="auto"/>
      </w:divBdr>
    </w:div>
    <w:div w:id="670135099">
      <w:bodyDiv w:val="1"/>
      <w:marLeft w:val="0"/>
      <w:marRight w:val="0"/>
      <w:marTop w:val="0"/>
      <w:marBottom w:val="0"/>
      <w:divBdr>
        <w:top w:val="none" w:sz="0" w:space="0" w:color="auto"/>
        <w:left w:val="none" w:sz="0" w:space="0" w:color="auto"/>
        <w:bottom w:val="none" w:sz="0" w:space="0" w:color="auto"/>
        <w:right w:val="none" w:sz="0" w:space="0" w:color="auto"/>
      </w:divBdr>
    </w:div>
    <w:div w:id="671684111">
      <w:bodyDiv w:val="1"/>
      <w:marLeft w:val="0"/>
      <w:marRight w:val="0"/>
      <w:marTop w:val="0"/>
      <w:marBottom w:val="0"/>
      <w:divBdr>
        <w:top w:val="none" w:sz="0" w:space="0" w:color="auto"/>
        <w:left w:val="none" w:sz="0" w:space="0" w:color="auto"/>
        <w:bottom w:val="none" w:sz="0" w:space="0" w:color="auto"/>
        <w:right w:val="none" w:sz="0" w:space="0" w:color="auto"/>
      </w:divBdr>
    </w:div>
    <w:div w:id="671955623">
      <w:bodyDiv w:val="1"/>
      <w:marLeft w:val="0"/>
      <w:marRight w:val="0"/>
      <w:marTop w:val="0"/>
      <w:marBottom w:val="0"/>
      <w:divBdr>
        <w:top w:val="none" w:sz="0" w:space="0" w:color="auto"/>
        <w:left w:val="none" w:sz="0" w:space="0" w:color="auto"/>
        <w:bottom w:val="none" w:sz="0" w:space="0" w:color="auto"/>
        <w:right w:val="none" w:sz="0" w:space="0" w:color="auto"/>
      </w:divBdr>
    </w:div>
    <w:div w:id="673922120">
      <w:bodyDiv w:val="1"/>
      <w:marLeft w:val="0"/>
      <w:marRight w:val="0"/>
      <w:marTop w:val="0"/>
      <w:marBottom w:val="0"/>
      <w:divBdr>
        <w:top w:val="none" w:sz="0" w:space="0" w:color="auto"/>
        <w:left w:val="none" w:sz="0" w:space="0" w:color="auto"/>
        <w:bottom w:val="none" w:sz="0" w:space="0" w:color="auto"/>
        <w:right w:val="none" w:sz="0" w:space="0" w:color="auto"/>
      </w:divBdr>
    </w:div>
    <w:div w:id="675815276">
      <w:bodyDiv w:val="1"/>
      <w:marLeft w:val="0"/>
      <w:marRight w:val="0"/>
      <w:marTop w:val="0"/>
      <w:marBottom w:val="0"/>
      <w:divBdr>
        <w:top w:val="none" w:sz="0" w:space="0" w:color="auto"/>
        <w:left w:val="none" w:sz="0" w:space="0" w:color="auto"/>
        <w:bottom w:val="none" w:sz="0" w:space="0" w:color="auto"/>
        <w:right w:val="none" w:sz="0" w:space="0" w:color="auto"/>
      </w:divBdr>
    </w:div>
    <w:div w:id="676227447">
      <w:bodyDiv w:val="1"/>
      <w:marLeft w:val="0"/>
      <w:marRight w:val="0"/>
      <w:marTop w:val="0"/>
      <w:marBottom w:val="0"/>
      <w:divBdr>
        <w:top w:val="none" w:sz="0" w:space="0" w:color="auto"/>
        <w:left w:val="none" w:sz="0" w:space="0" w:color="auto"/>
        <w:bottom w:val="none" w:sz="0" w:space="0" w:color="auto"/>
        <w:right w:val="none" w:sz="0" w:space="0" w:color="auto"/>
      </w:divBdr>
    </w:div>
    <w:div w:id="681858510">
      <w:bodyDiv w:val="1"/>
      <w:marLeft w:val="0"/>
      <w:marRight w:val="0"/>
      <w:marTop w:val="0"/>
      <w:marBottom w:val="0"/>
      <w:divBdr>
        <w:top w:val="none" w:sz="0" w:space="0" w:color="auto"/>
        <w:left w:val="none" w:sz="0" w:space="0" w:color="auto"/>
        <w:bottom w:val="none" w:sz="0" w:space="0" w:color="auto"/>
        <w:right w:val="none" w:sz="0" w:space="0" w:color="auto"/>
      </w:divBdr>
    </w:div>
    <w:div w:id="683554097">
      <w:bodyDiv w:val="1"/>
      <w:marLeft w:val="0"/>
      <w:marRight w:val="0"/>
      <w:marTop w:val="0"/>
      <w:marBottom w:val="0"/>
      <w:divBdr>
        <w:top w:val="none" w:sz="0" w:space="0" w:color="auto"/>
        <w:left w:val="none" w:sz="0" w:space="0" w:color="auto"/>
        <w:bottom w:val="none" w:sz="0" w:space="0" w:color="auto"/>
        <w:right w:val="none" w:sz="0" w:space="0" w:color="auto"/>
      </w:divBdr>
    </w:div>
    <w:div w:id="683677334">
      <w:bodyDiv w:val="1"/>
      <w:marLeft w:val="0"/>
      <w:marRight w:val="0"/>
      <w:marTop w:val="0"/>
      <w:marBottom w:val="0"/>
      <w:divBdr>
        <w:top w:val="none" w:sz="0" w:space="0" w:color="auto"/>
        <w:left w:val="none" w:sz="0" w:space="0" w:color="auto"/>
        <w:bottom w:val="none" w:sz="0" w:space="0" w:color="auto"/>
        <w:right w:val="none" w:sz="0" w:space="0" w:color="auto"/>
      </w:divBdr>
    </w:div>
    <w:div w:id="684213566">
      <w:bodyDiv w:val="1"/>
      <w:marLeft w:val="0"/>
      <w:marRight w:val="0"/>
      <w:marTop w:val="0"/>
      <w:marBottom w:val="0"/>
      <w:divBdr>
        <w:top w:val="none" w:sz="0" w:space="0" w:color="auto"/>
        <w:left w:val="none" w:sz="0" w:space="0" w:color="auto"/>
        <w:bottom w:val="none" w:sz="0" w:space="0" w:color="auto"/>
        <w:right w:val="none" w:sz="0" w:space="0" w:color="auto"/>
      </w:divBdr>
    </w:div>
    <w:div w:id="685400109">
      <w:bodyDiv w:val="1"/>
      <w:marLeft w:val="0"/>
      <w:marRight w:val="0"/>
      <w:marTop w:val="0"/>
      <w:marBottom w:val="0"/>
      <w:divBdr>
        <w:top w:val="none" w:sz="0" w:space="0" w:color="auto"/>
        <w:left w:val="none" w:sz="0" w:space="0" w:color="auto"/>
        <w:bottom w:val="none" w:sz="0" w:space="0" w:color="auto"/>
        <w:right w:val="none" w:sz="0" w:space="0" w:color="auto"/>
      </w:divBdr>
    </w:div>
    <w:div w:id="686254488">
      <w:bodyDiv w:val="1"/>
      <w:marLeft w:val="0"/>
      <w:marRight w:val="0"/>
      <w:marTop w:val="0"/>
      <w:marBottom w:val="0"/>
      <w:divBdr>
        <w:top w:val="none" w:sz="0" w:space="0" w:color="auto"/>
        <w:left w:val="none" w:sz="0" w:space="0" w:color="auto"/>
        <w:bottom w:val="none" w:sz="0" w:space="0" w:color="auto"/>
        <w:right w:val="none" w:sz="0" w:space="0" w:color="auto"/>
      </w:divBdr>
    </w:div>
    <w:div w:id="688484881">
      <w:bodyDiv w:val="1"/>
      <w:marLeft w:val="0"/>
      <w:marRight w:val="0"/>
      <w:marTop w:val="0"/>
      <w:marBottom w:val="0"/>
      <w:divBdr>
        <w:top w:val="none" w:sz="0" w:space="0" w:color="auto"/>
        <w:left w:val="none" w:sz="0" w:space="0" w:color="auto"/>
        <w:bottom w:val="none" w:sz="0" w:space="0" w:color="auto"/>
        <w:right w:val="none" w:sz="0" w:space="0" w:color="auto"/>
      </w:divBdr>
    </w:div>
    <w:div w:id="688528259">
      <w:bodyDiv w:val="1"/>
      <w:marLeft w:val="0"/>
      <w:marRight w:val="0"/>
      <w:marTop w:val="0"/>
      <w:marBottom w:val="0"/>
      <w:divBdr>
        <w:top w:val="none" w:sz="0" w:space="0" w:color="auto"/>
        <w:left w:val="none" w:sz="0" w:space="0" w:color="auto"/>
        <w:bottom w:val="none" w:sz="0" w:space="0" w:color="auto"/>
        <w:right w:val="none" w:sz="0" w:space="0" w:color="auto"/>
      </w:divBdr>
    </w:div>
    <w:div w:id="688534091">
      <w:bodyDiv w:val="1"/>
      <w:marLeft w:val="0"/>
      <w:marRight w:val="0"/>
      <w:marTop w:val="0"/>
      <w:marBottom w:val="0"/>
      <w:divBdr>
        <w:top w:val="none" w:sz="0" w:space="0" w:color="auto"/>
        <w:left w:val="none" w:sz="0" w:space="0" w:color="auto"/>
        <w:bottom w:val="none" w:sz="0" w:space="0" w:color="auto"/>
        <w:right w:val="none" w:sz="0" w:space="0" w:color="auto"/>
      </w:divBdr>
    </w:div>
    <w:div w:id="688991495">
      <w:bodyDiv w:val="1"/>
      <w:marLeft w:val="0"/>
      <w:marRight w:val="0"/>
      <w:marTop w:val="0"/>
      <w:marBottom w:val="0"/>
      <w:divBdr>
        <w:top w:val="none" w:sz="0" w:space="0" w:color="auto"/>
        <w:left w:val="none" w:sz="0" w:space="0" w:color="auto"/>
        <w:bottom w:val="none" w:sz="0" w:space="0" w:color="auto"/>
        <w:right w:val="none" w:sz="0" w:space="0" w:color="auto"/>
      </w:divBdr>
    </w:div>
    <w:div w:id="690037545">
      <w:bodyDiv w:val="1"/>
      <w:marLeft w:val="0"/>
      <w:marRight w:val="0"/>
      <w:marTop w:val="0"/>
      <w:marBottom w:val="0"/>
      <w:divBdr>
        <w:top w:val="none" w:sz="0" w:space="0" w:color="auto"/>
        <w:left w:val="none" w:sz="0" w:space="0" w:color="auto"/>
        <w:bottom w:val="none" w:sz="0" w:space="0" w:color="auto"/>
        <w:right w:val="none" w:sz="0" w:space="0" w:color="auto"/>
      </w:divBdr>
    </w:div>
    <w:div w:id="690453981">
      <w:bodyDiv w:val="1"/>
      <w:marLeft w:val="0"/>
      <w:marRight w:val="0"/>
      <w:marTop w:val="0"/>
      <w:marBottom w:val="0"/>
      <w:divBdr>
        <w:top w:val="none" w:sz="0" w:space="0" w:color="auto"/>
        <w:left w:val="none" w:sz="0" w:space="0" w:color="auto"/>
        <w:bottom w:val="none" w:sz="0" w:space="0" w:color="auto"/>
        <w:right w:val="none" w:sz="0" w:space="0" w:color="auto"/>
      </w:divBdr>
    </w:div>
    <w:div w:id="693111479">
      <w:bodyDiv w:val="1"/>
      <w:marLeft w:val="0"/>
      <w:marRight w:val="0"/>
      <w:marTop w:val="0"/>
      <w:marBottom w:val="0"/>
      <w:divBdr>
        <w:top w:val="none" w:sz="0" w:space="0" w:color="auto"/>
        <w:left w:val="none" w:sz="0" w:space="0" w:color="auto"/>
        <w:bottom w:val="none" w:sz="0" w:space="0" w:color="auto"/>
        <w:right w:val="none" w:sz="0" w:space="0" w:color="auto"/>
      </w:divBdr>
    </w:div>
    <w:div w:id="696154368">
      <w:bodyDiv w:val="1"/>
      <w:marLeft w:val="0"/>
      <w:marRight w:val="0"/>
      <w:marTop w:val="0"/>
      <w:marBottom w:val="0"/>
      <w:divBdr>
        <w:top w:val="none" w:sz="0" w:space="0" w:color="auto"/>
        <w:left w:val="none" w:sz="0" w:space="0" w:color="auto"/>
        <w:bottom w:val="none" w:sz="0" w:space="0" w:color="auto"/>
        <w:right w:val="none" w:sz="0" w:space="0" w:color="auto"/>
      </w:divBdr>
    </w:div>
    <w:div w:id="698118744">
      <w:bodyDiv w:val="1"/>
      <w:marLeft w:val="0"/>
      <w:marRight w:val="0"/>
      <w:marTop w:val="0"/>
      <w:marBottom w:val="0"/>
      <w:divBdr>
        <w:top w:val="none" w:sz="0" w:space="0" w:color="auto"/>
        <w:left w:val="none" w:sz="0" w:space="0" w:color="auto"/>
        <w:bottom w:val="none" w:sz="0" w:space="0" w:color="auto"/>
        <w:right w:val="none" w:sz="0" w:space="0" w:color="auto"/>
      </w:divBdr>
    </w:div>
    <w:div w:id="699361821">
      <w:bodyDiv w:val="1"/>
      <w:marLeft w:val="0"/>
      <w:marRight w:val="0"/>
      <w:marTop w:val="0"/>
      <w:marBottom w:val="0"/>
      <w:divBdr>
        <w:top w:val="none" w:sz="0" w:space="0" w:color="auto"/>
        <w:left w:val="none" w:sz="0" w:space="0" w:color="auto"/>
        <w:bottom w:val="none" w:sz="0" w:space="0" w:color="auto"/>
        <w:right w:val="none" w:sz="0" w:space="0" w:color="auto"/>
      </w:divBdr>
    </w:div>
    <w:div w:id="700979515">
      <w:bodyDiv w:val="1"/>
      <w:marLeft w:val="0"/>
      <w:marRight w:val="0"/>
      <w:marTop w:val="0"/>
      <w:marBottom w:val="0"/>
      <w:divBdr>
        <w:top w:val="none" w:sz="0" w:space="0" w:color="auto"/>
        <w:left w:val="none" w:sz="0" w:space="0" w:color="auto"/>
        <w:bottom w:val="none" w:sz="0" w:space="0" w:color="auto"/>
        <w:right w:val="none" w:sz="0" w:space="0" w:color="auto"/>
      </w:divBdr>
    </w:div>
    <w:div w:id="702635983">
      <w:bodyDiv w:val="1"/>
      <w:marLeft w:val="0"/>
      <w:marRight w:val="0"/>
      <w:marTop w:val="0"/>
      <w:marBottom w:val="0"/>
      <w:divBdr>
        <w:top w:val="none" w:sz="0" w:space="0" w:color="auto"/>
        <w:left w:val="none" w:sz="0" w:space="0" w:color="auto"/>
        <w:bottom w:val="none" w:sz="0" w:space="0" w:color="auto"/>
        <w:right w:val="none" w:sz="0" w:space="0" w:color="auto"/>
      </w:divBdr>
    </w:div>
    <w:div w:id="702679089">
      <w:bodyDiv w:val="1"/>
      <w:marLeft w:val="0"/>
      <w:marRight w:val="0"/>
      <w:marTop w:val="0"/>
      <w:marBottom w:val="0"/>
      <w:divBdr>
        <w:top w:val="none" w:sz="0" w:space="0" w:color="auto"/>
        <w:left w:val="none" w:sz="0" w:space="0" w:color="auto"/>
        <w:bottom w:val="none" w:sz="0" w:space="0" w:color="auto"/>
        <w:right w:val="none" w:sz="0" w:space="0" w:color="auto"/>
      </w:divBdr>
    </w:div>
    <w:div w:id="702946099">
      <w:bodyDiv w:val="1"/>
      <w:marLeft w:val="0"/>
      <w:marRight w:val="0"/>
      <w:marTop w:val="0"/>
      <w:marBottom w:val="0"/>
      <w:divBdr>
        <w:top w:val="none" w:sz="0" w:space="0" w:color="auto"/>
        <w:left w:val="none" w:sz="0" w:space="0" w:color="auto"/>
        <w:bottom w:val="none" w:sz="0" w:space="0" w:color="auto"/>
        <w:right w:val="none" w:sz="0" w:space="0" w:color="auto"/>
      </w:divBdr>
    </w:div>
    <w:div w:id="703797976">
      <w:bodyDiv w:val="1"/>
      <w:marLeft w:val="0"/>
      <w:marRight w:val="0"/>
      <w:marTop w:val="0"/>
      <w:marBottom w:val="0"/>
      <w:divBdr>
        <w:top w:val="none" w:sz="0" w:space="0" w:color="auto"/>
        <w:left w:val="none" w:sz="0" w:space="0" w:color="auto"/>
        <w:bottom w:val="none" w:sz="0" w:space="0" w:color="auto"/>
        <w:right w:val="none" w:sz="0" w:space="0" w:color="auto"/>
      </w:divBdr>
    </w:div>
    <w:div w:id="705326686">
      <w:bodyDiv w:val="1"/>
      <w:marLeft w:val="0"/>
      <w:marRight w:val="0"/>
      <w:marTop w:val="0"/>
      <w:marBottom w:val="0"/>
      <w:divBdr>
        <w:top w:val="none" w:sz="0" w:space="0" w:color="auto"/>
        <w:left w:val="none" w:sz="0" w:space="0" w:color="auto"/>
        <w:bottom w:val="none" w:sz="0" w:space="0" w:color="auto"/>
        <w:right w:val="none" w:sz="0" w:space="0" w:color="auto"/>
      </w:divBdr>
    </w:div>
    <w:div w:id="706877163">
      <w:bodyDiv w:val="1"/>
      <w:marLeft w:val="0"/>
      <w:marRight w:val="0"/>
      <w:marTop w:val="0"/>
      <w:marBottom w:val="0"/>
      <w:divBdr>
        <w:top w:val="none" w:sz="0" w:space="0" w:color="auto"/>
        <w:left w:val="none" w:sz="0" w:space="0" w:color="auto"/>
        <w:bottom w:val="none" w:sz="0" w:space="0" w:color="auto"/>
        <w:right w:val="none" w:sz="0" w:space="0" w:color="auto"/>
      </w:divBdr>
    </w:div>
    <w:div w:id="708722621">
      <w:bodyDiv w:val="1"/>
      <w:marLeft w:val="0"/>
      <w:marRight w:val="0"/>
      <w:marTop w:val="0"/>
      <w:marBottom w:val="0"/>
      <w:divBdr>
        <w:top w:val="none" w:sz="0" w:space="0" w:color="auto"/>
        <w:left w:val="none" w:sz="0" w:space="0" w:color="auto"/>
        <w:bottom w:val="none" w:sz="0" w:space="0" w:color="auto"/>
        <w:right w:val="none" w:sz="0" w:space="0" w:color="auto"/>
      </w:divBdr>
    </w:div>
    <w:div w:id="708800856">
      <w:bodyDiv w:val="1"/>
      <w:marLeft w:val="0"/>
      <w:marRight w:val="0"/>
      <w:marTop w:val="0"/>
      <w:marBottom w:val="0"/>
      <w:divBdr>
        <w:top w:val="none" w:sz="0" w:space="0" w:color="auto"/>
        <w:left w:val="none" w:sz="0" w:space="0" w:color="auto"/>
        <w:bottom w:val="none" w:sz="0" w:space="0" w:color="auto"/>
        <w:right w:val="none" w:sz="0" w:space="0" w:color="auto"/>
      </w:divBdr>
    </w:div>
    <w:div w:id="709691978">
      <w:bodyDiv w:val="1"/>
      <w:marLeft w:val="0"/>
      <w:marRight w:val="0"/>
      <w:marTop w:val="0"/>
      <w:marBottom w:val="0"/>
      <w:divBdr>
        <w:top w:val="none" w:sz="0" w:space="0" w:color="auto"/>
        <w:left w:val="none" w:sz="0" w:space="0" w:color="auto"/>
        <w:bottom w:val="none" w:sz="0" w:space="0" w:color="auto"/>
        <w:right w:val="none" w:sz="0" w:space="0" w:color="auto"/>
      </w:divBdr>
    </w:div>
    <w:div w:id="711542062">
      <w:bodyDiv w:val="1"/>
      <w:marLeft w:val="0"/>
      <w:marRight w:val="0"/>
      <w:marTop w:val="0"/>
      <w:marBottom w:val="0"/>
      <w:divBdr>
        <w:top w:val="none" w:sz="0" w:space="0" w:color="auto"/>
        <w:left w:val="none" w:sz="0" w:space="0" w:color="auto"/>
        <w:bottom w:val="none" w:sz="0" w:space="0" w:color="auto"/>
        <w:right w:val="none" w:sz="0" w:space="0" w:color="auto"/>
      </w:divBdr>
    </w:div>
    <w:div w:id="714350264">
      <w:bodyDiv w:val="1"/>
      <w:marLeft w:val="0"/>
      <w:marRight w:val="0"/>
      <w:marTop w:val="0"/>
      <w:marBottom w:val="0"/>
      <w:divBdr>
        <w:top w:val="none" w:sz="0" w:space="0" w:color="auto"/>
        <w:left w:val="none" w:sz="0" w:space="0" w:color="auto"/>
        <w:bottom w:val="none" w:sz="0" w:space="0" w:color="auto"/>
        <w:right w:val="none" w:sz="0" w:space="0" w:color="auto"/>
      </w:divBdr>
    </w:div>
    <w:div w:id="715392418">
      <w:bodyDiv w:val="1"/>
      <w:marLeft w:val="0"/>
      <w:marRight w:val="0"/>
      <w:marTop w:val="0"/>
      <w:marBottom w:val="0"/>
      <w:divBdr>
        <w:top w:val="none" w:sz="0" w:space="0" w:color="auto"/>
        <w:left w:val="none" w:sz="0" w:space="0" w:color="auto"/>
        <w:bottom w:val="none" w:sz="0" w:space="0" w:color="auto"/>
        <w:right w:val="none" w:sz="0" w:space="0" w:color="auto"/>
      </w:divBdr>
    </w:div>
    <w:div w:id="715392557">
      <w:bodyDiv w:val="1"/>
      <w:marLeft w:val="0"/>
      <w:marRight w:val="0"/>
      <w:marTop w:val="0"/>
      <w:marBottom w:val="0"/>
      <w:divBdr>
        <w:top w:val="none" w:sz="0" w:space="0" w:color="auto"/>
        <w:left w:val="none" w:sz="0" w:space="0" w:color="auto"/>
        <w:bottom w:val="none" w:sz="0" w:space="0" w:color="auto"/>
        <w:right w:val="none" w:sz="0" w:space="0" w:color="auto"/>
      </w:divBdr>
    </w:div>
    <w:div w:id="719789250">
      <w:bodyDiv w:val="1"/>
      <w:marLeft w:val="0"/>
      <w:marRight w:val="0"/>
      <w:marTop w:val="0"/>
      <w:marBottom w:val="0"/>
      <w:divBdr>
        <w:top w:val="none" w:sz="0" w:space="0" w:color="auto"/>
        <w:left w:val="none" w:sz="0" w:space="0" w:color="auto"/>
        <w:bottom w:val="none" w:sz="0" w:space="0" w:color="auto"/>
        <w:right w:val="none" w:sz="0" w:space="0" w:color="auto"/>
      </w:divBdr>
    </w:div>
    <w:div w:id="721714117">
      <w:bodyDiv w:val="1"/>
      <w:marLeft w:val="0"/>
      <w:marRight w:val="0"/>
      <w:marTop w:val="0"/>
      <w:marBottom w:val="0"/>
      <w:divBdr>
        <w:top w:val="none" w:sz="0" w:space="0" w:color="auto"/>
        <w:left w:val="none" w:sz="0" w:space="0" w:color="auto"/>
        <w:bottom w:val="none" w:sz="0" w:space="0" w:color="auto"/>
        <w:right w:val="none" w:sz="0" w:space="0" w:color="auto"/>
      </w:divBdr>
    </w:div>
    <w:div w:id="723261620">
      <w:bodyDiv w:val="1"/>
      <w:marLeft w:val="0"/>
      <w:marRight w:val="0"/>
      <w:marTop w:val="0"/>
      <w:marBottom w:val="0"/>
      <w:divBdr>
        <w:top w:val="none" w:sz="0" w:space="0" w:color="auto"/>
        <w:left w:val="none" w:sz="0" w:space="0" w:color="auto"/>
        <w:bottom w:val="none" w:sz="0" w:space="0" w:color="auto"/>
        <w:right w:val="none" w:sz="0" w:space="0" w:color="auto"/>
      </w:divBdr>
    </w:div>
    <w:div w:id="724840667">
      <w:bodyDiv w:val="1"/>
      <w:marLeft w:val="0"/>
      <w:marRight w:val="0"/>
      <w:marTop w:val="0"/>
      <w:marBottom w:val="0"/>
      <w:divBdr>
        <w:top w:val="none" w:sz="0" w:space="0" w:color="auto"/>
        <w:left w:val="none" w:sz="0" w:space="0" w:color="auto"/>
        <w:bottom w:val="none" w:sz="0" w:space="0" w:color="auto"/>
        <w:right w:val="none" w:sz="0" w:space="0" w:color="auto"/>
      </w:divBdr>
    </w:div>
    <w:div w:id="725420551">
      <w:bodyDiv w:val="1"/>
      <w:marLeft w:val="0"/>
      <w:marRight w:val="0"/>
      <w:marTop w:val="0"/>
      <w:marBottom w:val="0"/>
      <w:divBdr>
        <w:top w:val="none" w:sz="0" w:space="0" w:color="auto"/>
        <w:left w:val="none" w:sz="0" w:space="0" w:color="auto"/>
        <w:bottom w:val="none" w:sz="0" w:space="0" w:color="auto"/>
        <w:right w:val="none" w:sz="0" w:space="0" w:color="auto"/>
      </w:divBdr>
    </w:div>
    <w:div w:id="727001622">
      <w:bodyDiv w:val="1"/>
      <w:marLeft w:val="0"/>
      <w:marRight w:val="0"/>
      <w:marTop w:val="0"/>
      <w:marBottom w:val="0"/>
      <w:divBdr>
        <w:top w:val="none" w:sz="0" w:space="0" w:color="auto"/>
        <w:left w:val="none" w:sz="0" w:space="0" w:color="auto"/>
        <w:bottom w:val="none" w:sz="0" w:space="0" w:color="auto"/>
        <w:right w:val="none" w:sz="0" w:space="0" w:color="auto"/>
      </w:divBdr>
    </w:div>
    <w:div w:id="728266581">
      <w:bodyDiv w:val="1"/>
      <w:marLeft w:val="0"/>
      <w:marRight w:val="0"/>
      <w:marTop w:val="0"/>
      <w:marBottom w:val="0"/>
      <w:divBdr>
        <w:top w:val="none" w:sz="0" w:space="0" w:color="auto"/>
        <w:left w:val="none" w:sz="0" w:space="0" w:color="auto"/>
        <w:bottom w:val="none" w:sz="0" w:space="0" w:color="auto"/>
        <w:right w:val="none" w:sz="0" w:space="0" w:color="auto"/>
      </w:divBdr>
    </w:div>
    <w:div w:id="733116219">
      <w:bodyDiv w:val="1"/>
      <w:marLeft w:val="0"/>
      <w:marRight w:val="0"/>
      <w:marTop w:val="0"/>
      <w:marBottom w:val="0"/>
      <w:divBdr>
        <w:top w:val="none" w:sz="0" w:space="0" w:color="auto"/>
        <w:left w:val="none" w:sz="0" w:space="0" w:color="auto"/>
        <w:bottom w:val="none" w:sz="0" w:space="0" w:color="auto"/>
        <w:right w:val="none" w:sz="0" w:space="0" w:color="auto"/>
      </w:divBdr>
    </w:div>
    <w:div w:id="734426957">
      <w:bodyDiv w:val="1"/>
      <w:marLeft w:val="0"/>
      <w:marRight w:val="0"/>
      <w:marTop w:val="0"/>
      <w:marBottom w:val="0"/>
      <w:divBdr>
        <w:top w:val="none" w:sz="0" w:space="0" w:color="auto"/>
        <w:left w:val="none" w:sz="0" w:space="0" w:color="auto"/>
        <w:bottom w:val="none" w:sz="0" w:space="0" w:color="auto"/>
        <w:right w:val="none" w:sz="0" w:space="0" w:color="auto"/>
      </w:divBdr>
    </w:div>
    <w:div w:id="735592179">
      <w:bodyDiv w:val="1"/>
      <w:marLeft w:val="0"/>
      <w:marRight w:val="0"/>
      <w:marTop w:val="0"/>
      <w:marBottom w:val="0"/>
      <w:divBdr>
        <w:top w:val="none" w:sz="0" w:space="0" w:color="auto"/>
        <w:left w:val="none" w:sz="0" w:space="0" w:color="auto"/>
        <w:bottom w:val="none" w:sz="0" w:space="0" w:color="auto"/>
        <w:right w:val="none" w:sz="0" w:space="0" w:color="auto"/>
      </w:divBdr>
    </w:div>
    <w:div w:id="738864709">
      <w:bodyDiv w:val="1"/>
      <w:marLeft w:val="0"/>
      <w:marRight w:val="0"/>
      <w:marTop w:val="0"/>
      <w:marBottom w:val="0"/>
      <w:divBdr>
        <w:top w:val="none" w:sz="0" w:space="0" w:color="auto"/>
        <w:left w:val="none" w:sz="0" w:space="0" w:color="auto"/>
        <w:bottom w:val="none" w:sz="0" w:space="0" w:color="auto"/>
        <w:right w:val="none" w:sz="0" w:space="0" w:color="auto"/>
      </w:divBdr>
    </w:div>
    <w:div w:id="739400158">
      <w:bodyDiv w:val="1"/>
      <w:marLeft w:val="0"/>
      <w:marRight w:val="0"/>
      <w:marTop w:val="0"/>
      <w:marBottom w:val="0"/>
      <w:divBdr>
        <w:top w:val="none" w:sz="0" w:space="0" w:color="auto"/>
        <w:left w:val="none" w:sz="0" w:space="0" w:color="auto"/>
        <w:bottom w:val="none" w:sz="0" w:space="0" w:color="auto"/>
        <w:right w:val="none" w:sz="0" w:space="0" w:color="auto"/>
      </w:divBdr>
    </w:div>
    <w:div w:id="739867815">
      <w:bodyDiv w:val="1"/>
      <w:marLeft w:val="0"/>
      <w:marRight w:val="0"/>
      <w:marTop w:val="0"/>
      <w:marBottom w:val="0"/>
      <w:divBdr>
        <w:top w:val="none" w:sz="0" w:space="0" w:color="auto"/>
        <w:left w:val="none" w:sz="0" w:space="0" w:color="auto"/>
        <w:bottom w:val="none" w:sz="0" w:space="0" w:color="auto"/>
        <w:right w:val="none" w:sz="0" w:space="0" w:color="auto"/>
      </w:divBdr>
    </w:div>
    <w:div w:id="739979738">
      <w:bodyDiv w:val="1"/>
      <w:marLeft w:val="0"/>
      <w:marRight w:val="0"/>
      <w:marTop w:val="0"/>
      <w:marBottom w:val="0"/>
      <w:divBdr>
        <w:top w:val="none" w:sz="0" w:space="0" w:color="auto"/>
        <w:left w:val="none" w:sz="0" w:space="0" w:color="auto"/>
        <w:bottom w:val="none" w:sz="0" w:space="0" w:color="auto"/>
        <w:right w:val="none" w:sz="0" w:space="0" w:color="auto"/>
      </w:divBdr>
    </w:div>
    <w:div w:id="743182398">
      <w:bodyDiv w:val="1"/>
      <w:marLeft w:val="0"/>
      <w:marRight w:val="0"/>
      <w:marTop w:val="0"/>
      <w:marBottom w:val="0"/>
      <w:divBdr>
        <w:top w:val="none" w:sz="0" w:space="0" w:color="auto"/>
        <w:left w:val="none" w:sz="0" w:space="0" w:color="auto"/>
        <w:bottom w:val="none" w:sz="0" w:space="0" w:color="auto"/>
        <w:right w:val="none" w:sz="0" w:space="0" w:color="auto"/>
      </w:divBdr>
    </w:div>
    <w:div w:id="746463420">
      <w:bodyDiv w:val="1"/>
      <w:marLeft w:val="0"/>
      <w:marRight w:val="0"/>
      <w:marTop w:val="0"/>
      <w:marBottom w:val="0"/>
      <w:divBdr>
        <w:top w:val="none" w:sz="0" w:space="0" w:color="auto"/>
        <w:left w:val="none" w:sz="0" w:space="0" w:color="auto"/>
        <w:bottom w:val="none" w:sz="0" w:space="0" w:color="auto"/>
        <w:right w:val="none" w:sz="0" w:space="0" w:color="auto"/>
      </w:divBdr>
    </w:div>
    <w:div w:id="748767181">
      <w:bodyDiv w:val="1"/>
      <w:marLeft w:val="0"/>
      <w:marRight w:val="0"/>
      <w:marTop w:val="0"/>
      <w:marBottom w:val="0"/>
      <w:divBdr>
        <w:top w:val="none" w:sz="0" w:space="0" w:color="auto"/>
        <w:left w:val="none" w:sz="0" w:space="0" w:color="auto"/>
        <w:bottom w:val="none" w:sz="0" w:space="0" w:color="auto"/>
        <w:right w:val="none" w:sz="0" w:space="0" w:color="auto"/>
      </w:divBdr>
    </w:div>
    <w:div w:id="749236055">
      <w:bodyDiv w:val="1"/>
      <w:marLeft w:val="0"/>
      <w:marRight w:val="0"/>
      <w:marTop w:val="0"/>
      <w:marBottom w:val="0"/>
      <w:divBdr>
        <w:top w:val="none" w:sz="0" w:space="0" w:color="auto"/>
        <w:left w:val="none" w:sz="0" w:space="0" w:color="auto"/>
        <w:bottom w:val="none" w:sz="0" w:space="0" w:color="auto"/>
        <w:right w:val="none" w:sz="0" w:space="0" w:color="auto"/>
      </w:divBdr>
    </w:div>
    <w:div w:id="750616172">
      <w:bodyDiv w:val="1"/>
      <w:marLeft w:val="0"/>
      <w:marRight w:val="0"/>
      <w:marTop w:val="0"/>
      <w:marBottom w:val="0"/>
      <w:divBdr>
        <w:top w:val="none" w:sz="0" w:space="0" w:color="auto"/>
        <w:left w:val="none" w:sz="0" w:space="0" w:color="auto"/>
        <w:bottom w:val="none" w:sz="0" w:space="0" w:color="auto"/>
        <w:right w:val="none" w:sz="0" w:space="0" w:color="auto"/>
      </w:divBdr>
    </w:div>
    <w:div w:id="752627994">
      <w:bodyDiv w:val="1"/>
      <w:marLeft w:val="0"/>
      <w:marRight w:val="0"/>
      <w:marTop w:val="0"/>
      <w:marBottom w:val="0"/>
      <w:divBdr>
        <w:top w:val="none" w:sz="0" w:space="0" w:color="auto"/>
        <w:left w:val="none" w:sz="0" w:space="0" w:color="auto"/>
        <w:bottom w:val="none" w:sz="0" w:space="0" w:color="auto"/>
        <w:right w:val="none" w:sz="0" w:space="0" w:color="auto"/>
      </w:divBdr>
    </w:div>
    <w:div w:id="755321399">
      <w:bodyDiv w:val="1"/>
      <w:marLeft w:val="0"/>
      <w:marRight w:val="0"/>
      <w:marTop w:val="0"/>
      <w:marBottom w:val="0"/>
      <w:divBdr>
        <w:top w:val="none" w:sz="0" w:space="0" w:color="auto"/>
        <w:left w:val="none" w:sz="0" w:space="0" w:color="auto"/>
        <w:bottom w:val="none" w:sz="0" w:space="0" w:color="auto"/>
        <w:right w:val="none" w:sz="0" w:space="0" w:color="auto"/>
      </w:divBdr>
    </w:div>
    <w:div w:id="756749679">
      <w:bodyDiv w:val="1"/>
      <w:marLeft w:val="0"/>
      <w:marRight w:val="0"/>
      <w:marTop w:val="0"/>
      <w:marBottom w:val="0"/>
      <w:divBdr>
        <w:top w:val="none" w:sz="0" w:space="0" w:color="auto"/>
        <w:left w:val="none" w:sz="0" w:space="0" w:color="auto"/>
        <w:bottom w:val="none" w:sz="0" w:space="0" w:color="auto"/>
        <w:right w:val="none" w:sz="0" w:space="0" w:color="auto"/>
      </w:divBdr>
    </w:div>
    <w:div w:id="757218735">
      <w:bodyDiv w:val="1"/>
      <w:marLeft w:val="0"/>
      <w:marRight w:val="0"/>
      <w:marTop w:val="0"/>
      <w:marBottom w:val="0"/>
      <w:divBdr>
        <w:top w:val="none" w:sz="0" w:space="0" w:color="auto"/>
        <w:left w:val="none" w:sz="0" w:space="0" w:color="auto"/>
        <w:bottom w:val="none" w:sz="0" w:space="0" w:color="auto"/>
        <w:right w:val="none" w:sz="0" w:space="0" w:color="auto"/>
      </w:divBdr>
    </w:div>
    <w:div w:id="760951023">
      <w:bodyDiv w:val="1"/>
      <w:marLeft w:val="0"/>
      <w:marRight w:val="0"/>
      <w:marTop w:val="0"/>
      <w:marBottom w:val="0"/>
      <w:divBdr>
        <w:top w:val="none" w:sz="0" w:space="0" w:color="auto"/>
        <w:left w:val="none" w:sz="0" w:space="0" w:color="auto"/>
        <w:bottom w:val="none" w:sz="0" w:space="0" w:color="auto"/>
        <w:right w:val="none" w:sz="0" w:space="0" w:color="auto"/>
      </w:divBdr>
    </w:div>
    <w:div w:id="761875856">
      <w:bodyDiv w:val="1"/>
      <w:marLeft w:val="0"/>
      <w:marRight w:val="0"/>
      <w:marTop w:val="0"/>
      <w:marBottom w:val="0"/>
      <w:divBdr>
        <w:top w:val="none" w:sz="0" w:space="0" w:color="auto"/>
        <w:left w:val="none" w:sz="0" w:space="0" w:color="auto"/>
        <w:bottom w:val="none" w:sz="0" w:space="0" w:color="auto"/>
        <w:right w:val="none" w:sz="0" w:space="0" w:color="auto"/>
      </w:divBdr>
    </w:div>
    <w:div w:id="762337754">
      <w:bodyDiv w:val="1"/>
      <w:marLeft w:val="0"/>
      <w:marRight w:val="0"/>
      <w:marTop w:val="0"/>
      <w:marBottom w:val="0"/>
      <w:divBdr>
        <w:top w:val="none" w:sz="0" w:space="0" w:color="auto"/>
        <w:left w:val="none" w:sz="0" w:space="0" w:color="auto"/>
        <w:bottom w:val="none" w:sz="0" w:space="0" w:color="auto"/>
        <w:right w:val="none" w:sz="0" w:space="0" w:color="auto"/>
      </w:divBdr>
    </w:div>
    <w:div w:id="763383910">
      <w:bodyDiv w:val="1"/>
      <w:marLeft w:val="0"/>
      <w:marRight w:val="0"/>
      <w:marTop w:val="0"/>
      <w:marBottom w:val="0"/>
      <w:divBdr>
        <w:top w:val="none" w:sz="0" w:space="0" w:color="auto"/>
        <w:left w:val="none" w:sz="0" w:space="0" w:color="auto"/>
        <w:bottom w:val="none" w:sz="0" w:space="0" w:color="auto"/>
        <w:right w:val="none" w:sz="0" w:space="0" w:color="auto"/>
      </w:divBdr>
    </w:div>
    <w:div w:id="763452593">
      <w:bodyDiv w:val="1"/>
      <w:marLeft w:val="0"/>
      <w:marRight w:val="0"/>
      <w:marTop w:val="0"/>
      <w:marBottom w:val="0"/>
      <w:divBdr>
        <w:top w:val="none" w:sz="0" w:space="0" w:color="auto"/>
        <w:left w:val="none" w:sz="0" w:space="0" w:color="auto"/>
        <w:bottom w:val="none" w:sz="0" w:space="0" w:color="auto"/>
        <w:right w:val="none" w:sz="0" w:space="0" w:color="auto"/>
      </w:divBdr>
    </w:div>
    <w:div w:id="769545608">
      <w:bodyDiv w:val="1"/>
      <w:marLeft w:val="0"/>
      <w:marRight w:val="0"/>
      <w:marTop w:val="0"/>
      <w:marBottom w:val="0"/>
      <w:divBdr>
        <w:top w:val="none" w:sz="0" w:space="0" w:color="auto"/>
        <w:left w:val="none" w:sz="0" w:space="0" w:color="auto"/>
        <w:bottom w:val="none" w:sz="0" w:space="0" w:color="auto"/>
        <w:right w:val="none" w:sz="0" w:space="0" w:color="auto"/>
      </w:divBdr>
    </w:div>
    <w:div w:id="769590088">
      <w:bodyDiv w:val="1"/>
      <w:marLeft w:val="0"/>
      <w:marRight w:val="0"/>
      <w:marTop w:val="0"/>
      <w:marBottom w:val="0"/>
      <w:divBdr>
        <w:top w:val="none" w:sz="0" w:space="0" w:color="auto"/>
        <w:left w:val="none" w:sz="0" w:space="0" w:color="auto"/>
        <w:bottom w:val="none" w:sz="0" w:space="0" w:color="auto"/>
        <w:right w:val="none" w:sz="0" w:space="0" w:color="auto"/>
      </w:divBdr>
    </w:div>
    <w:div w:id="773213593">
      <w:bodyDiv w:val="1"/>
      <w:marLeft w:val="0"/>
      <w:marRight w:val="0"/>
      <w:marTop w:val="0"/>
      <w:marBottom w:val="0"/>
      <w:divBdr>
        <w:top w:val="none" w:sz="0" w:space="0" w:color="auto"/>
        <w:left w:val="none" w:sz="0" w:space="0" w:color="auto"/>
        <w:bottom w:val="none" w:sz="0" w:space="0" w:color="auto"/>
        <w:right w:val="none" w:sz="0" w:space="0" w:color="auto"/>
      </w:divBdr>
    </w:div>
    <w:div w:id="773790120">
      <w:bodyDiv w:val="1"/>
      <w:marLeft w:val="0"/>
      <w:marRight w:val="0"/>
      <w:marTop w:val="0"/>
      <w:marBottom w:val="0"/>
      <w:divBdr>
        <w:top w:val="none" w:sz="0" w:space="0" w:color="auto"/>
        <w:left w:val="none" w:sz="0" w:space="0" w:color="auto"/>
        <w:bottom w:val="none" w:sz="0" w:space="0" w:color="auto"/>
        <w:right w:val="none" w:sz="0" w:space="0" w:color="auto"/>
      </w:divBdr>
    </w:div>
    <w:div w:id="773984471">
      <w:bodyDiv w:val="1"/>
      <w:marLeft w:val="0"/>
      <w:marRight w:val="0"/>
      <w:marTop w:val="0"/>
      <w:marBottom w:val="0"/>
      <w:divBdr>
        <w:top w:val="none" w:sz="0" w:space="0" w:color="auto"/>
        <w:left w:val="none" w:sz="0" w:space="0" w:color="auto"/>
        <w:bottom w:val="none" w:sz="0" w:space="0" w:color="auto"/>
        <w:right w:val="none" w:sz="0" w:space="0" w:color="auto"/>
      </w:divBdr>
      <w:divsChild>
        <w:div w:id="1232739936">
          <w:marLeft w:val="720"/>
          <w:marRight w:val="0"/>
          <w:marTop w:val="0"/>
          <w:marBottom w:val="0"/>
          <w:divBdr>
            <w:top w:val="none" w:sz="0" w:space="0" w:color="auto"/>
            <w:left w:val="none" w:sz="0" w:space="0" w:color="auto"/>
            <w:bottom w:val="none" w:sz="0" w:space="0" w:color="auto"/>
            <w:right w:val="none" w:sz="0" w:space="0" w:color="auto"/>
          </w:divBdr>
        </w:div>
        <w:div w:id="70541616">
          <w:marLeft w:val="720"/>
          <w:marRight w:val="0"/>
          <w:marTop w:val="0"/>
          <w:marBottom w:val="0"/>
          <w:divBdr>
            <w:top w:val="none" w:sz="0" w:space="0" w:color="auto"/>
            <w:left w:val="none" w:sz="0" w:space="0" w:color="auto"/>
            <w:bottom w:val="none" w:sz="0" w:space="0" w:color="auto"/>
            <w:right w:val="none" w:sz="0" w:space="0" w:color="auto"/>
          </w:divBdr>
        </w:div>
        <w:div w:id="1322344653">
          <w:marLeft w:val="720"/>
          <w:marRight w:val="0"/>
          <w:marTop w:val="0"/>
          <w:marBottom w:val="0"/>
          <w:divBdr>
            <w:top w:val="none" w:sz="0" w:space="0" w:color="auto"/>
            <w:left w:val="none" w:sz="0" w:space="0" w:color="auto"/>
            <w:bottom w:val="none" w:sz="0" w:space="0" w:color="auto"/>
            <w:right w:val="none" w:sz="0" w:space="0" w:color="auto"/>
          </w:divBdr>
        </w:div>
        <w:div w:id="337005976">
          <w:marLeft w:val="1440"/>
          <w:marRight w:val="0"/>
          <w:marTop w:val="0"/>
          <w:marBottom w:val="0"/>
          <w:divBdr>
            <w:top w:val="none" w:sz="0" w:space="0" w:color="auto"/>
            <w:left w:val="none" w:sz="0" w:space="0" w:color="auto"/>
            <w:bottom w:val="none" w:sz="0" w:space="0" w:color="auto"/>
            <w:right w:val="none" w:sz="0" w:space="0" w:color="auto"/>
          </w:divBdr>
        </w:div>
        <w:div w:id="1488863201">
          <w:marLeft w:val="1440"/>
          <w:marRight w:val="0"/>
          <w:marTop w:val="0"/>
          <w:marBottom w:val="0"/>
          <w:divBdr>
            <w:top w:val="none" w:sz="0" w:space="0" w:color="auto"/>
            <w:left w:val="none" w:sz="0" w:space="0" w:color="auto"/>
            <w:bottom w:val="none" w:sz="0" w:space="0" w:color="auto"/>
            <w:right w:val="none" w:sz="0" w:space="0" w:color="auto"/>
          </w:divBdr>
        </w:div>
        <w:div w:id="1415975094">
          <w:marLeft w:val="1440"/>
          <w:marRight w:val="0"/>
          <w:marTop w:val="0"/>
          <w:marBottom w:val="0"/>
          <w:divBdr>
            <w:top w:val="none" w:sz="0" w:space="0" w:color="auto"/>
            <w:left w:val="none" w:sz="0" w:space="0" w:color="auto"/>
            <w:bottom w:val="none" w:sz="0" w:space="0" w:color="auto"/>
            <w:right w:val="none" w:sz="0" w:space="0" w:color="auto"/>
          </w:divBdr>
        </w:div>
      </w:divsChild>
    </w:div>
    <w:div w:id="775172057">
      <w:bodyDiv w:val="1"/>
      <w:marLeft w:val="0"/>
      <w:marRight w:val="0"/>
      <w:marTop w:val="0"/>
      <w:marBottom w:val="0"/>
      <w:divBdr>
        <w:top w:val="none" w:sz="0" w:space="0" w:color="auto"/>
        <w:left w:val="none" w:sz="0" w:space="0" w:color="auto"/>
        <w:bottom w:val="none" w:sz="0" w:space="0" w:color="auto"/>
        <w:right w:val="none" w:sz="0" w:space="0" w:color="auto"/>
      </w:divBdr>
    </w:div>
    <w:div w:id="775444396">
      <w:bodyDiv w:val="1"/>
      <w:marLeft w:val="0"/>
      <w:marRight w:val="0"/>
      <w:marTop w:val="0"/>
      <w:marBottom w:val="0"/>
      <w:divBdr>
        <w:top w:val="none" w:sz="0" w:space="0" w:color="auto"/>
        <w:left w:val="none" w:sz="0" w:space="0" w:color="auto"/>
        <w:bottom w:val="none" w:sz="0" w:space="0" w:color="auto"/>
        <w:right w:val="none" w:sz="0" w:space="0" w:color="auto"/>
      </w:divBdr>
    </w:div>
    <w:div w:id="779035800">
      <w:bodyDiv w:val="1"/>
      <w:marLeft w:val="0"/>
      <w:marRight w:val="0"/>
      <w:marTop w:val="0"/>
      <w:marBottom w:val="0"/>
      <w:divBdr>
        <w:top w:val="none" w:sz="0" w:space="0" w:color="auto"/>
        <w:left w:val="none" w:sz="0" w:space="0" w:color="auto"/>
        <w:bottom w:val="none" w:sz="0" w:space="0" w:color="auto"/>
        <w:right w:val="none" w:sz="0" w:space="0" w:color="auto"/>
      </w:divBdr>
    </w:div>
    <w:div w:id="779682080">
      <w:bodyDiv w:val="1"/>
      <w:marLeft w:val="0"/>
      <w:marRight w:val="0"/>
      <w:marTop w:val="0"/>
      <w:marBottom w:val="0"/>
      <w:divBdr>
        <w:top w:val="none" w:sz="0" w:space="0" w:color="auto"/>
        <w:left w:val="none" w:sz="0" w:space="0" w:color="auto"/>
        <w:bottom w:val="none" w:sz="0" w:space="0" w:color="auto"/>
        <w:right w:val="none" w:sz="0" w:space="0" w:color="auto"/>
      </w:divBdr>
    </w:div>
    <w:div w:id="781341965">
      <w:bodyDiv w:val="1"/>
      <w:marLeft w:val="0"/>
      <w:marRight w:val="0"/>
      <w:marTop w:val="0"/>
      <w:marBottom w:val="0"/>
      <w:divBdr>
        <w:top w:val="none" w:sz="0" w:space="0" w:color="auto"/>
        <w:left w:val="none" w:sz="0" w:space="0" w:color="auto"/>
        <w:bottom w:val="none" w:sz="0" w:space="0" w:color="auto"/>
        <w:right w:val="none" w:sz="0" w:space="0" w:color="auto"/>
      </w:divBdr>
    </w:div>
    <w:div w:id="785153780">
      <w:bodyDiv w:val="1"/>
      <w:marLeft w:val="0"/>
      <w:marRight w:val="0"/>
      <w:marTop w:val="0"/>
      <w:marBottom w:val="0"/>
      <w:divBdr>
        <w:top w:val="none" w:sz="0" w:space="0" w:color="auto"/>
        <w:left w:val="none" w:sz="0" w:space="0" w:color="auto"/>
        <w:bottom w:val="none" w:sz="0" w:space="0" w:color="auto"/>
        <w:right w:val="none" w:sz="0" w:space="0" w:color="auto"/>
      </w:divBdr>
    </w:div>
    <w:div w:id="785271585">
      <w:bodyDiv w:val="1"/>
      <w:marLeft w:val="0"/>
      <w:marRight w:val="0"/>
      <w:marTop w:val="0"/>
      <w:marBottom w:val="0"/>
      <w:divBdr>
        <w:top w:val="none" w:sz="0" w:space="0" w:color="auto"/>
        <w:left w:val="none" w:sz="0" w:space="0" w:color="auto"/>
        <w:bottom w:val="none" w:sz="0" w:space="0" w:color="auto"/>
        <w:right w:val="none" w:sz="0" w:space="0" w:color="auto"/>
      </w:divBdr>
    </w:div>
    <w:div w:id="785588861">
      <w:bodyDiv w:val="1"/>
      <w:marLeft w:val="0"/>
      <w:marRight w:val="0"/>
      <w:marTop w:val="0"/>
      <w:marBottom w:val="0"/>
      <w:divBdr>
        <w:top w:val="none" w:sz="0" w:space="0" w:color="auto"/>
        <w:left w:val="none" w:sz="0" w:space="0" w:color="auto"/>
        <w:bottom w:val="none" w:sz="0" w:space="0" w:color="auto"/>
        <w:right w:val="none" w:sz="0" w:space="0" w:color="auto"/>
      </w:divBdr>
    </w:div>
    <w:div w:id="786268005">
      <w:bodyDiv w:val="1"/>
      <w:marLeft w:val="0"/>
      <w:marRight w:val="0"/>
      <w:marTop w:val="0"/>
      <w:marBottom w:val="0"/>
      <w:divBdr>
        <w:top w:val="none" w:sz="0" w:space="0" w:color="auto"/>
        <w:left w:val="none" w:sz="0" w:space="0" w:color="auto"/>
        <w:bottom w:val="none" w:sz="0" w:space="0" w:color="auto"/>
        <w:right w:val="none" w:sz="0" w:space="0" w:color="auto"/>
      </w:divBdr>
    </w:div>
    <w:div w:id="786585911">
      <w:bodyDiv w:val="1"/>
      <w:marLeft w:val="0"/>
      <w:marRight w:val="0"/>
      <w:marTop w:val="0"/>
      <w:marBottom w:val="0"/>
      <w:divBdr>
        <w:top w:val="none" w:sz="0" w:space="0" w:color="auto"/>
        <w:left w:val="none" w:sz="0" w:space="0" w:color="auto"/>
        <w:bottom w:val="none" w:sz="0" w:space="0" w:color="auto"/>
        <w:right w:val="none" w:sz="0" w:space="0" w:color="auto"/>
      </w:divBdr>
    </w:div>
    <w:div w:id="786654159">
      <w:bodyDiv w:val="1"/>
      <w:marLeft w:val="0"/>
      <w:marRight w:val="0"/>
      <w:marTop w:val="0"/>
      <w:marBottom w:val="0"/>
      <w:divBdr>
        <w:top w:val="none" w:sz="0" w:space="0" w:color="auto"/>
        <w:left w:val="none" w:sz="0" w:space="0" w:color="auto"/>
        <w:bottom w:val="none" w:sz="0" w:space="0" w:color="auto"/>
        <w:right w:val="none" w:sz="0" w:space="0" w:color="auto"/>
      </w:divBdr>
    </w:div>
    <w:div w:id="790827482">
      <w:bodyDiv w:val="1"/>
      <w:marLeft w:val="0"/>
      <w:marRight w:val="0"/>
      <w:marTop w:val="0"/>
      <w:marBottom w:val="0"/>
      <w:divBdr>
        <w:top w:val="none" w:sz="0" w:space="0" w:color="auto"/>
        <w:left w:val="none" w:sz="0" w:space="0" w:color="auto"/>
        <w:bottom w:val="none" w:sz="0" w:space="0" w:color="auto"/>
        <w:right w:val="none" w:sz="0" w:space="0" w:color="auto"/>
      </w:divBdr>
    </w:div>
    <w:div w:id="794058751">
      <w:bodyDiv w:val="1"/>
      <w:marLeft w:val="0"/>
      <w:marRight w:val="0"/>
      <w:marTop w:val="0"/>
      <w:marBottom w:val="0"/>
      <w:divBdr>
        <w:top w:val="none" w:sz="0" w:space="0" w:color="auto"/>
        <w:left w:val="none" w:sz="0" w:space="0" w:color="auto"/>
        <w:bottom w:val="none" w:sz="0" w:space="0" w:color="auto"/>
        <w:right w:val="none" w:sz="0" w:space="0" w:color="auto"/>
      </w:divBdr>
    </w:div>
    <w:div w:id="794907181">
      <w:bodyDiv w:val="1"/>
      <w:marLeft w:val="0"/>
      <w:marRight w:val="0"/>
      <w:marTop w:val="0"/>
      <w:marBottom w:val="0"/>
      <w:divBdr>
        <w:top w:val="none" w:sz="0" w:space="0" w:color="auto"/>
        <w:left w:val="none" w:sz="0" w:space="0" w:color="auto"/>
        <w:bottom w:val="none" w:sz="0" w:space="0" w:color="auto"/>
        <w:right w:val="none" w:sz="0" w:space="0" w:color="auto"/>
      </w:divBdr>
    </w:div>
    <w:div w:id="805898737">
      <w:bodyDiv w:val="1"/>
      <w:marLeft w:val="0"/>
      <w:marRight w:val="0"/>
      <w:marTop w:val="0"/>
      <w:marBottom w:val="0"/>
      <w:divBdr>
        <w:top w:val="none" w:sz="0" w:space="0" w:color="auto"/>
        <w:left w:val="none" w:sz="0" w:space="0" w:color="auto"/>
        <w:bottom w:val="none" w:sz="0" w:space="0" w:color="auto"/>
        <w:right w:val="none" w:sz="0" w:space="0" w:color="auto"/>
      </w:divBdr>
    </w:div>
    <w:div w:id="807237987">
      <w:bodyDiv w:val="1"/>
      <w:marLeft w:val="0"/>
      <w:marRight w:val="0"/>
      <w:marTop w:val="0"/>
      <w:marBottom w:val="0"/>
      <w:divBdr>
        <w:top w:val="none" w:sz="0" w:space="0" w:color="auto"/>
        <w:left w:val="none" w:sz="0" w:space="0" w:color="auto"/>
        <w:bottom w:val="none" w:sz="0" w:space="0" w:color="auto"/>
        <w:right w:val="none" w:sz="0" w:space="0" w:color="auto"/>
      </w:divBdr>
    </w:div>
    <w:div w:id="810250404">
      <w:bodyDiv w:val="1"/>
      <w:marLeft w:val="0"/>
      <w:marRight w:val="0"/>
      <w:marTop w:val="0"/>
      <w:marBottom w:val="0"/>
      <w:divBdr>
        <w:top w:val="none" w:sz="0" w:space="0" w:color="auto"/>
        <w:left w:val="none" w:sz="0" w:space="0" w:color="auto"/>
        <w:bottom w:val="none" w:sz="0" w:space="0" w:color="auto"/>
        <w:right w:val="none" w:sz="0" w:space="0" w:color="auto"/>
      </w:divBdr>
    </w:div>
    <w:div w:id="810943436">
      <w:bodyDiv w:val="1"/>
      <w:marLeft w:val="0"/>
      <w:marRight w:val="0"/>
      <w:marTop w:val="0"/>
      <w:marBottom w:val="0"/>
      <w:divBdr>
        <w:top w:val="none" w:sz="0" w:space="0" w:color="auto"/>
        <w:left w:val="none" w:sz="0" w:space="0" w:color="auto"/>
        <w:bottom w:val="none" w:sz="0" w:space="0" w:color="auto"/>
        <w:right w:val="none" w:sz="0" w:space="0" w:color="auto"/>
      </w:divBdr>
    </w:div>
    <w:div w:id="811485881">
      <w:bodyDiv w:val="1"/>
      <w:marLeft w:val="0"/>
      <w:marRight w:val="0"/>
      <w:marTop w:val="0"/>
      <w:marBottom w:val="0"/>
      <w:divBdr>
        <w:top w:val="none" w:sz="0" w:space="0" w:color="auto"/>
        <w:left w:val="none" w:sz="0" w:space="0" w:color="auto"/>
        <w:bottom w:val="none" w:sz="0" w:space="0" w:color="auto"/>
        <w:right w:val="none" w:sz="0" w:space="0" w:color="auto"/>
      </w:divBdr>
    </w:div>
    <w:div w:id="815100378">
      <w:bodyDiv w:val="1"/>
      <w:marLeft w:val="0"/>
      <w:marRight w:val="0"/>
      <w:marTop w:val="0"/>
      <w:marBottom w:val="0"/>
      <w:divBdr>
        <w:top w:val="none" w:sz="0" w:space="0" w:color="auto"/>
        <w:left w:val="none" w:sz="0" w:space="0" w:color="auto"/>
        <w:bottom w:val="none" w:sz="0" w:space="0" w:color="auto"/>
        <w:right w:val="none" w:sz="0" w:space="0" w:color="auto"/>
      </w:divBdr>
    </w:div>
    <w:div w:id="817763786">
      <w:bodyDiv w:val="1"/>
      <w:marLeft w:val="0"/>
      <w:marRight w:val="0"/>
      <w:marTop w:val="0"/>
      <w:marBottom w:val="0"/>
      <w:divBdr>
        <w:top w:val="none" w:sz="0" w:space="0" w:color="auto"/>
        <w:left w:val="none" w:sz="0" w:space="0" w:color="auto"/>
        <w:bottom w:val="none" w:sz="0" w:space="0" w:color="auto"/>
        <w:right w:val="none" w:sz="0" w:space="0" w:color="auto"/>
      </w:divBdr>
    </w:div>
    <w:div w:id="819153418">
      <w:bodyDiv w:val="1"/>
      <w:marLeft w:val="0"/>
      <w:marRight w:val="0"/>
      <w:marTop w:val="0"/>
      <w:marBottom w:val="0"/>
      <w:divBdr>
        <w:top w:val="none" w:sz="0" w:space="0" w:color="auto"/>
        <w:left w:val="none" w:sz="0" w:space="0" w:color="auto"/>
        <w:bottom w:val="none" w:sz="0" w:space="0" w:color="auto"/>
        <w:right w:val="none" w:sz="0" w:space="0" w:color="auto"/>
      </w:divBdr>
    </w:div>
    <w:div w:id="819155897">
      <w:bodyDiv w:val="1"/>
      <w:marLeft w:val="0"/>
      <w:marRight w:val="0"/>
      <w:marTop w:val="0"/>
      <w:marBottom w:val="0"/>
      <w:divBdr>
        <w:top w:val="none" w:sz="0" w:space="0" w:color="auto"/>
        <w:left w:val="none" w:sz="0" w:space="0" w:color="auto"/>
        <w:bottom w:val="none" w:sz="0" w:space="0" w:color="auto"/>
        <w:right w:val="none" w:sz="0" w:space="0" w:color="auto"/>
      </w:divBdr>
    </w:div>
    <w:div w:id="822428660">
      <w:bodyDiv w:val="1"/>
      <w:marLeft w:val="0"/>
      <w:marRight w:val="0"/>
      <w:marTop w:val="0"/>
      <w:marBottom w:val="0"/>
      <w:divBdr>
        <w:top w:val="none" w:sz="0" w:space="0" w:color="auto"/>
        <w:left w:val="none" w:sz="0" w:space="0" w:color="auto"/>
        <w:bottom w:val="none" w:sz="0" w:space="0" w:color="auto"/>
        <w:right w:val="none" w:sz="0" w:space="0" w:color="auto"/>
      </w:divBdr>
    </w:div>
    <w:div w:id="823395322">
      <w:bodyDiv w:val="1"/>
      <w:marLeft w:val="0"/>
      <w:marRight w:val="0"/>
      <w:marTop w:val="0"/>
      <w:marBottom w:val="0"/>
      <w:divBdr>
        <w:top w:val="none" w:sz="0" w:space="0" w:color="auto"/>
        <w:left w:val="none" w:sz="0" w:space="0" w:color="auto"/>
        <w:bottom w:val="none" w:sz="0" w:space="0" w:color="auto"/>
        <w:right w:val="none" w:sz="0" w:space="0" w:color="auto"/>
      </w:divBdr>
    </w:div>
    <w:div w:id="823472651">
      <w:bodyDiv w:val="1"/>
      <w:marLeft w:val="0"/>
      <w:marRight w:val="0"/>
      <w:marTop w:val="0"/>
      <w:marBottom w:val="0"/>
      <w:divBdr>
        <w:top w:val="none" w:sz="0" w:space="0" w:color="auto"/>
        <w:left w:val="none" w:sz="0" w:space="0" w:color="auto"/>
        <w:bottom w:val="none" w:sz="0" w:space="0" w:color="auto"/>
        <w:right w:val="none" w:sz="0" w:space="0" w:color="auto"/>
      </w:divBdr>
    </w:div>
    <w:div w:id="824710304">
      <w:bodyDiv w:val="1"/>
      <w:marLeft w:val="0"/>
      <w:marRight w:val="0"/>
      <w:marTop w:val="0"/>
      <w:marBottom w:val="0"/>
      <w:divBdr>
        <w:top w:val="none" w:sz="0" w:space="0" w:color="auto"/>
        <w:left w:val="none" w:sz="0" w:space="0" w:color="auto"/>
        <w:bottom w:val="none" w:sz="0" w:space="0" w:color="auto"/>
        <w:right w:val="none" w:sz="0" w:space="0" w:color="auto"/>
      </w:divBdr>
    </w:div>
    <w:div w:id="826434377">
      <w:bodyDiv w:val="1"/>
      <w:marLeft w:val="0"/>
      <w:marRight w:val="0"/>
      <w:marTop w:val="0"/>
      <w:marBottom w:val="0"/>
      <w:divBdr>
        <w:top w:val="none" w:sz="0" w:space="0" w:color="auto"/>
        <w:left w:val="none" w:sz="0" w:space="0" w:color="auto"/>
        <w:bottom w:val="none" w:sz="0" w:space="0" w:color="auto"/>
        <w:right w:val="none" w:sz="0" w:space="0" w:color="auto"/>
      </w:divBdr>
    </w:div>
    <w:div w:id="830104240">
      <w:bodyDiv w:val="1"/>
      <w:marLeft w:val="0"/>
      <w:marRight w:val="0"/>
      <w:marTop w:val="0"/>
      <w:marBottom w:val="0"/>
      <w:divBdr>
        <w:top w:val="none" w:sz="0" w:space="0" w:color="auto"/>
        <w:left w:val="none" w:sz="0" w:space="0" w:color="auto"/>
        <w:bottom w:val="none" w:sz="0" w:space="0" w:color="auto"/>
        <w:right w:val="none" w:sz="0" w:space="0" w:color="auto"/>
      </w:divBdr>
    </w:div>
    <w:div w:id="830563305">
      <w:bodyDiv w:val="1"/>
      <w:marLeft w:val="0"/>
      <w:marRight w:val="0"/>
      <w:marTop w:val="0"/>
      <w:marBottom w:val="0"/>
      <w:divBdr>
        <w:top w:val="none" w:sz="0" w:space="0" w:color="auto"/>
        <w:left w:val="none" w:sz="0" w:space="0" w:color="auto"/>
        <w:bottom w:val="none" w:sz="0" w:space="0" w:color="auto"/>
        <w:right w:val="none" w:sz="0" w:space="0" w:color="auto"/>
      </w:divBdr>
    </w:div>
    <w:div w:id="831027413">
      <w:bodyDiv w:val="1"/>
      <w:marLeft w:val="0"/>
      <w:marRight w:val="0"/>
      <w:marTop w:val="0"/>
      <w:marBottom w:val="0"/>
      <w:divBdr>
        <w:top w:val="none" w:sz="0" w:space="0" w:color="auto"/>
        <w:left w:val="none" w:sz="0" w:space="0" w:color="auto"/>
        <w:bottom w:val="none" w:sz="0" w:space="0" w:color="auto"/>
        <w:right w:val="none" w:sz="0" w:space="0" w:color="auto"/>
      </w:divBdr>
    </w:div>
    <w:div w:id="831683221">
      <w:bodyDiv w:val="1"/>
      <w:marLeft w:val="0"/>
      <w:marRight w:val="0"/>
      <w:marTop w:val="0"/>
      <w:marBottom w:val="0"/>
      <w:divBdr>
        <w:top w:val="none" w:sz="0" w:space="0" w:color="auto"/>
        <w:left w:val="none" w:sz="0" w:space="0" w:color="auto"/>
        <w:bottom w:val="none" w:sz="0" w:space="0" w:color="auto"/>
        <w:right w:val="none" w:sz="0" w:space="0" w:color="auto"/>
      </w:divBdr>
    </w:div>
    <w:div w:id="831719731">
      <w:bodyDiv w:val="1"/>
      <w:marLeft w:val="0"/>
      <w:marRight w:val="0"/>
      <w:marTop w:val="0"/>
      <w:marBottom w:val="0"/>
      <w:divBdr>
        <w:top w:val="none" w:sz="0" w:space="0" w:color="auto"/>
        <w:left w:val="none" w:sz="0" w:space="0" w:color="auto"/>
        <w:bottom w:val="none" w:sz="0" w:space="0" w:color="auto"/>
        <w:right w:val="none" w:sz="0" w:space="0" w:color="auto"/>
      </w:divBdr>
    </w:div>
    <w:div w:id="833449849">
      <w:bodyDiv w:val="1"/>
      <w:marLeft w:val="0"/>
      <w:marRight w:val="0"/>
      <w:marTop w:val="0"/>
      <w:marBottom w:val="0"/>
      <w:divBdr>
        <w:top w:val="none" w:sz="0" w:space="0" w:color="auto"/>
        <w:left w:val="none" w:sz="0" w:space="0" w:color="auto"/>
        <w:bottom w:val="none" w:sz="0" w:space="0" w:color="auto"/>
        <w:right w:val="none" w:sz="0" w:space="0" w:color="auto"/>
      </w:divBdr>
    </w:div>
    <w:div w:id="833568372">
      <w:bodyDiv w:val="1"/>
      <w:marLeft w:val="0"/>
      <w:marRight w:val="0"/>
      <w:marTop w:val="0"/>
      <w:marBottom w:val="0"/>
      <w:divBdr>
        <w:top w:val="none" w:sz="0" w:space="0" w:color="auto"/>
        <w:left w:val="none" w:sz="0" w:space="0" w:color="auto"/>
        <w:bottom w:val="none" w:sz="0" w:space="0" w:color="auto"/>
        <w:right w:val="none" w:sz="0" w:space="0" w:color="auto"/>
      </w:divBdr>
    </w:div>
    <w:div w:id="836386690">
      <w:bodyDiv w:val="1"/>
      <w:marLeft w:val="0"/>
      <w:marRight w:val="0"/>
      <w:marTop w:val="0"/>
      <w:marBottom w:val="0"/>
      <w:divBdr>
        <w:top w:val="none" w:sz="0" w:space="0" w:color="auto"/>
        <w:left w:val="none" w:sz="0" w:space="0" w:color="auto"/>
        <w:bottom w:val="none" w:sz="0" w:space="0" w:color="auto"/>
        <w:right w:val="none" w:sz="0" w:space="0" w:color="auto"/>
      </w:divBdr>
      <w:divsChild>
        <w:div w:id="1508397927">
          <w:marLeft w:val="0"/>
          <w:marRight w:val="0"/>
          <w:marTop w:val="0"/>
          <w:marBottom w:val="0"/>
          <w:divBdr>
            <w:top w:val="none" w:sz="0" w:space="0" w:color="auto"/>
            <w:left w:val="none" w:sz="0" w:space="0" w:color="auto"/>
            <w:bottom w:val="none" w:sz="0" w:space="0" w:color="auto"/>
            <w:right w:val="none" w:sz="0" w:space="0" w:color="auto"/>
          </w:divBdr>
          <w:divsChild>
            <w:div w:id="1629971298">
              <w:marLeft w:val="0"/>
              <w:marRight w:val="0"/>
              <w:marTop w:val="0"/>
              <w:marBottom w:val="0"/>
              <w:divBdr>
                <w:top w:val="none" w:sz="0" w:space="0" w:color="auto"/>
                <w:left w:val="none" w:sz="0" w:space="0" w:color="auto"/>
                <w:bottom w:val="none" w:sz="0" w:space="0" w:color="auto"/>
                <w:right w:val="none" w:sz="0" w:space="0" w:color="auto"/>
              </w:divBdr>
              <w:divsChild>
                <w:div w:id="107185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505379">
      <w:bodyDiv w:val="1"/>
      <w:marLeft w:val="0"/>
      <w:marRight w:val="0"/>
      <w:marTop w:val="0"/>
      <w:marBottom w:val="0"/>
      <w:divBdr>
        <w:top w:val="none" w:sz="0" w:space="0" w:color="auto"/>
        <w:left w:val="none" w:sz="0" w:space="0" w:color="auto"/>
        <w:bottom w:val="none" w:sz="0" w:space="0" w:color="auto"/>
        <w:right w:val="none" w:sz="0" w:space="0" w:color="auto"/>
      </w:divBdr>
    </w:div>
    <w:div w:id="838234394">
      <w:bodyDiv w:val="1"/>
      <w:marLeft w:val="0"/>
      <w:marRight w:val="0"/>
      <w:marTop w:val="0"/>
      <w:marBottom w:val="0"/>
      <w:divBdr>
        <w:top w:val="none" w:sz="0" w:space="0" w:color="auto"/>
        <w:left w:val="none" w:sz="0" w:space="0" w:color="auto"/>
        <w:bottom w:val="none" w:sz="0" w:space="0" w:color="auto"/>
        <w:right w:val="none" w:sz="0" w:space="0" w:color="auto"/>
      </w:divBdr>
    </w:div>
    <w:div w:id="842283421">
      <w:bodyDiv w:val="1"/>
      <w:marLeft w:val="0"/>
      <w:marRight w:val="0"/>
      <w:marTop w:val="0"/>
      <w:marBottom w:val="0"/>
      <w:divBdr>
        <w:top w:val="none" w:sz="0" w:space="0" w:color="auto"/>
        <w:left w:val="none" w:sz="0" w:space="0" w:color="auto"/>
        <w:bottom w:val="none" w:sz="0" w:space="0" w:color="auto"/>
        <w:right w:val="none" w:sz="0" w:space="0" w:color="auto"/>
      </w:divBdr>
    </w:div>
    <w:div w:id="842821929">
      <w:bodyDiv w:val="1"/>
      <w:marLeft w:val="0"/>
      <w:marRight w:val="0"/>
      <w:marTop w:val="0"/>
      <w:marBottom w:val="0"/>
      <w:divBdr>
        <w:top w:val="none" w:sz="0" w:space="0" w:color="auto"/>
        <w:left w:val="none" w:sz="0" w:space="0" w:color="auto"/>
        <w:bottom w:val="none" w:sz="0" w:space="0" w:color="auto"/>
        <w:right w:val="none" w:sz="0" w:space="0" w:color="auto"/>
      </w:divBdr>
    </w:div>
    <w:div w:id="842864843">
      <w:bodyDiv w:val="1"/>
      <w:marLeft w:val="0"/>
      <w:marRight w:val="0"/>
      <w:marTop w:val="0"/>
      <w:marBottom w:val="0"/>
      <w:divBdr>
        <w:top w:val="none" w:sz="0" w:space="0" w:color="auto"/>
        <w:left w:val="none" w:sz="0" w:space="0" w:color="auto"/>
        <w:bottom w:val="none" w:sz="0" w:space="0" w:color="auto"/>
        <w:right w:val="none" w:sz="0" w:space="0" w:color="auto"/>
      </w:divBdr>
    </w:div>
    <w:div w:id="845293176">
      <w:bodyDiv w:val="1"/>
      <w:marLeft w:val="0"/>
      <w:marRight w:val="0"/>
      <w:marTop w:val="0"/>
      <w:marBottom w:val="0"/>
      <w:divBdr>
        <w:top w:val="none" w:sz="0" w:space="0" w:color="auto"/>
        <w:left w:val="none" w:sz="0" w:space="0" w:color="auto"/>
        <w:bottom w:val="none" w:sz="0" w:space="0" w:color="auto"/>
        <w:right w:val="none" w:sz="0" w:space="0" w:color="auto"/>
      </w:divBdr>
    </w:div>
    <w:div w:id="845678516">
      <w:bodyDiv w:val="1"/>
      <w:marLeft w:val="0"/>
      <w:marRight w:val="0"/>
      <w:marTop w:val="0"/>
      <w:marBottom w:val="0"/>
      <w:divBdr>
        <w:top w:val="none" w:sz="0" w:space="0" w:color="auto"/>
        <w:left w:val="none" w:sz="0" w:space="0" w:color="auto"/>
        <w:bottom w:val="none" w:sz="0" w:space="0" w:color="auto"/>
        <w:right w:val="none" w:sz="0" w:space="0" w:color="auto"/>
      </w:divBdr>
    </w:div>
    <w:div w:id="846943695">
      <w:bodyDiv w:val="1"/>
      <w:marLeft w:val="0"/>
      <w:marRight w:val="0"/>
      <w:marTop w:val="0"/>
      <w:marBottom w:val="0"/>
      <w:divBdr>
        <w:top w:val="none" w:sz="0" w:space="0" w:color="auto"/>
        <w:left w:val="none" w:sz="0" w:space="0" w:color="auto"/>
        <w:bottom w:val="none" w:sz="0" w:space="0" w:color="auto"/>
        <w:right w:val="none" w:sz="0" w:space="0" w:color="auto"/>
      </w:divBdr>
    </w:div>
    <w:div w:id="847059186">
      <w:bodyDiv w:val="1"/>
      <w:marLeft w:val="0"/>
      <w:marRight w:val="0"/>
      <w:marTop w:val="0"/>
      <w:marBottom w:val="0"/>
      <w:divBdr>
        <w:top w:val="none" w:sz="0" w:space="0" w:color="auto"/>
        <w:left w:val="none" w:sz="0" w:space="0" w:color="auto"/>
        <w:bottom w:val="none" w:sz="0" w:space="0" w:color="auto"/>
        <w:right w:val="none" w:sz="0" w:space="0" w:color="auto"/>
      </w:divBdr>
    </w:div>
    <w:div w:id="847985957">
      <w:bodyDiv w:val="1"/>
      <w:marLeft w:val="0"/>
      <w:marRight w:val="0"/>
      <w:marTop w:val="0"/>
      <w:marBottom w:val="0"/>
      <w:divBdr>
        <w:top w:val="none" w:sz="0" w:space="0" w:color="auto"/>
        <w:left w:val="none" w:sz="0" w:space="0" w:color="auto"/>
        <w:bottom w:val="none" w:sz="0" w:space="0" w:color="auto"/>
        <w:right w:val="none" w:sz="0" w:space="0" w:color="auto"/>
      </w:divBdr>
    </w:div>
    <w:div w:id="849641267">
      <w:bodyDiv w:val="1"/>
      <w:marLeft w:val="0"/>
      <w:marRight w:val="0"/>
      <w:marTop w:val="0"/>
      <w:marBottom w:val="0"/>
      <w:divBdr>
        <w:top w:val="none" w:sz="0" w:space="0" w:color="auto"/>
        <w:left w:val="none" w:sz="0" w:space="0" w:color="auto"/>
        <w:bottom w:val="none" w:sz="0" w:space="0" w:color="auto"/>
        <w:right w:val="none" w:sz="0" w:space="0" w:color="auto"/>
      </w:divBdr>
    </w:div>
    <w:div w:id="851066361">
      <w:bodyDiv w:val="1"/>
      <w:marLeft w:val="0"/>
      <w:marRight w:val="0"/>
      <w:marTop w:val="0"/>
      <w:marBottom w:val="0"/>
      <w:divBdr>
        <w:top w:val="none" w:sz="0" w:space="0" w:color="auto"/>
        <w:left w:val="none" w:sz="0" w:space="0" w:color="auto"/>
        <w:bottom w:val="none" w:sz="0" w:space="0" w:color="auto"/>
        <w:right w:val="none" w:sz="0" w:space="0" w:color="auto"/>
      </w:divBdr>
    </w:div>
    <w:div w:id="857236354">
      <w:bodyDiv w:val="1"/>
      <w:marLeft w:val="0"/>
      <w:marRight w:val="0"/>
      <w:marTop w:val="0"/>
      <w:marBottom w:val="0"/>
      <w:divBdr>
        <w:top w:val="none" w:sz="0" w:space="0" w:color="auto"/>
        <w:left w:val="none" w:sz="0" w:space="0" w:color="auto"/>
        <w:bottom w:val="none" w:sz="0" w:space="0" w:color="auto"/>
        <w:right w:val="none" w:sz="0" w:space="0" w:color="auto"/>
      </w:divBdr>
    </w:div>
    <w:div w:id="862091451">
      <w:bodyDiv w:val="1"/>
      <w:marLeft w:val="0"/>
      <w:marRight w:val="0"/>
      <w:marTop w:val="0"/>
      <w:marBottom w:val="0"/>
      <w:divBdr>
        <w:top w:val="none" w:sz="0" w:space="0" w:color="auto"/>
        <w:left w:val="none" w:sz="0" w:space="0" w:color="auto"/>
        <w:bottom w:val="none" w:sz="0" w:space="0" w:color="auto"/>
        <w:right w:val="none" w:sz="0" w:space="0" w:color="auto"/>
      </w:divBdr>
    </w:div>
    <w:div w:id="862742654">
      <w:bodyDiv w:val="1"/>
      <w:marLeft w:val="0"/>
      <w:marRight w:val="0"/>
      <w:marTop w:val="0"/>
      <w:marBottom w:val="0"/>
      <w:divBdr>
        <w:top w:val="none" w:sz="0" w:space="0" w:color="auto"/>
        <w:left w:val="none" w:sz="0" w:space="0" w:color="auto"/>
        <w:bottom w:val="none" w:sz="0" w:space="0" w:color="auto"/>
        <w:right w:val="none" w:sz="0" w:space="0" w:color="auto"/>
      </w:divBdr>
    </w:div>
    <w:div w:id="863204521">
      <w:bodyDiv w:val="1"/>
      <w:marLeft w:val="0"/>
      <w:marRight w:val="0"/>
      <w:marTop w:val="0"/>
      <w:marBottom w:val="0"/>
      <w:divBdr>
        <w:top w:val="none" w:sz="0" w:space="0" w:color="auto"/>
        <w:left w:val="none" w:sz="0" w:space="0" w:color="auto"/>
        <w:bottom w:val="none" w:sz="0" w:space="0" w:color="auto"/>
        <w:right w:val="none" w:sz="0" w:space="0" w:color="auto"/>
      </w:divBdr>
    </w:div>
    <w:div w:id="865488565">
      <w:bodyDiv w:val="1"/>
      <w:marLeft w:val="0"/>
      <w:marRight w:val="0"/>
      <w:marTop w:val="0"/>
      <w:marBottom w:val="0"/>
      <w:divBdr>
        <w:top w:val="none" w:sz="0" w:space="0" w:color="auto"/>
        <w:left w:val="none" w:sz="0" w:space="0" w:color="auto"/>
        <w:bottom w:val="none" w:sz="0" w:space="0" w:color="auto"/>
        <w:right w:val="none" w:sz="0" w:space="0" w:color="auto"/>
      </w:divBdr>
    </w:div>
    <w:div w:id="866527794">
      <w:bodyDiv w:val="1"/>
      <w:marLeft w:val="0"/>
      <w:marRight w:val="0"/>
      <w:marTop w:val="0"/>
      <w:marBottom w:val="0"/>
      <w:divBdr>
        <w:top w:val="none" w:sz="0" w:space="0" w:color="auto"/>
        <w:left w:val="none" w:sz="0" w:space="0" w:color="auto"/>
        <w:bottom w:val="none" w:sz="0" w:space="0" w:color="auto"/>
        <w:right w:val="none" w:sz="0" w:space="0" w:color="auto"/>
      </w:divBdr>
    </w:div>
    <w:div w:id="867261619">
      <w:bodyDiv w:val="1"/>
      <w:marLeft w:val="0"/>
      <w:marRight w:val="0"/>
      <w:marTop w:val="0"/>
      <w:marBottom w:val="0"/>
      <w:divBdr>
        <w:top w:val="none" w:sz="0" w:space="0" w:color="auto"/>
        <w:left w:val="none" w:sz="0" w:space="0" w:color="auto"/>
        <w:bottom w:val="none" w:sz="0" w:space="0" w:color="auto"/>
        <w:right w:val="none" w:sz="0" w:space="0" w:color="auto"/>
      </w:divBdr>
    </w:div>
    <w:div w:id="867327871">
      <w:bodyDiv w:val="1"/>
      <w:marLeft w:val="0"/>
      <w:marRight w:val="0"/>
      <w:marTop w:val="0"/>
      <w:marBottom w:val="0"/>
      <w:divBdr>
        <w:top w:val="none" w:sz="0" w:space="0" w:color="auto"/>
        <w:left w:val="none" w:sz="0" w:space="0" w:color="auto"/>
        <w:bottom w:val="none" w:sz="0" w:space="0" w:color="auto"/>
        <w:right w:val="none" w:sz="0" w:space="0" w:color="auto"/>
      </w:divBdr>
    </w:div>
    <w:div w:id="867568509">
      <w:bodyDiv w:val="1"/>
      <w:marLeft w:val="0"/>
      <w:marRight w:val="0"/>
      <w:marTop w:val="0"/>
      <w:marBottom w:val="0"/>
      <w:divBdr>
        <w:top w:val="none" w:sz="0" w:space="0" w:color="auto"/>
        <w:left w:val="none" w:sz="0" w:space="0" w:color="auto"/>
        <w:bottom w:val="none" w:sz="0" w:space="0" w:color="auto"/>
        <w:right w:val="none" w:sz="0" w:space="0" w:color="auto"/>
      </w:divBdr>
      <w:divsChild>
        <w:div w:id="796678820">
          <w:marLeft w:val="720"/>
          <w:marRight w:val="0"/>
          <w:marTop w:val="0"/>
          <w:marBottom w:val="0"/>
          <w:divBdr>
            <w:top w:val="none" w:sz="0" w:space="0" w:color="auto"/>
            <w:left w:val="none" w:sz="0" w:space="0" w:color="auto"/>
            <w:bottom w:val="none" w:sz="0" w:space="0" w:color="auto"/>
            <w:right w:val="none" w:sz="0" w:space="0" w:color="auto"/>
          </w:divBdr>
        </w:div>
        <w:div w:id="949356537">
          <w:marLeft w:val="720"/>
          <w:marRight w:val="0"/>
          <w:marTop w:val="0"/>
          <w:marBottom w:val="0"/>
          <w:divBdr>
            <w:top w:val="none" w:sz="0" w:space="0" w:color="auto"/>
            <w:left w:val="none" w:sz="0" w:space="0" w:color="auto"/>
            <w:bottom w:val="none" w:sz="0" w:space="0" w:color="auto"/>
            <w:right w:val="none" w:sz="0" w:space="0" w:color="auto"/>
          </w:divBdr>
        </w:div>
        <w:div w:id="658193417">
          <w:marLeft w:val="720"/>
          <w:marRight w:val="0"/>
          <w:marTop w:val="0"/>
          <w:marBottom w:val="0"/>
          <w:divBdr>
            <w:top w:val="none" w:sz="0" w:space="0" w:color="auto"/>
            <w:left w:val="none" w:sz="0" w:space="0" w:color="auto"/>
            <w:bottom w:val="none" w:sz="0" w:space="0" w:color="auto"/>
            <w:right w:val="none" w:sz="0" w:space="0" w:color="auto"/>
          </w:divBdr>
        </w:div>
      </w:divsChild>
    </w:div>
    <w:div w:id="871070116">
      <w:bodyDiv w:val="1"/>
      <w:marLeft w:val="0"/>
      <w:marRight w:val="0"/>
      <w:marTop w:val="0"/>
      <w:marBottom w:val="0"/>
      <w:divBdr>
        <w:top w:val="none" w:sz="0" w:space="0" w:color="auto"/>
        <w:left w:val="none" w:sz="0" w:space="0" w:color="auto"/>
        <w:bottom w:val="none" w:sz="0" w:space="0" w:color="auto"/>
        <w:right w:val="none" w:sz="0" w:space="0" w:color="auto"/>
      </w:divBdr>
    </w:div>
    <w:div w:id="872185575">
      <w:bodyDiv w:val="1"/>
      <w:marLeft w:val="0"/>
      <w:marRight w:val="0"/>
      <w:marTop w:val="0"/>
      <w:marBottom w:val="0"/>
      <w:divBdr>
        <w:top w:val="none" w:sz="0" w:space="0" w:color="auto"/>
        <w:left w:val="none" w:sz="0" w:space="0" w:color="auto"/>
        <w:bottom w:val="none" w:sz="0" w:space="0" w:color="auto"/>
        <w:right w:val="none" w:sz="0" w:space="0" w:color="auto"/>
      </w:divBdr>
    </w:div>
    <w:div w:id="873662322">
      <w:bodyDiv w:val="1"/>
      <w:marLeft w:val="0"/>
      <w:marRight w:val="0"/>
      <w:marTop w:val="0"/>
      <w:marBottom w:val="0"/>
      <w:divBdr>
        <w:top w:val="none" w:sz="0" w:space="0" w:color="auto"/>
        <w:left w:val="none" w:sz="0" w:space="0" w:color="auto"/>
        <w:bottom w:val="none" w:sz="0" w:space="0" w:color="auto"/>
        <w:right w:val="none" w:sz="0" w:space="0" w:color="auto"/>
      </w:divBdr>
    </w:div>
    <w:div w:id="879324331">
      <w:bodyDiv w:val="1"/>
      <w:marLeft w:val="0"/>
      <w:marRight w:val="0"/>
      <w:marTop w:val="0"/>
      <w:marBottom w:val="0"/>
      <w:divBdr>
        <w:top w:val="none" w:sz="0" w:space="0" w:color="auto"/>
        <w:left w:val="none" w:sz="0" w:space="0" w:color="auto"/>
        <w:bottom w:val="none" w:sz="0" w:space="0" w:color="auto"/>
        <w:right w:val="none" w:sz="0" w:space="0" w:color="auto"/>
      </w:divBdr>
    </w:div>
    <w:div w:id="881987300">
      <w:bodyDiv w:val="1"/>
      <w:marLeft w:val="0"/>
      <w:marRight w:val="0"/>
      <w:marTop w:val="0"/>
      <w:marBottom w:val="0"/>
      <w:divBdr>
        <w:top w:val="none" w:sz="0" w:space="0" w:color="auto"/>
        <w:left w:val="none" w:sz="0" w:space="0" w:color="auto"/>
        <w:bottom w:val="none" w:sz="0" w:space="0" w:color="auto"/>
        <w:right w:val="none" w:sz="0" w:space="0" w:color="auto"/>
      </w:divBdr>
    </w:div>
    <w:div w:id="883519610">
      <w:bodyDiv w:val="1"/>
      <w:marLeft w:val="0"/>
      <w:marRight w:val="0"/>
      <w:marTop w:val="0"/>
      <w:marBottom w:val="0"/>
      <w:divBdr>
        <w:top w:val="none" w:sz="0" w:space="0" w:color="auto"/>
        <w:left w:val="none" w:sz="0" w:space="0" w:color="auto"/>
        <w:bottom w:val="none" w:sz="0" w:space="0" w:color="auto"/>
        <w:right w:val="none" w:sz="0" w:space="0" w:color="auto"/>
      </w:divBdr>
    </w:div>
    <w:div w:id="884027598">
      <w:bodyDiv w:val="1"/>
      <w:marLeft w:val="0"/>
      <w:marRight w:val="0"/>
      <w:marTop w:val="0"/>
      <w:marBottom w:val="0"/>
      <w:divBdr>
        <w:top w:val="none" w:sz="0" w:space="0" w:color="auto"/>
        <w:left w:val="none" w:sz="0" w:space="0" w:color="auto"/>
        <w:bottom w:val="none" w:sz="0" w:space="0" w:color="auto"/>
        <w:right w:val="none" w:sz="0" w:space="0" w:color="auto"/>
      </w:divBdr>
    </w:div>
    <w:div w:id="885407332">
      <w:bodyDiv w:val="1"/>
      <w:marLeft w:val="0"/>
      <w:marRight w:val="0"/>
      <w:marTop w:val="0"/>
      <w:marBottom w:val="0"/>
      <w:divBdr>
        <w:top w:val="none" w:sz="0" w:space="0" w:color="auto"/>
        <w:left w:val="none" w:sz="0" w:space="0" w:color="auto"/>
        <w:bottom w:val="none" w:sz="0" w:space="0" w:color="auto"/>
        <w:right w:val="none" w:sz="0" w:space="0" w:color="auto"/>
      </w:divBdr>
    </w:div>
    <w:div w:id="887381194">
      <w:bodyDiv w:val="1"/>
      <w:marLeft w:val="0"/>
      <w:marRight w:val="0"/>
      <w:marTop w:val="0"/>
      <w:marBottom w:val="0"/>
      <w:divBdr>
        <w:top w:val="none" w:sz="0" w:space="0" w:color="auto"/>
        <w:left w:val="none" w:sz="0" w:space="0" w:color="auto"/>
        <w:bottom w:val="none" w:sz="0" w:space="0" w:color="auto"/>
        <w:right w:val="none" w:sz="0" w:space="0" w:color="auto"/>
      </w:divBdr>
    </w:div>
    <w:div w:id="895164949">
      <w:bodyDiv w:val="1"/>
      <w:marLeft w:val="0"/>
      <w:marRight w:val="0"/>
      <w:marTop w:val="0"/>
      <w:marBottom w:val="0"/>
      <w:divBdr>
        <w:top w:val="none" w:sz="0" w:space="0" w:color="auto"/>
        <w:left w:val="none" w:sz="0" w:space="0" w:color="auto"/>
        <w:bottom w:val="none" w:sz="0" w:space="0" w:color="auto"/>
        <w:right w:val="none" w:sz="0" w:space="0" w:color="auto"/>
      </w:divBdr>
    </w:div>
    <w:div w:id="897285225">
      <w:bodyDiv w:val="1"/>
      <w:marLeft w:val="0"/>
      <w:marRight w:val="0"/>
      <w:marTop w:val="0"/>
      <w:marBottom w:val="0"/>
      <w:divBdr>
        <w:top w:val="none" w:sz="0" w:space="0" w:color="auto"/>
        <w:left w:val="none" w:sz="0" w:space="0" w:color="auto"/>
        <w:bottom w:val="none" w:sz="0" w:space="0" w:color="auto"/>
        <w:right w:val="none" w:sz="0" w:space="0" w:color="auto"/>
      </w:divBdr>
    </w:div>
    <w:div w:id="897588779">
      <w:bodyDiv w:val="1"/>
      <w:marLeft w:val="0"/>
      <w:marRight w:val="0"/>
      <w:marTop w:val="0"/>
      <w:marBottom w:val="0"/>
      <w:divBdr>
        <w:top w:val="none" w:sz="0" w:space="0" w:color="auto"/>
        <w:left w:val="none" w:sz="0" w:space="0" w:color="auto"/>
        <w:bottom w:val="none" w:sz="0" w:space="0" w:color="auto"/>
        <w:right w:val="none" w:sz="0" w:space="0" w:color="auto"/>
      </w:divBdr>
    </w:div>
    <w:div w:id="898515069">
      <w:bodyDiv w:val="1"/>
      <w:marLeft w:val="0"/>
      <w:marRight w:val="0"/>
      <w:marTop w:val="0"/>
      <w:marBottom w:val="0"/>
      <w:divBdr>
        <w:top w:val="none" w:sz="0" w:space="0" w:color="auto"/>
        <w:left w:val="none" w:sz="0" w:space="0" w:color="auto"/>
        <w:bottom w:val="none" w:sz="0" w:space="0" w:color="auto"/>
        <w:right w:val="none" w:sz="0" w:space="0" w:color="auto"/>
      </w:divBdr>
    </w:div>
    <w:div w:id="898591074">
      <w:bodyDiv w:val="1"/>
      <w:marLeft w:val="0"/>
      <w:marRight w:val="0"/>
      <w:marTop w:val="0"/>
      <w:marBottom w:val="0"/>
      <w:divBdr>
        <w:top w:val="none" w:sz="0" w:space="0" w:color="auto"/>
        <w:left w:val="none" w:sz="0" w:space="0" w:color="auto"/>
        <w:bottom w:val="none" w:sz="0" w:space="0" w:color="auto"/>
        <w:right w:val="none" w:sz="0" w:space="0" w:color="auto"/>
      </w:divBdr>
    </w:div>
    <w:div w:id="901210037">
      <w:bodyDiv w:val="1"/>
      <w:marLeft w:val="0"/>
      <w:marRight w:val="0"/>
      <w:marTop w:val="0"/>
      <w:marBottom w:val="0"/>
      <w:divBdr>
        <w:top w:val="none" w:sz="0" w:space="0" w:color="auto"/>
        <w:left w:val="none" w:sz="0" w:space="0" w:color="auto"/>
        <w:bottom w:val="none" w:sz="0" w:space="0" w:color="auto"/>
        <w:right w:val="none" w:sz="0" w:space="0" w:color="auto"/>
      </w:divBdr>
    </w:div>
    <w:div w:id="902252747">
      <w:bodyDiv w:val="1"/>
      <w:marLeft w:val="0"/>
      <w:marRight w:val="0"/>
      <w:marTop w:val="0"/>
      <w:marBottom w:val="0"/>
      <w:divBdr>
        <w:top w:val="none" w:sz="0" w:space="0" w:color="auto"/>
        <w:left w:val="none" w:sz="0" w:space="0" w:color="auto"/>
        <w:bottom w:val="none" w:sz="0" w:space="0" w:color="auto"/>
        <w:right w:val="none" w:sz="0" w:space="0" w:color="auto"/>
      </w:divBdr>
    </w:div>
    <w:div w:id="904484837">
      <w:bodyDiv w:val="1"/>
      <w:marLeft w:val="0"/>
      <w:marRight w:val="0"/>
      <w:marTop w:val="0"/>
      <w:marBottom w:val="0"/>
      <w:divBdr>
        <w:top w:val="none" w:sz="0" w:space="0" w:color="auto"/>
        <w:left w:val="none" w:sz="0" w:space="0" w:color="auto"/>
        <w:bottom w:val="none" w:sz="0" w:space="0" w:color="auto"/>
        <w:right w:val="none" w:sz="0" w:space="0" w:color="auto"/>
      </w:divBdr>
    </w:div>
    <w:div w:id="905066973">
      <w:bodyDiv w:val="1"/>
      <w:marLeft w:val="0"/>
      <w:marRight w:val="0"/>
      <w:marTop w:val="0"/>
      <w:marBottom w:val="0"/>
      <w:divBdr>
        <w:top w:val="none" w:sz="0" w:space="0" w:color="auto"/>
        <w:left w:val="none" w:sz="0" w:space="0" w:color="auto"/>
        <w:bottom w:val="none" w:sz="0" w:space="0" w:color="auto"/>
        <w:right w:val="none" w:sz="0" w:space="0" w:color="auto"/>
      </w:divBdr>
    </w:div>
    <w:div w:id="905576765">
      <w:bodyDiv w:val="1"/>
      <w:marLeft w:val="0"/>
      <w:marRight w:val="0"/>
      <w:marTop w:val="0"/>
      <w:marBottom w:val="0"/>
      <w:divBdr>
        <w:top w:val="none" w:sz="0" w:space="0" w:color="auto"/>
        <w:left w:val="none" w:sz="0" w:space="0" w:color="auto"/>
        <w:bottom w:val="none" w:sz="0" w:space="0" w:color="auto"/>
        <w:right w:val="none" w:sz="0" w:space="0" w:color="auto"/>
      </w:divBdr>
    </w:div>
    <w:div w:id="908809055">
      <w:bodyDiv w:val="1"/>
      <w:marLeft w:val="0"/>
      <w:marRight w:val="0"/>
      <w:marTop w:val="0"/>
      <w:marBottom w:val="0"/>
      <w:divBdr>
        <w:top w:val="none" w:sz="0" w:space="0" w:color="auto"/>
        <w:left w:val="none" w:sz="0" w:space="0" w:color="auto"/>
        <w:bottom w:val="none" w:sz="0" w:space="0" w:color="auto"/>
        <w:right w:val="none" w:sz="0" w:space="0" w:color="auto"/>
      </w:divBdr>
    </w:div>
    <w:div w:id="909268786">
      <w:bodyDiv w:val="1"/>
      <w:marLeft w:val="0"/>
      <w:marRight w:val="0"/>
      <w:marTop w:val="0"/>
      <w:marBottom w:val="0"/>
      <w:divBdr>
        <w:top w:val="none" w:sz="0" w:space="0" w:color="auto"/>
        <w:left w:val="none" w:sz="0" w:space="0" w:color="auto"/>
        <w:bottom w:val="none" w:sz="0" w:space="0" w:color="auto"/>
        <w:right w:val="none" w:sz="0" w:space="0" w:color="auto"/>
      </w:divBdr>
    </w:div>
    <w:div w:id="913507755">
      <w:bodyDiv w:val="1"/>
      <w:marLeft w:val="0"/>
      <w:marRight w:val="0"/>
      <w:marTop w:val="0"/>
      <w:marBottom w:val="0"/>
      <w:divBdr>
        <w:top w:val="none" w:sz="0" w:space="0" w:color="auto"/>
        <w:left w:val="none" w:sz="0" w:space="0" w:color="auto"/>
        <w:bottom w:val="none" w:sz="0" w:space="0" w:color="auto"/>
        <w:right w:val="none" w:sz="0" w:space="0" w:color="auto"/>
      </w:divBdr>
    </w:div>
    <w:div w:id="913516441">
      <w:bodyDiv w:val="1"/>
      <w:marLeft w:val="0"/>
      <w:marRight w:val="0"/>
      <w:marTop w:val="0"/>
      <w:marBottom w:val="0"/>
      <w:divBdr>
        <w:top w:val="none" w:sz="0" w:space="0" w:color="auto"/>
        <w:left w:val="none" w:sz="0" w:space="0" w:color="auto"/>
        <w:bottom w:val="none" w:sz="0" w:space="0" w:color="auto"/>
        <w:right w:val="none" w:sz="0" w:space="0" w:color="auto"/>
      </w:divBdr>
    </w:div>
    <w:div w:id="914244151">
      <w:bodyDiv w:val="1"/>
      <w:marLeft w:val="0"/>
      <w:marRight w:val="0"/>
      <w:marTop w:val="0"/>
      <w:marBottom w:val="0"/>
      <w:divBdr>
        <w:top w:val="none" w:sz="0" w:space="0" w:color="auto"/>
        <w:left w:val="none" w:sz="0" w:space="0" w:color="auto"/>
        <w:bottom w:val="none" w:sz="0" w:space="0" w:color="auto"/>
        <w:right w:val="none" w:sz="0" w:space="0" w:color="auto"/>
      </w:divBdr>
    </w:div>
    <w:div w:id="915548875">
      <w:bodyDiv w:val="1"/>
      <w:marLeft w:val="0"/>
      <w:marRight w:val="0"/>
      <w:marTop w:val="0"/>
      <w:marBottom w:val="0"/>
      <w:divBdr>
        <w:top w:val="none" w:sz="0" w:space="0" w:color="auto"/>
        <w:left w:val="none" w:sz="0" w:space="0" w:color="auto"/>
        <w:bottom w:val="none" w:sz="0" w:space="0" w:color="auto"/>
        <w:right w:val="none" w:sz="0" w:space="0" w:color="auto"/>
      </w:divBdr>
    </w:div>
    <w:div w:id="917011691">
      <w:bodyDiv w:val="1"/>
      <w:marLeft w:val="0"/>
      <w:marRight w:val="0"/>
      <w:marTop w:val="0"/>
      <w:marBottom w:val="0"/>
      <w:divBdr>
        <w:top w:val="none" w:sz="0" w:space="0" w:color="auto"/>
        <w:left w:val="none" w:sz="0" w:space="0" w:color="auto"/>
        <w:bottom w:val="none" w:sz="0" w:space="0" w:color="auto"/>
        <w:right w:val="none" w:sz="0" w:space="0" w:color="auto"/>
      </w:divBdr>
    </w:div>
    <w:div w:id="919174224">
      <w:bodyDiv w:val="1"/>
      <w:marLeft w:val="0"/>
      <w:marRight w:val="0"/>
      <w:marTop w:val="0"/>
      <w:marBottom w:val="0"/>
      <w:divBdr>
        <w:top w:val="none" w:sz="0" w:space="0" w:color="auto"/>
        <w:left w:val="none" w:sz="0" w:space="0" w:color="auto"/>
        <w:bottom w:val="none" w:sz="0" w:space="0" w:color="auto"/>
        <w:right w:val="none" w:sz="0" w:space="0" w:color="auto"/>
      </w:divBdr>
    </w:div>
    <w:div w:id="920673635">
      <w:bodyDiv w:val="1"/>
      <w:marLeft w:val="0"/>
      <w:marRight w:val="0"/>
      <w:marTop w:val="0"/>
      <w:marBottom w:val="0"/>
      <w:divBdr>
        <w:top w:val="none" w:sz="0" w:space="0" w:color="auto"/>
        <w:left w:val="none" w:sz="0" w:space="0" w:color="auto"/>
        <w:bottom w:val="none" w:sz="0" w:space="0" w:color="auto"/>
        <w:right w:val="none" w:sz="0" w:space="0" w:color="auto"/>
      </w:divBdr>
    </w:div>
    <w:div w:id="921179118">
      <w:bodyDiv w:val="1"/>
      <w:marLeft w:val="0"/>
      <w:marRight w:val="0"/>
      <w:marTop w:val="0"/>
      <w:marBottom w:val="0"/>
      <w:divBdr>
        <w:top w:val="none" w:sz="0" w:space="0" w:color="auto"/>
        <w:left w:val="none" w:sz="0" w:space="0" w:color="auto"/>
        <w:bottom w:val="none" w:sz="0" w:space="0" w:color="auto"/>
        <w:right w:val="none" w:sz="0" w:space="0" w:color="auto"/>
      </w:divBdr>
    </w:div>
    <w:div w:id="921643343">
      <w:bodyDiv w:val="1"/>
      <w:marLeft w:val="0"/>
      <w:marRight w:val="0"/>
      <w:marTop w:val="0"/>
      <w:marBottom w:val="0"/>
      <w:divBdr>
        <w:top w:val="none" w:sz="0" w:space="0" w:color="auto"/>
        <w:left w:val="none" w:sz="0" w:space="0" w:color="auto"/>
        <w:bottom w:val="none" w:sz="0" w:space="0" w:color="auto"/>
        <w:right w:val="none" w:sz="0" w:space="0" w:color="auto"/>
      </w:divBdr>
    </w:div>
    <w:div w:id="923105218">
      <w:bodyDiv w:val="1"/>
      <w:marLeft w:val="0"/>
      <w:marRight w:val="0"/>
      <w:marTop w:val="0"/>
      <w:marBottom w:val="0"/>
      <w:divBdr>
        <w:top w:val="none" w:sz="0" w:space="0" w:color="auto"/>
        <w:left w:val="none" w:sz="0" w:space="0" w:color="auto"/>
        <w:bottom w:val="none" w:sz="0" w:space="0" w:color="auto"/>
        <w:right w:val="none" w:sz="0" w:space="0" w:color="auto"/>
      </w:divBdr>
    </w:div>
    <w:div w:id="923145039">
      <w:bodyDiv w:val="1"/>
      <w:marLeft w:val="0"/>
      <w:marRight w:val="0"/>
      <w:marTop w:val="0"/>
      <w:marBottom w:val="0"/>
      <w:divBdr>
        <w:top w:val="none" w:sz="0" w:space="0" w:color="auto"/>
        <w:left w:val="none" w:sz="0" w:space="0" w:color="auto"/>
        <w:bottom w:val="none" w:sz="0" w:space="0" w:color="auto"/>
        <w:right w:val="none" w:sz="0" w:space="0" w:color="auto"/>
      </w:divBdr>
    </w:div>
    <w:div w:id="930504898">
      <w:bodyDiv w:val="1"/>
      <w:marLeft w:val="0"/>
      <w:marRight w:val="0"/>
      <w:marTop w:val="0"/>
      <w:marBottom w:val="0"/>
      <w:divBdr>
        <w:top w:val="none" w:sz="0" w:space="0" w:color="auto"/>
        <w:left w:val="none" w:sz="0" w:space="0" w:color="auto"/>
        <w:bottom w:val="none" w:sz="0" w:space="0" w:color="auto"/>
        <w:right w:val="none" w:sz="0" w:space="0" w:color="auto"/>
      </w:divBdr>
    </w:div>
    <w:div w:id="931741891">
      <w:bodyDiv w:val="1"/>
      <w:marLeft w:val="0"/>
      <w:marRight w:val="0"/>
      <w:marTop w:val="0"/>
      <w:marBottom w:val="0"/>
      <w:divBdr>
        <w:top w:val="none" w:sz="0" w:space="0" w:color="auto"/>
        <w:left w:val="none" w:sz="0" w:space="0" w:color="auto"/>
        <w:bottom w:val="none" w:sz="0" w:space="0" w:color="auto"/>
        <w:right w:val="none" w:sz="0" w:space="0" w:color="auto"/>
      </w:divBdr>
    </w:div>
    <w:div w:id="933130887">
      <w:bodyDiv w:val="1"/>
      <w:marLeft w:val="0"/>
      <w:marRight w:val="0"/>
      <w:marTop w:val="0"/>
      <w:marBottom w:val="0"/>
      <w:divBdr>
        <w:top w:val="none" w:sz="0" w:space="0" w:color="auto"/>
        <w:left w:val="none" w:sz="0" w:space="0" w:color="auto"/>
        <w:bottom w:val="none" w:sz="0" w:space="0" w:color="auto"/>
        <w:right w:val="none" w:sz="0" w:space="0" w:color="auto"/>
      </w:divBdr>
    </w:div>
    <w:div w:id="933591560">
      <w:bodyDiv w:val="1"/>
      <w:marLeft w:val="0"/>
      <w:marRight w:val="0"/>
      <w:marTop w:val="0"/>
      <w:marBottom w:val="0"/>
      <w:divBdr>
        <w:top w:val="none" w:sz="0" w:space="0" w:color="auto"/>
        <w:left w:val="none" w:sz="0" w:space="0" w:color="auto"/>
        <w:bottom w:val="none" w:sz="0" w:space="0" w:color="auto"/>
        <w:right w:val="none" w:sz="0" w:space="0" w:color="auto"/>
      </w:divBdr>
    </w:div>
    <w:div w:id="934050490">
      <w:bodyDiv w:val="1"/>
      <w:marLeft w:val="0"/>
      <w:marRight w:val="0"/>
      <w:marTop w:val="0"/>
      <w:marBottom w:val="0"/>
      <w:divBdr>
        <w:top w:val="none" w:sz="0" w:space="0" w:color="auto"/>
        <w:left w:val="none" w:sz="0" w:space="0" w:color="auto"/>
        <w:bottom w:val="none" w:sz="0" w:space="0" w:color="auto"/>
        <w:right w:val="none" w:sz="0" w:space="0" w:color="auto"/>
      </w:divBdr>
    </w:div>
    <w:div w:id="935017980">
      <w:bodyDiv w:val="1"/>
      <w:marLeft w:val="0"/>
      <w:marRight w:val="0"/>
      <w:marTop w:val="0"/>
      <w:marBottom w:val="0"/>
      <w:divBdr>
        <w:top w:val="none" w:sz="0" w:space="0" w:color="auto"/>
        <w:left w:val="none" w:sz="0" w:space="0" w:color="auto"/>
        <w:bottom w:val="none" w:sz="0" w:space="0" w:color="auto"/>
        <w:right w:val="none" w:sz="0" w:space="0" w:color="auto"/>
      </w:divBdr>
    </w:div>
    <w:div w:id="935285573">
      <w:bodyDiv w:val="1"/>
      <w:marLeft w:val="0"/>
      <w:marRight w:val="0"/>
      <w:marTop w:val="0"/>
      <w:marBottom w:val="0"/>
      <w:divBdr>
        <w:top w:val="none" w:sz="0" w:space="0" w:color="auto"/>
        <w:left w:val="none" w:sz="0" w:space="0" w:color="auto"/>
        <w:bottom w:val="none" w:sz="0" w:space="0" w:color="auto"/>
        <w:right w:val="none" w:sz="0" w:space="0" w:color="auto"/>
      </w:divBdr>
    </w:div>
    <w:div w:id="935401155">
      <w:bodyDiv w:val="1"/>
      <w:marLeft w:val="0"/>
      <w:marRight w:val="0"/>
      <w:marTop w:val="0"/>
      <w:marBottom w:val="0"/>
      <w:divBdr>
        <w:top w:val="none" w:sz="0" w:space="0" w:color="auto"/>
        <w:left w:val="none" w:sz="0" w:space="0" w:color="auto"/>
        <w:bottom w:val="none" w:sz="0" w:space="0" w:color="auto"/>
        <w:right w:val="none" w:sz="0" w:space="0" w:color="auto"/>
      </w:divBdr>
    </w:div>
    <w:div w:id="935678275">
      <w:bodyDiv w:val="1"/>
      <w:marLeft w:val="0"/>
      <w:marRight w:val="0"/>
      <w:marTop w:val="0"/>
      <w:marBottom w:val="0"/>
      <w:divBdr>
        <w:top w:val="none" w:sz="0" w:space="0" w:color="auto"/>
        <w:left w:val="none" w:sz="0" w:space="0" w:color="auto"/>
        <w:bottom w:val="none" w:sz="0" w:space="0" w:color="auto"/>
        <w:right w:val="none" w:sz="0" w:space="0" w:color="auto"/>
      </w:divBdr>
    </w:div>
    <w:div w:id="939489782">
      <w:bodyDiv w:val="1"/>
      <w:marLeft w:val="0"/>
      <w:marRight w:val="0"/>
      <w:marTop w:val="0"/>
      <w:marBottom w:val="0"/>
      <w:divBdr>
        <w:top w:val="none" w:sz="0" w:space="0" w:color="auto"/>
        <w:left w:val="none" w:sz="0" w:space="0" w:color="auto"/>
        <w:bottom w:val="none" w:sz="0" w:space="0" w:color="auto"/>
        <w:right w:val="none" w:sz="0" w:space="0" w:color="auto"/>
      </w:divBdr>
    </w:div>
    <w:div w:id="939946113">
      <w:bodyDiv w:val="1"/>
      <w:marLeft w:val="0"/>
      <w:marRight w:val="0"/>
      <w:marTop w:val="0"/>
      <w:marBottom w:val="0"/>
      <w:divBdr>
        <w:top w:val="none" w:sz="0" w:space="0" w:color="auto"/>
        <w:left w:val="none" w:sz="0" w:space="0" w:color="auto"/>
        <w:bottom w:val="none" w:sz="0" w:space="0" w:color="auto"/>
        <w:right w:val="none" w:sz="0" w:space="0" w:color="auto"/>
      </w:divBdr>
    </w:div>
    <w:div w:id="940799847">
      <w:bodyDiv w:val="1"/>
      <w:marLeft w:val="0"/>
      <w:marRight w:val="0"/>
      <w:marTop w:val="0"/>
      <w:marBottom w:val="0"/>
      <w:divBdr>
        <w:top w:val="none" w:sz="0" w:space="0" w:color="auto"/>
        <w:left w:val="none" w:sz="0" w:space="0" w:color="auto"/>
        <w:bottom w:val="none" w:sz="0" w:space="0" w:color="auto"/>
        <w:right w:val="none" w:sz="0" w:space="0" w:color="auto"/>
      </w:divBdr>
    </w:div>
    <w:div w:id="942877960">
      <w:bodyDiv w:val="1"/>
      <w:marLeft w:val="0"/>
      <w:marRight w:val="0"/>
      <w:marTop w:val="0"/>
      <w:marBottom w:val="0"/>
      <w:divBdr>
        <w:top w:val="none" w:sz="0" w:space="0" w:color="auto"/>
        <w:left w:val="none" w:sz="0" w:space="0" w:color="auto"/>
        <w:bottom w:val="none" w:sz="0" w:space="0" w:color="auto"/>
        <w:right w:val="none" w:sz="0" w:space="0" w:color="auto"/>
      </w:divBdr>
    </w:div>
    <w:div w:id="944651525">
      <w:bodyDiv w:val="1"/>
      <w:marLeft w:val="0"/>
      <w:marRight w:val="0"/>
      <w:marTop w:val="0"/>
      <w:marBottom w:val="0"/>
      <w:divBdr>
        <w:top w:val="none" w:sz="0" w:space="0" w:color="auto"/>
        <w:left w:val="none" w:sz="0" w:space="0" w:color="auto"/>
        <w:bottom w:val="none" w:sz="0" w:space="0" w:color="auto"/>
        <w:right w:val="none" w:sz="0" w:space="0" w:color="auto"/>
      </w:divBdr>
    </w:div>
    <w:div w:id="944657530">
      <w:bodyDiv w:val="1"/>
      <w:marLeft w:val="0"/>
      <w:marRight w:val="0"/>
      <w:marTop w:val="0"/>
      <w:marBottom w:val="0"/>
      <w:divBdr>
        <w:top w:val="none" w:sz="0" w:space="0" w:color="auto"/>
        <w:left w:val="none" w:sz="0" w:space="0" w:color="auto"/>
        <w:bottom w:val="none" w:sz="0" w:space="0" w:color="auto"/>
        <w:right w:val="none" w:sz="0" w:space="0" w:color="auto"/>
      </w:divBdr>
    </w:div>
    <w:div w:id="944770015">
      <w:bodyDiv w:val="1"/>
      <w:marLeft w:val="0"/>
      <w:marRight w:val="0"/>
      <w:marTop w:val="0"/>
      <w:marBottom w:val="0"/>
      <w:divBdr>
        <w:top w:val="none" w:sz="0" w:space="0" w:color="auto"/>
        <w:left w:val="none" w:sz="0" w:space="0" w:color="auto"/>
        <w:bottom w:val="none" w:sz="0" w:space="0" w:color="auto"/>
        <w:right w:val="none" w:sz="0" w:space="0" w:color="auto"/>
      </w:divBdr>
    </w:div>
    <w:div w:id="945574568">
      <w:bodyDiv w:val="1"/>
      <w:marLeft w:val="0"/>
      <w:marRight w:val="0"/>
      <w:marTop w:val="0"/>
      <w:marBottom w:val="0"/>
      <w:divBdr>
        <w:top w:val="none" w:sz="0" w:space="0" w:color="auto"/>
        <w:left w:val="none" w:sz="0" w:space="0" w:color="auto"/>
        <w:bottom w:val="none" w:sz="0" w:space="0" w:color="auto"/>
        <w:right w:val="none" w:sz="0" w:space="0" w:color="auto"/>
      </w:divBdr>
    </w:div>
    <w:div w:id="949971373">
      <w:bodyDiv w:val="1"/>
      <w:marLeft w:val="0"/>
      <w:marRight w:val="0"/>
      <w:marTop w:val="0"/>
      <w:marBottom w:val="0"/>
      <w:divBdr>
        <w:top w:val="none" w:sz="0" w:space="0" w:color="auto"/>
        <w:left w:val="none" w:sz="0" w:space="0" w:color="auto"/>
        <w:bottom w:val="none" w:sz="0" w:space="0" w:color="auto"/>
        <w:right w:val="none" w:sz="0" w:space="0" w:color="auto"/>
      </w:divBdr>
    </w:div>
    <w:div w:id="953637338">
      <w:bodyDiv w:val="1"/>
      <w:marLeft w:val="0"/>
      <w:marRight w:val="0"/>
      <w:marTop w:val="0"/>
      <w:marBottom w:val="0"/>
      <w:divBdr>
        <w:top w:val="none" w:sz="0" w:space="0" w:color="auto"/>
        <w:left w:val="none" w:sz="0" w:space="0" w:color="auto"/>
        <w:bottom w:val="none" w:sz="0" w:space="0" w:color="auto"/>
        <w:right w:val="none" w:sz="0" w:space="0" w:color="auto"/>
      </w:divBdr>
    </w:div>
    <w:div w:id="954557613">
      <w:bodyDiv w:val="1"/>
      <w:marLeft w:val="0"/>
      <w:marRight w:val="0"/>
      <w:marTop w:val="0"/>
      <w:marBottom w:val="0"/>
      <w:divBdr>
        <w:top w:val="none" w:sz="0" w:space="0" w:color="auto"/>
        <w:left w:val="none" w:sz="0" w:space="0" w:color="auto"/>
        <w:bottom w:val="none" w:sz="0" w:space="0" w:color="auto"/>
        <w:right w:val="none" w:sz="0" w:space="0" w:color="auto"/>
      </w:divBdr>
    </w:div>
    <w:div w:id="958685456">
      <w:bodyDiv w:val="1"/>
      <w:marLeft w:val="0"/>
      <w:marRight w:val="0"/>
      <w:marTop w:val="0"/>
      <w:marBottom w:val="0"/>
      <w:divBdr>
        <w:top w:val="none" w:sz="0" w:space="0" w:color="auto"/>
        <w:left w:val="none" w:sz="0" w:space="0" w:color="auto"/>
        <w:bottom w:val="none" w:sz="0" w:space="0" w:color="auto"/>
        <w:right w:val="none" w:sz="0" w:space="0" w:color="auto"/>
      </w:divBdr>
    </w:div>
    <w:div w:id="960303313">
      <w:bodyDiv w:val="1"/>
      <w:marLeft w:val="0"/>
      <w:marRight w:val="0"/>
      <w:marTop w:val="0"/>
      <w:marBottom w:val="0"/>
      <w:divBdr>
        <w:top w:val="none" w:sz="0" w:space="0" w:color="auto"/>
        <w:left w:val="none" w:sz="0" w:space="0" w:color="auto"/>
        <w:bottom w:val="none" w:sz="0" w:space="0" w:color="auto"/>
        <w:right w:val="none" w:sz="0" w:space="0" w:color="auto"/>
      </w:divBdr>
    </w:div>
    <w:div w:id="961693182">
      <w:bodyDiv w:val="1"/>
      <w:marLeft w:val="0"/>
      <w:marRight w:val="0"/>
      <w:marTop w:val="0"/>
      <w:marBottom w:val="0"/>
      <w:divBdr>
        <w:top w:val="none" w:sz="0" w:space="0" w:color="auto"/>
        <w:left w:val="none" w:sz="0" w:space="0" w:color="auto"/>
        <w:bottom w:val="none" w:sz="0" w:space="0" w:color="auto"/>
        <w:right w:val="none" w:sz="0" w:space="0" w:color="auto"/>
      </w:divBdr>
    </w:div>
    <w:div w:id="963537869">
      <w:bodyDiv w:val="1"/>
      <w:marLeft w:val="0"/>
      <w:marRight w:val="0"/>
      <w:marTop w:val="0"/>
      <w:marBottom w:val="0"/>
      <w:divBdr>
        <w:top w:val="none" w:sz="0" w:space="0" w:color="auto"/>
        <w:left w:val="none" w:sz="0" w:space="0" w:color="auto"/>
        <w:bottom w:val="none" w:sz="0" w:space="0" w:color="auto"/>
        <w:right w:val="none" w:sz="0" w:space="0" w:color="auto"/>
      </w:divBdr>
    </w:div>
    <w:div w:id="963851644">
      <w:bodyDiv w:val="1"/>
      <w:marLeft w:val="0"/>
      <w:marRight w:val="0"/>
      <w:marTop w:val="0"/>
      <w:marBottom w:val="0"/>
      <w:divBdr>
        <w:top w:val="none" w:sz="0" w:space="0" w:color="auto"/>
        <w:left w:val="none" w:sz="0" w:space="0" w:color="auto"/>
        <w:bottom w:val="none" w:sz="0" w:space="0" w:color="auto"/>
        <w:right w:val="none" w:sz="0" w:space="0" w:color="auto"/>
      </w:divBdr>
    </w:div>
    <w:div w:id="964577789">
      <w:bodyDiv w:val="1"/>
      <w:marLeft w:val="0"/>
      <w:marRight w:val="0"/>
      <w:marTop w:val="0"/>
      <w:marBottom w:val="0"/>
      <w:divBdr>
        <w:top w:val="none" w:sz="0" w:space="0" w:color="auto"/>
        <w:left w:val="none" w:sz="0" w:space="0" w:color="auto"/>
        <w:bottom w:val="none" w:sz="0" w:space="0" w:color="auto"/>
        <w:right w:val="none" w:sz="0" w:space="0" w:color="auto"/>
      </w:divBdr>
    </w:div>
    <w:div w:id="964583734">
      <w:bodyDiv w:val="1"/>
      <w:marLeft w:val="0"/>
      <w:marRight w:val="0"/>
      <w:marTop w:val="0"/>
      <w:marBottom w:val="0"/>
      <w:divBdr>
        <w:top w:val="none" w:sz="0" w:space="0" w:color="auto"/>
        <w:left w:val="none" w:sz="0" w:space="0" w:color="auto"/>
        <w:bottom w:val="none" w:sz="0" w:space="0" w:color="auto"/>
        <w:right w:val="none" w:sz="0" w:space="0" w:color="auto"/>
      </w:divBdr>
    </w:div>
    <w:div w:id="965548194">
      <w:bodyDiv w:val="1"/>
      <w:marLeft w:val="0"/>
      <w:marRight w:val="0"/>
      <w:marTop w:val="0"/>
      <w:marBottom w:val="0"/>
      <w:divBdr>
        <w:top w:val="none" w:sz="0" w:space="0" w:color="auto"/>
        <w:left w:val="none" w:sz="0" w:space="0" w:color="auto"/>
        <w:bottom w:val="none" w:sz="0" w:space="0" w:color="auto"/>
        <w:right w:val="none" w:sz="0" w:space="0" w:color="auto"/>
      </w:divBdr>
    </w:div>
    <w:div w:id="965812713">
      <w:bodyDiv w:val="1"/>
      <w:marLeft w:val="0"/>
      <w:marRight w:val="0"/>
      <w:marTop w:val="0"/>
      <w:marBottom w:val="0"/>
      <w:divBdr>
        <w:top w:val="none" w:sz="0" w:space="0" w:color="auto"/>
        <w:left w:val="none" w:sz="0" w:space="0" w:color="auto"/>
        <w:bottom w:val="none" w:sz="0" w:space="0" w:color="auto"/>
        <w:right w:val="none" w:sz="0" w:space="0" w:color="auto"/>
      </w:divBdr>
    </w:div>
    <w:div w:id="966348540">
      <w:bodyDiv w:val="1"/>
      <w:marLeft w:val="0"/>
      <w:marRight w:val="0"/>
      <w:marTop w:val="0"/>
      <w:marBottom w:val="0"/>
      <w:divBdr>
        <w:top w:val="none" w:sz="0" w:space="0" w:color="auto"/>
        <w:left w:val="none" w:sz="0" w:space="0" w:color="auto"/>
        <w:bottom w:val="none" w:sz="0" w:space="0" w:color="auto"/>
        <w:right w:val="none" w:sz="0" w:space="0" w:color="auto"/>
      </w:divBdr>
    </w:div>
    <w:div w:id="970742332">
      <w:bodyDiv w:val="1"/>
      <w:marLeft w:val="0"/>
      <w:marRight w:val="0"/>
      <w:marTop w:val="0"/>
      <w:marBottom w:val="0"/>
      <w:divBdr>
        <w:top w:val="none" w:sz="0" w:space="0" w:color="auto"/>
        <w:left w:val="none" w:sz="0" w:space="0" w:color="auto"/>
        <w:bottom w:val="none" w:sz="0" w:space="0" w:color="auto"/>
        <w:right w:val="none" w:sz="0" w:space="0" w:color="auto"/>
      </w:divBdr>
    </w:div>
    <w:div w:id="972636883">
      <w:bodyDiv w:val="1"/>
      <w:marLeft w:val="0"/>
      <w:marRight w:val="0"/>
      <w:marTop w:val="0"/>
      <w:marBottom w:val="0"/>
      <w:divBdr>
        <w:top w:val="none" w:sz="0" w:space="0" w:color="auto"/>
        <w:left w:val="none" w:sz="0" w:space="0" w:color="auto"/>
        <w:bottom w:val="none" w:sz="0" w:space="0" w:color="auto"/>
        <w:right w:val="none" w:sz="0" w:space="0" w:color="auto"/>
      </w:divBdr>
    </w:div>
    <w:div w:id="972908849">
      <w:bodyDiv w:val="1"/>
      <w:marLeft w:val="0"/>
      <w:marRight w:val="0"/>
      <w:marTop w:val="0"/>
      <w:marBottom w:val="0"/>
      <w:divBdr>
        <w:top w:val="none" w:sz="0" w:space="0" w:color="auto"/>
        <w:left w:val="none" w:sz="0" w:space="0" w:color="auto"/>
        <w:bottom w:val="none" w:sz="0" w:space="0" w:color="auto"/>
        <w:right w:val="none" w:sz="0" w:space="0" w:color="auto"/>
      </w:divBdr>
    </w:div>
    <w:div w:id="973486822">
      <w:bodyDiv w:val="1"/>
      <w:marLeft w:val="0"/>
      <w:marRight w:val="0"/>
      <w:marTop w:val="0"/>
      <w:marBottom w:val="0"/>
      <w:divBdr>
        <w:top w:val="none" w:sz="0" w:space="0" w:color="auto"/>
        <w:left w:val="none" w:sz="0" w:space="0" w:color="auto"/>
        <w:bottom w:val="none" w:sz="0" w:space="0" w:color="auto"/>
        <w:right w:val="none" w:sz="0" w:space="0" w:color="auto"/>
      </w:divBdr>
    </w:div>
    <w:div w:id="975524886">
      <w:bodyDiv w:val="1"/>
      <w:marLeft w:val="0"/>
      <w:marRight w:val="0"/>
      <w:marTop w:val="0"/>
      <w:marBottom w:val="0"/>
      <w:divBdr>
        <w:top w:val="none" w:sz="0" w:space="0" w:color="auto"/>
        <w:left w:val="none" w:sz="0" w:space="0" w:color="auto"/>
        <w:bottom w:val="none" w:sz="0" w:space="0" w:color="auto"/>
        <w:right w:val="none" w:sz="0" w:space="0" w:color="auto"/>
      </w:divBdr>
    </w:div>
    <w:div w:id="975600291">
      <w:bodyDiv w:val="1"/>
      <w:marLeft w:val="0"/>
      <w:marRight w:val="0"/>
      <w:marTop w:val="0"/>
      <w:marBottom w:val="0"/>
      <w:divBdr>
        <w:top w:val="none" w:sz="0" w:space="0" w:color="auto"/>
        <w:left w:val="none" w:sz="0" w:space="0" w:color="auto"/>
        <w:bottom w:val="none" w:sz="0" w:space="0" w:color="auto"/>
        <w:right w:val="none" w:sz="0" w:space="0" w:color="auto"/>
      </w:divBdr>
    </w:div>
    <w:div w:id="976451849">
      <w:bodyDiv w:val="1"/>
      <w:marLeft w:val="0"/>
      <w:marRight w:val="0"/>
      <w:marTop w:val="0"/>
      <w:marBottom w:val="0"/>
      <w:divBdr>
        <w:top w:val="none" w:sz="0" w:space="0" w:color="auto"/>
        <w:left w:val="none" w:sz="0" w:space="0" w:color="auto"/>
        <w:bottom w:val="none" w:sz="0" w:space="0" w:color="auto"/>
        <w:right w:val="none" w:sz="0" w:space="0" w:color="auto"/>
      </w:divBdr>
    </w:div>
    <w:div w:id="976760168">
      <w:bodyDiv w:val="1"/>
      <w:marLeft w:val="0"/>
      <w:marRight w:val="0"/>
      <w:marTop w:val="0"/>
      <w:marBottom w:val="0"/>
      <w:divBdr>
        <w:top w:val="none" w:sz="0" w:space="0" w:color="auto"/>
        <w:left w:val="none" w:sz="0" w:space="0" w:color="auto"/>
        <w:bottom w:val="none" w:sz="0" w:space="0" w:color="auto"/>
        <w:right w:val="none" w:sz="0" w:space="0" w:color="auto"/>
      </w:divBdr>
    </w:div>
    <w:div w:id="979655663">
      <w:bodyDiv w:val="1"/>
      <w:marLeft w:val="0"/>
      <w:marRight w:val="0"/>
      <w:marTop w:val="0"/>
      <w:marBottom w:val="0"/>
      <w:divBdr>
        <w:top w:val="none" w:sz="0" w:space="0" w:color="auto"/>
        <w:left w:val="none" w:sz="0" w:space="0" w:color="auto"/>
        <w:bottom w:val="none" w:sz="0" w:space="0" w:color="auto"/>
        <w:right w:val="none" w:sz="0" w:space="0" w:color="auto"/>
      </w:divBdr>
    </w:div>
    <w:div w:id="983238615">
      <w:bodyDiv w:val="1"/>
      <w:marLeft w:val="0"/>
      <w:marRight w:val="0"/>
      <w:marTop w:val="0"/>
      <w:marBottom w:val="0"/>
      <w:divBdr>
        <w:top w:val="none" w:sz="0" w:space="0" w:color="auto"/>
        <w:left w:val="none" w:sz="0" w:space="0" w:color="auto"/>
        <w:bottom w:val="none" w:sz="0" w:space="0" w:color="auto"/>
        <w:right w:val="none" w:sz="0" w:space="0" w:color="auto"/>
      </w:divBdr>
    </w:div>
    <w:div w:id="986276357">
      <w:bodyDiv w:val="1"/>
      <w:marLeft w:val="0"/>
      <w:marRight w:val="0"/>
      <w:marTop w:val="0"/>
      <w:marBottom w:val="0"/>
      <w:divBdr>
        <w:top w:val="none" w:sz="0" w:space="0" w:color="auto"/>
        <w:left w:val="none" w:sz="0" w:space="0" w:color="auto"/>
        <w:bottom w:val="none" w:sz="0" w:space="0" w:color="auto"/>
        <w:right w:val="none" w:sz="0" w:space="0" w:color="auto"/>
      </w:divBdr>
    </w:div>
    <w:div w:id="986587939">
      <w:bodyDiv w:val="1"/>
      <w:marLeft w:val="0"/>
      <w:marRight w:val="0"/>
      <w:marTop w:val="0"/>
      <w:marBottom w:val="0"/>
      <w:divBdr>
        <w:top w:val="none" w:sz="0" w:space="0" w:color="auto"/>
        <w:left w:val="none" w:sz="0" w:space="0" w:color="auto"/>
        <w:bottom w:val="none" w:sz="0" w:space="0" w:color="auto"/>
        <w:right w:val="none" w:sz="0" w:space="0" w:color="auto"/>
      </w:divBdr>
    </w:div>
    <w:div w:id="988359938">
      <w:bodyDiv w:val="1"/>
      <w:marLeft w:val="0"/>
      <w:marRight w:val="0"/>
      <w:marTop w:val="0"/>
      <w:marBottom w:val="0"/>
      <w:divBdr>
        <w:top w:val="none" w:sz="0" w:space="0" w:color="auto"/>
        <w:left w:val="none" w:sz="0" w:space="0" w:color="auto"/>
        <w:bottom w:val="none" w:sz="0" w:space="0" w:color="auto"/>
        <w:right w:val="none" w:sz="0" w:space="0" w:color="auto"/>
      </w:divBdr>
    </w:div>
    <w:div w:id="990674545">
      <w:bodyDiv w:val="1"/>
      <w:marLeft w:val="0"/>
      <w:marRight w:val="0"/>
      <w:marTop w:val="0"/>
      <w:marBottom w:val="0"/>
      <w:divBdr>
        <w:top w:val="none" w:sz="0" w:space="0" w:color="auto"/>
        <w:left w:val="none" w:sz="0" w:space="0" w:color="auto"/>
        <w:bottom w:val="none" w:sz="0" w:space="0" w:color="auto"/>
        <w:right w:val="none" w:sz="0" w:space="0" w:color="auto"/>
      </w:divBdr>
    </w:div>
    <w:div w:id="991251793">
      <w:bodyDiv w:val="1"/>
      <w:marLeft w:val="0"/>
      <w:marRight w:val="0"/>
      <w:marTop w:val="0"/>
      <w:marBottom w:val="0"/>
      <w:divBdr>
        <w:top w:val="none" w:sz="0" w:space="0" w:color="auto"/>
        <w:left w:val="none" w:sz="0" w:space="0" w:color="auto"/>
        <w:bottom w:val="none" w:sz="0" w:space="0" w:color="auto"/>
        <w:right w:val="none" w:sz="0" w:space="0" w:color="auto"/>
      </w:divBdr>
    </w:div>
    <w:div w:id="991560703">
      <w:bodyDiv w:val="1"/>
      <w:marLeft w:val="0"/>
      <w:marRight w:val="0"/>
      <w:marTop w:val="0"/>
      <w:marBottom w:val="0"/>
      <w:divBdr>
        <w:top w:val="none" w:sz="0" w:space="0" w:color="auto"/>
        <w:left w:val="none" w:sz="0" w:space="0" w:color="auto"/>
        <w:bottom w:val="none" w:sz="0" w:space="0" w:color="auto"/>
        <w:right w:val="none" w:sz="0" w:space="0" w:color="auto"/>
      </w:divBdr>
    </w:div>
    <w:div w:id="994528916">
      <w:bodyDiv w:val="1"/>
      <w:marLeft w:val="0"/>
      <w:marRight w:val="0"/>
      <w:marTop w:val="0"/>
      <w:marBottom w:val="0"/>
      <w:divBdr>
        <w:top w:val="none" w:sz="0" w:space="0" w:color="auto"/>
        <w:left w:val="none" w:sz="0" w:space="0" w:color="auto"/>
        <w:bottom w:val="none" w:sz="0" w:space="0" w:color="auto"/>
        <w:right w:val="none" w:sz="0" w:space="0" w:color="auto"/>
      </w:divBdr>
    </w:div>
    <w:div w:id="998769184">
      <w:bodyDiv w:val="1"/>
      <w:marLeft w:val="0"/>
      <w:marRight w:val="0"/>
      <w:marTop w:val="0"/>
      <w:marBottom w:val="0"/>
      <w:divBdr>
        <w:top w:val="none" w:sz="0" w:space="0" w:color="auto"/>
        <w:left w:val="none" w:sz="0" w:space="0" w:color="auto"/>
        <w:bottom w:val="none" w:sz="0" w:space="0" w:color="auto"/>
        <w:right w:val="none" w:sz="0" w:space="0" w:color="auto"/>
      </w:divBdr>
    </w:div>
    <w:div w:id="999694413">
      <w:bodyDiv w:val="1"/>
      <w:marLeft w:val="0"/>
      <w:marRight w:val="0"/>
      <w:marTop w:val="0"/>
      <w:marBottom w:val="0"/>
      <w:divBdr>
        <w:top w:val="none" w:sz="0" w:space="0" w:color="auto"/>
        <w:left w:val="none" w:sz="0" w:space="0" w:color="auto"/>
        <w:bottom w:val="none" w:sz="0" w:space="0" w:color="auto"/>
        <w:right w:val="none" w:sz="0" w:space="0" w:color="auto"/>
      </w:divBdr>
    </w:div>
    <w:div w:id="1001007987">
      <w:bodyDiv w:val="1"/>
      <w:marLeft w:val="0"/>
      <w:marRight w:val="0"/>
      <w:marTop w:val="0"/>
      <w:marBottom w:val="0"/>
      <w:divBdr>
        <w:top w:val="none" w:sz="0" w:space="0" w:color="auto"/>
        <w:left w:val="none" w:sz="0" w:space="0" w:color="auto"/>
        <w:bottom w:val="none" w:sz="0" w:space="0" w:color="auto"/>
        <w:right w:val="none" w:sz="0" w:space="0" w:color="auto"/>
      </w:divBdr>
    </w:div>
    <w:div w:id="1001394263">
      <w:bodyDiv w:val="1"/>
      <w:marLeft w:val="0"/>
      <w:marRight w:val="0"/>
      <w:marTop w:val="0"/>
      <w:marBottom w:val="0"/>
      <w:divBdr>
        <w:top w:val="none" w:sz="0" w:space="0" w:color="auto"/>
        <w:left w:val="none" w:sz="0" w:space="0" w:color="auto"/>
        <w:bottom w:val="none" w:sz="0" w:space="0" w:color="auto"/>
        <w:right w:val="none" w:sz="0" w:space="0" w:color="auto"/>
      </w:divBdr>
    </w:div>
    <w:div w:id="1003438675">
      <w:bodyDiv w:val="1"/>
      <w:marLeft w:val="0"/>
      <w:marRight w:val="0"/>
      <w:marTop w:val="0"/>
      <w:marBottom w:val="0"/>
      <w:divBdr>
        <w:top w:val="none" w:sz="0" w:space="0" w:color="auto"/>
        <w:left w:val="none" w:sz="0" w:space="0" w:color="auto"/>
        <w:bottom w:val="none" w:sz="0" w:space="0" w:color="auto"/>
        <w:right w:val="none" w:sz="0" w:space="0" w:color="auto"/>
      </w:divBdr>
    </w:div>
    <w:div w:id="1005135400">
      <w:bodyDiv w:val="1"/>
      <w:marLeft w:val="0"/>
      <w:marRight w:val="0"/>
      <w:marTop w:val="0"/>
      <w:marBottom w:val="0"/>
      <w:divBdr>
        <w:top w:val="none" w:sz="0" w:space="0" w:color="auto"/>
        <w:left w:val="none" w:sz="0" w:space="0" w:color="auto"/>
        <w:bottom w:val="none" w:sz="0" w:space="0" w:color="auto"/>
        <w:right w:val="none" w:sz="0" w:space="0" w:color="auto"/>
      </w:divBdr>
    </w:div>
    <w:div w:id="1006858659">
      <w:bodyDiv w:val="1"/>
      <w:marLeft w:val="0"/>
      <w:marRight w:val="0"/>
      <w:marTop w:val="0"/>
      <w:marBottom w:val="0"/>
      <w:divBdr>
        <w:top w:val="none" w:sz="0" w:space="0" w:color="auto"/>
        <w:left w:val="none" w:sz="0" w:space="0" w:color="auto"/>
        <w:bottom w:val="none" w:sz="0" w:space="0" w:color="auto"/>
        <w:right w:val="none" w:sz="0" w:space="0" w:color="auto"/>
      </w:divBdr>
    </w:div>
    <w:div w:id="1007485760">
      <w:bodyDiv w:val="1"/>
      <w:marLeft w:val="0"/>
      <w:marRight w:val="0"/>
      <w:marTop w:val="0"/>
      <w:marBottom w:val="0"/>
      <w:divBdr>
        <w:top w:val="none" w:sz="0" w:space="0" w:color="auto"/>
        <w:left w:val="none" w:sz="0" w:space="0" w:color="auto"/>
        <w:bottom w:val="none" w:sz="0" w:space="0" w:color="auto"/>
        <w:right w:val="none" w:sz="0" w:space="0" w:color="auto"/>
      </w:divBdr>
    </w:div>
    <w:div w:id="1016227902">
      <w:bodyDiv w:val="1"/>
      <w:marLeft w:val="0"/>
      <w:marRight w:val="0"/>
      <w:marTop w:val="0"/>
      <w:marBottom w:val="0"/>
      <w:divBdr>
        <w:top w:val="none" w:sz="0" w:space="0" w:color="auto"/>
        <w:left w:val="none" w:sz="0" w:space="0" w:color="auto"/>
        <w:bottom w:val="none" w:sz="0" w:space="0" w:color="auto"/>
        <w:right w:val="none" w:sz="0" w:space="0" w:color="auto"/>
      </w:divBdr>
    </w:div>
    <w:div w:id="1016274146">
      <w:bodyDiv w:val="1"/>
      <w:marLeft w:val="0"/>
      <w:marRight w:val="0"/>
      <w:marTop w:val="0"/>
      <w:marBottom w:val="0"/>
      <w:divBdr>
        <w:top w:val="none" w:sz="0" w:space="0" w:color="auto"/>
        <w:left w:val="none" w:sz="0" w:space="0" w:color="auto"/>
        <w:bottom w:val="none" w:sz="0" w:space="0" w:color="auto"/>
        <w:right w:val="none" w:sz="0" w:space="0" w:color="auto"/>
      </w:divBdr>
    </w:div>
    <w:div w:id="1017847008">
      <w:bodyDiv w:val="1"/>
      <w:marLeft w:val="0"/>
      <w:marRight w:val="0"/>
      <w:marTop w:val="0"/>
      <w:marBottom w:val="0"/>
      <w:divBdr>
        <w:top w:val="none" w:sz="0" w:space="0" w:color="auto"/>
        <w:left w:val="none" w:sz="0" w:space="0" w:color="auto"/>
        <w:bottom w:val="none" w:sz="0" w:space="0" w:color="auto"/>
        <w:right w:val="none" w:sz="0" w:space="0" w:color="auto"/>
      </w:divBdr>
    </w:div>
    <w:div w:id="1018047947">
      <w:bodyDiv w:val="1"/>
      <w:marLeft w:val="0"/>
      <w:marRight w:val="0"/>
      <w:marTop w:val="0"/>
      <w:marBottom w:val="0"/>
      <w:divBdr>
        <w:top w:val="none" w:sz="0" w:space="0" w:color="auto"/>
        <w:left w:val="none" w:sz="0" w:space="0" w:color="auto"/>
        <w:bottom w:val="none" w:sz="0" w:space="0" w:color="auto"/>
        <w:right w:val="none" w:sz="0" w:space="0" w:color="auto"/>
      </w:divBdr>
    </w:div>
    <w:div w:id="1022823741">
      <w:bodyDiv w:val="1"/>
      <w:marLeft w:val="0"/>
      <w:marRight w:val="0"/>
      <w:marTop w:val="0"/>
      <w:marBottom w:val="0"/>
      <w:divBdr>
        <w:top w:val="none" w:sz="0" w:space="0" w:color="auto"/>
        <w:left w:val="none" w:sz="0" w:space="0" w:color="auto"/>
        <w:bottom w:val="none" w:sz="0" w:space="0" w:color="auto"/>
        <w:right w:val="none" w:sz="0" w:space="0" w:color="auto"/>
      </w:divBdr>
      <w:divsChild>
        <w:div w:id="739256655">
          <w:marLeft w:val="0"/>
          <w:marRight w:val="0"/>
          <w:marTop w:val="0"/>
          <w:marBottom w:val="0"/>
          <w:divBdr>
            <w:top w:val="none" w:sz="0" w:space="0" w:color="auto"/>
            <w:left w:val="none" w:sz="0" w:space="0" w:color="auto"/>
            <w:bottom w:val="none" w:sz="0" w:space="0" w:color="auto"/>
            <w:right w:val="none" w:sz="0" w:space="0" w:color="auto"/>
          </w:divBdr>
          <w:divsChild>
            <w:div w:id="18535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364809">
      <w:bodyDiv w:val="1"/>
      <w:marLeft w:val="0"/>
      <w:marRight w:val="0"/>
      <w:marTop w:val="0"/>
      <w:marBottom w:val="0"/>
      <w:divBdr>
        <w:top w:val="none" w:sz="0" w:space="0" w:color="auto"/>
        <w:left w:val="none" w:sz="0" w:space="0" w:color="auto"/>
        <w:bottom w:val="none" w:sz="0" w:space="0" w:color="auto"/>
        <w:right w:val="none" w:sz="0" w:space="0" w:color="auto"/>
      </w:divBdr>
    </w:div>
    <w:div w:id="1024014869">
      <w:bodyDiv w:val="1"/>
      <w:marLeft w:val="0"/>
      <w:marRight w:val="0"/>
      <w:marTop w:val="0"/>
      <w:marBottom w:val="0"/>
      <w:divBdr>
        <w:top w:val="none" w:sz="0" w:space="0" w:color="auto"/>
        <w:left w:val="none" w:sz="0" w:space="0" w:color="auto"/>
        <w:bottom w:val="none" w:sz="0" w:space="0" w:color="auto"/>
        <w:right w:val="none" w:sz="0" w:space="0" w:color="auto"/>
      </w:divBdr>
    </w:div>
    <w:div w:id="1025401274">
      <w:bodyDiv w:val="1"/>
      <w:marLeft w:val="0"/>
      <w:marRight w:val="0"/>
      <w:marTop w:val="0"/>
      <w:marBottom w:val="0"/>
      <w:divBdr>
        <w:top w:val="none" w:sz="0" w:space="0" w:color="auto"/>
        <w:left w:val="none" w:sz="0" w:space="0" w:color="auto"/>
        <w:bottom w:val="none" w:sz="0" w:space="0" w:color="auto"/>
        <w:right w:val="none" w:sz="0" w:space="0" w:color="auto"/>
      </w:divBdr>
    </w:div>
    <w:div w:id="1026367787">
      <w:bodyDiv w:val="1"/>
      <w:marLeft w:val="0"/>
      <w:marRight w:val="0"/>
      <w:marTop w:val="0"/>
      <w:marBottom w:val="0"/>
      <w:divBdr>
        <w:top w:val="none" w:sz="0" w:space="0" w:color="auto"/>
        <w:left w:val="none" w:sz="0" w:space="0" w:color="auto"/>
        <w:bottom w:val="none" w:sz="0" w:space="0" w:color="auto"/>
        <w:right w:val="none" w:sz="0" w:space="0" w:color="auto"/>
      </w:divBdr>
    </w:div>
    <w:div w:id="1028332574">
      <w:bodyDiv w:val="1"/>
      <w:marLeft w:val="0"/>
      <w:marRight w:val="0"/>
      <w:marTop w:val="0"/>
      <w:marBottom w:val="0"/>
      <w:divBdr>
        <w:top w:val="none" w:sz="0" w:space="0" w:color="auto"/>
        <w:left w:val="none" w:sz="0" w:space="0" w:color="auto"/>
        <w:bottom w:val="none" w:sz="0" w:space="0" w:color="auto"/>
        <w:right w:val="none" w:sz="0" w:space="0" w:color="auto"/>
      </w:divBdr>
    </w:div>
    <w:div w:id="1029137017">
      <w:bodyDiv w:val="1"/>
      <w:marLeft w:val="0"/>
      <w:marRight w:val="0"/>
      <w:marTop w:val="0"/>
      <w:marBottom w:val="0"/>
      <w:divBdr>
        <w:top w:val="none" w:sz="0" w:space="0" w:color="auto"/>
        <w:left w:val="none" w:sz="0" w:space="0" w:color="auto"/>
        <w:bottom w:val="none" w:sz="0" w:space="0" w:color="auto"/>
        <w:right w:val="none" w:sz="0" w:space="0" w:color="auto"/>
      </w:divBdr>
    </w:div>
    <w:div w:id="1029453573">
      <w:bodyDiv w:val="1"/>
      <w:marLeft w:val="0"/>
      <w:marRight w:val="0"/>
      <w:marTop w:val="0"/>
      <w:marBottom w:val="0"/>
      <w:divBdr>
        <w:top w:val="none" w:sz="0" w:space="0" w:color="auto"/>
        <w:left w:val="none" w:sz="0" w:space="0" w:color="auto"/>
        <w:bottom w:val="none" w:sz="0" w:space="0" w:color="auto"/>
        <w:right w:val="none" w:sz="0" w:space="0" w:color="auto"/>
      </w:divBdr>
    </w:div>
    <w:div w:id="1030184060">
      <w:bodyDiv w:val="1"/>
      <w:marLeft w:val="0"/>
      <w:marRight w:val="0"/>
      <w:marTop w:val="0"/>
      <w:marBottom w:val="0"/>
      <w:divBdr>
        <w:top w:val="none" w:sz="0" w:space="0" w:color="auto"/>
        <w:left w:val="none" w:sz="0" w:space="0" w:color="auto"/>
        <w:bottom w:val="none" w:sz="0" w:space="0" w:color="auto"/>
        <w:right w:val="none" w:sz="0" w:space="0" w:color="auto"/>
      </w:divBdr>
    </w:div>
    <w:div w:id="1034842846">
      <w:bodyDiv w:val="1"/>
      <w:marLeft w:val="0"/>
      <w:marRight w:val="0"/>
      <w:marTop w:val="0"/>
      <w:marBottom w:val="0"/>
      <w:divBdr>
        <w:top w:val="none" w:sz="0" w:space="0" w:color="auto"/>
        <w:left w:val="none" w:sz="0" w:space="0" w:color="auto"/>
        <w:bottom w:val="none" w:sz="0" w:space="0" w:color="auto"/>
        <w:right w:val="none" w:sz="0" w:space="0" w:color="auto"/>
      </w:divBdr>
    </w:div>
    <w:div w:id="1035235102">
      <w:bodyDiv w:val="1"/>
      <w:marLeft w:val="0"/>
      <w:marRight w:val="0"/>
      <w:marTop w:val="0"/>
      <w:marBottom w:val="0"/>
      <w:divBdr>
        <w:top w:val="none" w:sz="0" w:space="0" w:color="auto"/>
        <w:left w:val="none" w:sz="0" w:space="0" w:color="auto"/>
        <w:bottom w:val="none" w:sz="0" w:space="0" w:color="auto"/>
        <w:right w:val="none" w:sz="0" w:space="0" w:color="auto"/>
      </w:divBdr>
    </w:div>
    <w:div w:id="1035733074">
      <w:bodyDiv w:val="1"/>
      <w:marLeft w:val="0"/>
      <w:marRight w:val="0"/>
      <w:marTop w:val="0"/>
      <w:marBottom w:val="0"/>
      <w:divBdr>
        <w:top w:val="none" w:sz="0" w:space="0" w:color="auto"/>
        <w:left w:val="none" w:sz="0" w:space="0" w:color="auto"/>
        <w:bottom w:val="none" w:sz="0" w:space="0" w:color="auto"/>
        <w:right w:val="none" w:sz="0" w:space="0" w:color="auto"/>
      </w:divBdr>
    </w:div>
    <w:div w:id="1037050293">
      <w:bodyDiv w:val="1"/>
      <w:marLeft w:val="0"/>
      <w:marRight w:val="0"/>
      <w:marTop w:val="0"/>
      <w:marBottom w:val="0"/>
      <w:divBdr>
        <w:top w:val="none" w:sz="0" w:space="0" w:color="auto"/>
        <w:left w:val="none" w:sz="0" w:space="0" w:color="auto"/>
        <w:bottom w:val="none" w:sz="0" w:space="0" w:color="auto"/>
        <w:right w:val="none" w:sz="0" w:space="0" w:color="auto"/>
      </w:divBdr>
    </w:div>
    <w:div w:id="1039089180">
      <w:bodyDiv w:val="1"/>
      <w:marLeft w:val="0"/>
      <w:marRight w:val="0"/>
      <w:marTop w:val="0"/>
      <w:marBottom w:val="0"/>
      <w:divBdr>
        <w:top w:val="none" w:sz="0" w:space="0" w:color="auto"/>
        <w:left w:val="none" w:sz="0" w:space="0" w:color="auto"/>
        <w:bottom w:val="none" w:sz="0" w:space="0" w:color="auto"/>
        <w:right w:val="none" w:sz="0" w:space="0" w:color="auto"/>
      </w:divBdr>
    </w:div>
    <w:div w:id="1039817580">
      <w:bodyDiv w:val="1"/>
      <w:marLeft w:val="0"/>
      <w:marRight w:val="0"/>
      <w:marTop w:val="0"/>
      <w:marBottom w:val="0"/>
      <w:divBdr>
        <w:top w:val="none" w:sz="0" w:space="0" w:color="auto"/>
        <w:left w:val="none" w:sz="0" w:space="0" w:color="auto"/>
        <w:bottom w:val="none" w:sz="0" w:space="0" w:color="auto"/>
        <w:right w:val="none" w:sz="0" w:space="0" w:color="auto"/>
      </w:divBdr>
    </w:div>
    <w:div w:id="1040664256">
      <w:bodyDiv w:val="1"/>
      <w:marLeft w:val="0"/>
      <w:marRight w:val="0"/>
      <w:marTop w:val="0"/>
      <w:marBottom w:val="0"/>
      <w:divBdr>
        <w:top w:val="none" w:sz="0" w:space="0" w:color="auto"/>
        <w:left w:val="none" w:sz="0" w:space="0" w:color="auto"/>
        <w:bottom w:val="none" w:sz="0" w:space="0" w:color="auto"/>
        <w:right w:val="none" w:sz="0" w:space="0" w:color="auto"/>
      </w:divBdr>
    </w:div>
    <w:div w:id="1042948347">
      <w:bodyDiv w:val="1"/>
      <w:marLeft w:val="0"/>
      <w:marRight w:val="0"/>
      <w:marTop w:val="0"/>
      <w:marBottom w:val="0"/>
      <w:divBdr>
        <w:top w:val="none" w:sz="0" w:space="0" w:color="auto"/>
        <w:left w:val="none" w:sz="0" w:space="0" w:color="auto"/>
        <w:bottom w:val="none" w:sz="0" w:space="0" w:color="auto"/>
        <w:right w:val="none" w:sz="0" w:space="0" w:color="auto"/>
      </w:divBdr>
    </w:div>
    <w:div w:id="1044139123">
      <w:bodyDiv w:val="1"/>
      <w:marLeft w:val="0"/>
      <w:marRight w:val="0"/>
      <w:marTop w:val="0"/>
      <w:marBottom w:val="0"/>
      <w:divBdr>
        <w:top w:val="none" w:sz="0" w:space="0" w:color="auto"/>
        <w:left w:val="none" w:sz="0" w:space="0" w:color="auto"/>
        <w:bottom w:val="none" w:sz="0" w:space="0" w:color="auto"/>
        <w:right w:val="none" w:sz="0" w:space="0" w:color="auto"/>
      </w:divBdr>
    </w:div>
    <w:div w:id="1046175664">
      <w:bodyDiv w:val="1"/>
      <w:marLeft w:val="0"/>
      <w:marRight w:val="0"/>
      <w:marTop w:val="0"/>
      <w:marBottom w:val="0"/>
      <w:divBdr>
        <w:top w:val="none" w:sz="0" w:space="0" w:color="auto"/>
        <w:left w:val="none" w:sz="0" w:space="0" w:color="auto"/>
        <w:bottom w:val="none" w:sz="0" w:space="0" w:color="auto"/>
        <w:right w:val="none" w:sz="0" w:space="0" w:color="auto"/>
      </w:divBdr>
    </w:div>
    <w:div w:id="1048214670">
      <w:bodyDiv w:val="1"/>
      <w:marLeft w:val="0"/>
      <w:marRight w:val="0"/>
      <w:marTop w:val="0"/>
      <w:marBottom w:val="0"/>
      <w:divBdr>
        <w:top w:val="none" w:sz="0" w:space="0" w:color="auto"/>
        <w:left w:val="none" w:sz="0" w:space="0" w:color="auto"/>
        <w:bottom w:val="none" w:sz="0" w:space="0" w:color="auto"/>
        <w:right w:val="none" w:sz="0" w:space="0" w:color="auto"/>
      </w:divBdr>
    </w:div>
    <w:div w:id="1048340177">
      <w:bodyDiv w:val="1"/>
      <w:marLeft w:val="0"/>
      <w:marRight w:val="0"/>
      <w:marTop w:val="0"/>
      <w:marBottom w:val="0"/>
      <w:divBdr>
        <w:top w:val="none" w:sz="0" w:space="0" w:color="auto"/>
        <w:left w:val="none" w:sz="0" w:space="0" w:color="auto"/>
        <w:bottom w:val="none" w:sz="0" w:space="0" w:color="auto"/>
        <w:right w:val="none" w:sz="0" w:space="0" w:color="auto"/>
      </w:divBdr>
    </w:div>
    <w:div w:id="1048726417">
      <w:bodyDiv w:val="1"/>
      <w:marLeft w:val="0"/>
      <w:marRight w:val="0"/>
      <w:marTop w:val="0"/>
      <w:marBottom w:val="0"/>
      <w:divBdr>
        <w:top w:val="none" w:sz="0" w:space="0" w:color="auto"/>
        <w:left w:val="none" w:sz="0" w:space="0" w:color="auto"/>
        <w:bottom w:val="none" w:sz="0" w:space="0" w:color="auto"/>
        <w:right w:val="none" w:sz="0" w:space="0" w:color="auto"/>
      </w:divBdr>
    </w:div>
    <w:div w:id="1048796826">
      <w:bodyDiv w:val="1"/>
      <w:marLeft w:val="0"/>
      <w:marRight w:val="0"/>
      <w:marTop w:val="0"/>
      <w:marBottom w:val="0"/>
      <w:divBdr>
        <w:top w:val="none" w:sz="0" w:space="0" w:color="auto"/>
        <w:left w:val="none" w:sz="0" w:space="0" w:color="auto"/>
        <w:bottom w:val="none" w:sz="0" w:space="0" w:color="auto"/>
        <w:right w:val="none" w:sz="0" w:space="0" w:color="auto"/>
      </w:divBdr>
    </w:div>
    <w:div w:id="1049567761">
      <w:bodyDiv w:val="1"/>
      <w:marLeft w:val="0"/>
      <w:marRight w:val="0"/>
      <w:marTop w:val="0"/>
      <w:marBottom w:val="0"/>
      <w:divBdr>
        <w:top w:val="none" w:sz="0" w:space="0" w:color="auto"/>
        <w:left w:val="none" w:sz="0" w:space="0" w:color="auto"/>
        <w:bottom w:val="none" w:sz="0" w:space="0" w:color="auto"/>
        <w:right w:val="none" w:sz="0" w:space="0" w:color="auto"/>
      </w:divBdr>
    </w:div>
    <w:div w:id="1053622568">
      <w:bodyDiv w:val="1"/>
      <w:marLeft w:val="0"/>
      <w:marRight w:val="0"/>
      <w:marTop w:val="0"/>
      <w:marBottom w:val="0"/>
      <w:divBdr>
        <w:top w:val="none" w:sz="0" w:space="0" w:color="auto"/>
        <w:left w:val="none" w:sz="0" w:space="0" w:color="auto"/>
        <w:bottom w:val="none" w:sz="0" w:space="0" w:color="auto"/>
        <w:right w:val="none" w:sz="0" w:space="0" w:color="auto"/>
      </w:divBdr>
    </w:div>
    <w:div w:id="1056201100">
      <w:bodyDiv w:val="1"/>
      <w:marLeft w:val="0"/>
      <w:marRight w:val="0"/>
      <w:marTop w:val="0"/>
      <w:marBottom w:val="0"/>
      <w:divBdr>
        <w:top w:val="none" w:sz="0" w:space="0" w:color="auto"/>
        <w:left w:val="none" w:sz="0" w:space="0" w:color="auto"/>
        <w:bottom w:val="none" w:sz="0" w:space="0" w:color="auto"/>
        <w:right w:val="none" w:sz="0" w:space="0" w:color="auto"/>
      </w:divBdr>
    </w:div>
    <w:div w:id="1056472300">
      <w:bodyDiv w:val="1"/>
      <w:marLeft w:val="0"/>
      <w:marRight w:val="0"/>
      <w:marTop w:val="0"/>
      <w:marBottom w:val="0"/>
      <w:divBdr>
        <w:top w:val="none" w:sz="0" w:space="0" w:color="auto"/>
        <w:left w:val="none" w:sz="0" w:space="0" w:color="auto"/>
        <w:bottom w:val="none" w:sz="0" w:space="0" w:color="auto"/>
        <w:right w:val="none" w:sz="0" w:space="0" w:color="auto"/>
      </w:divBdr>
    </w:div>
    <w:div w:id="1057782320">
      <w:bodyDiv w:val="1"/>
      <w:marLeft w:val="0"/>
      <w:marRight w:val="0"/>
      <w:marTop w:val="0"/>
      <w:marBottom w:val="0"/>
      <w:divBdr>
        <w:top w:val="none" w:sz="0" w:space="0" w:color="auto"/>
        <w:left w:val="none" w:sz="0" w:space="0" w:color="auto"/>
        <w:bottom w:val="none" w:sz="0" w:space="0" w:color="auto"/>
        <w:right w:val="none" w:sz="0" w:space="0" w:color="auto"/>
      </w:divBdr>
    </w:div>
    <w:div w:id="1063984478">
      <w:bodyDiv w:val="1"/>
      <w:marLeft w:val="0"/>
      <w:marRight w:val="0"/>
      <w:marTop w:val="0"/>
      <w:marBottom w:val="0"/>
      <w:divBdr>
        <w:top w:val="none" w:sz="0" w:space="0" w:color="auto"/>
        <w:left w:val="none" w:sz="0" w:space="0" w:color="auto"/>
        <w:bottom w:val="none" w:sz="0" w:space="0" w:color="auto"/>
        <w:right w:val="none" w:sz="0" w:space="0" w:color="auto"/>
      </w:divBdr>
    </w:div>
    <w:div w:id="1067385382">
      <w:bodyDiv w:val="1"/>
      <w:marLeft w:val="0"/>
      <w:marRight w:val="0"/>
      <w:marTop w:val="0"/>
      <w:marBottom w:val="0"/>
      <w:divBdr>
        <w:top w:val="none" w:sz="0" w:space="0" w:color="auto"/>
        <w:left w:val="none" w:sz="0" w:space="0" w:color="auto"/>
        <w:bottom w:val="none" w:sz="0" w:space="0" w:color="auto"/>
        <w:right w:val="none" w:sz="0" w:space="0" w:color="auto"/>
      </w:divBdr>
    </w:div>
    <w:div w:id="1067804474">
      <w:bodyDiv w:val="1"/>
      <w:marLeft w:val="0"/>
      <w:marRight w:val="0"/>
      <w:marTop w:val="0"/>
      <w:marBottom w:val="0"/>
      <w:divBdr>
        <w:top w:val="none" w:sz="0" w:space="0" w:color="auto"/>
        <w:left w:val="none" w:sz="0" w:space="0" w:color="auto"/>
        <w:bottom w:val="none" w:sz="0" w:space="0" w:color="auto"/>
        <w:right w:val="none" w:sz="0" w:space="0" w:color="auto"/>
      </w:divBdr>
    </w:div>
    <w:div w:id="1068577397">
      <w:bodyDiv w:val="1"/>
      <w:marLeft w:val="0"/>
      <w:marRight w:val="0"/>
      <w:marTop w:val="0"/>
      <w:marBottom w:val="0"/>
      <w:divBdr>
        <w:top w:val="none" w:sz="0" w:space="0" w:color="auto"/>
        <w:left w:val="none" w:sz="0" w:space="0" w:color="auto"/>
        <w:bottom w:val="none" w:sz="0" w:space="0" w:color="auto"/>
        <w:right w:val="none" w:sz="0" w:space="0" w:color="auto"/>
      </w:divBdr>
    </w:div>
    <w:div w:id="1068923443">
      <w:bodyDiv w:val="1"/>
      <w:marLeft w:val="0"/>
      <w:marRight w:val="0"/>
      <w:marTop w:val="0"/>
      <w:marBottom w:val="0"/>
      <w:divBdr>
        <w:top w:val="none" w:sz="0" w:space="0" w:color="auto"/>
        <w:left w:val="none" w:sz="0" w:space="0" w:color="auto"/>
        <w:bottom w:val="none" w:sz="0" w:space="0" w:color="auto"/>
        <w:right w:val="none" w:sz="0" w:space="0" w:color="auto"/>
      </w:divBdr>
    </w:div>
    <w:div w:id="1070234578">
      <w:bodyDiv w:val="1"/>
      <w:marLeft w:val="0"/>
      <w:marRight w:val="0"/>
      <w:marTop w:val="0"/>
      <w:marBottom w:val="0"/>
      <w:divBdr>
        <w:top w:val="none" w:sz="0" w:space="0" w:color="auto"/>
        <w:left w:val="none" w:sz="0" w:space="0" w:color="auto"/>
        <w:bottom w:val="none" w:sz="0" w:space="0" w:color="auto"/>
        <w:right w:val="none" w:sz="0" w:space="0" w:color="auto"/>
      </w:divBdr>
    </w:div>
    <w:div w:id="1070418672">
      <w:bodyDiv w:val="1"/>
      <w:marLeft w:val="0"/>
      <w:marRight w:val="0"/>
      <w:marTop w:val="0"/>
      <w:marBottom w:val="0"/>
      <w:divBdr>
        <w:top w:val="none" w:sz="0" w:space="0" w:color="auto"/>
        <w:left w:val="none" w:sz="0" w:space="0" w:color="auto"/>
        <w:bottom w:val="none" w:sz="0" w:space="0" w:color="auto"/>
        <w:right w:val="none" w:sz="0" w:space="0" w:color="auto"/>
      </w:divBdr>
    </w:div>
    <w:div w:id="1071121359">
      <w:bodyDiv w:val="1"/>
      <w:marLeft w:val="0"/>
      <w:marRight w:val="0"/>
      <w:marTop w:val="0"/>
      <w:marBottom w:val="0"/>
      <w:divBdr>
        <w:top w:val="none" w:sz="0" w:space="0" w:color="auto"/>
        <w:left w:val="none" w:sz="0" w:space="0" w:color="auto"/>
        <w:bottom w:val="none" w:sz="0" w:space="0" w:color="auto"/>
        <w:right w:val="none" w:sz="0" w:space="0" w:color="auto"/>
      </w:divBdr>
    </w:div>
    <w:div w:id="1074474714">
      <w:bodyDiv w:val="1"/>
      <w:marLeft w:val="0"/>
      <w:marRight w:val="0"/>
      <w:marTop w:val="0"/>
      <w:marBottom w:val="0"/>
      <w:divBdr>
        <w:top w:val="none" w:sz="0" w:space="0" w:color="auto"/>
        <w:left w:val="none" w:sz="0" w:space="0" w:color="auto"/>
        <w:bottom w:val="none" w:sz="0" w:space="0" w:color="auto"/>
        <w:right w:val="none" w:sz="0" w:space="0" w:color="auto"/>
      </w:divBdr>
    </w:div>
    <w:div w:id="1079904153">
      <w:bodyDiv w:val="1"/>
      <w:marLeft w:val="0"/>
      <w:marRight w:val="0"/>
      <w:marTop w:val="0"/>
      <w:marBottom w:val="0"/>
      <w:divBdr>
        <w:top w:val="none" w:sz="0" w:space="0" w:color="auto"/>
        <w:left w:val="none" w:sz="0" w:space="0" w:color="auto"/>
        <w:bottom w:val="none" w:sz="0" w:space="0" w:color="auto"/>
        <w:right w:val="none" w:sz="0" w:space="0" w:color="auto"/>
      </w:divBdr>
    </w:div>
    <w:div w:id="1081490141">
      <w:bodyDiv w:val="1"/>
      <w:marLeft w:val="0"/>
      <w:marRight w:val="0"/>
      <w:marTop w:val="0"/>
      <w:marBottom w:val="0"/>
      <w:divBdr>
        <w:top w:val="none" w:sz="0" w:space="0" w:color="auto"/>
        <w:left w:val="none" w:sz="0" w:space="0" w:color="auto"/>
        <w:bottom w:val="none" w:sz="0" w:space="0" w:color="auto"/>
        <w:right w:val="none" w:sz="0" w:space="0" w:color="auto"/>
      </w:divBdr>
    </w:div>
    <w:div w:id="1084883582">
      <w:bodyDiv w:val="1"/>
      <w:marLeft w:val="0"/>
      <w:marRight w:val="0"/>
      <w:marTop w:val="0"/>
      <w:marBottom w:val="0"/>
      <w:divBdr>
        <w:top w:val="none" w:sz="0" w:space="0" w:color="auto"/>
        <w:left w:val="none" w:sz="0" w:space="0" w:color="auto"/>
        <w:bottom w:val="none" w:sz="0" w:space="0" w:color="auto"/>
        <w:right w:val="none" w:sz="0" w:space="0" w:color="auto"/>
      </w:divBdr>
    </w:div>
    <w:div w:id="1086347356">
      <w:bodyDiv w:val="1"/>
      <w:marLeft w:val="0"/>
      <w:marRight w:val="0"/>
      <w:marTop w:val="0"/>
      <w:marBottom w:val="0"/>
      <w:divBdr>
        <w:top w:val="none" w:sz="0" w:space="0" w:color="auto"/>
        <w:left w:val="none" w:sz="0" w:space="0" w:color="auto"/>
        <w:bottom w:val="none" w:sz="0" w:space="0" w:color="auto"/>
        <w:right w:val="none" w:sz="0" w:space="0" w:color="auto"/>
      </w:divBdr>
    </w:div>
    <w:div w:id="1087654243">
      <w:bodyDiv w:val="1"/>
      <w:marLeft w:val="0"/>
      <w:marRight w:val="0"/>
      <w:marTop w:val="0"/>
      <w:marBottom w:val="0"/>
      <w:divBdr>
        <w:top w:val="none" w:sz="0" w:space="0" w:color="auto"/>
        <w:left w:val="none" w:sz="0" w:space="0" w:color="auto"/>
        <w:bottom w:val="none" w:sz="0" w:space="0" w:color="auto"/>
        <w:right w:val="none" w:sz="0" w:space="0" w:color="auto"/>
      </w:divBdr>
    </w:div>
    <w:div w:id="1087724802">
      <w:bodyDiv w:val="1"/>
      <w:marLeft w:val="0"/>
      <w:marRight w:val="0"/>
      <w:marTop w:val="0"/>
      <w:marBottom w:val="0"/>
      <w:divBdr>
        <w:top w:val="none" w:sz="0" w:space="0" w:color="auto"/>
        <w:left w:val="none" w:sz="0" w:space="0" w:color="auto"/>
        <w:bottom w:val="none" w:sz="0" w:space="0" w:color="auto"/>
        <w:right w:val="none" w:sz="0" w:space="0" w:color="auto"/>
      </w:divBdr>
    </w:div>
    <w:div w:id="1087919480">
      <w:bodyDiv w:val="1"/>
      <w:marLeft w:val="0"/>
      <w:marRight w:val="0"/>
      <w:marTop w:val="0"/>
      <w:marBottom w:val="0"/>
      <w:divBdr>
        <w:top w:val="none" w:sz="0" w:space="0" w:color="auto"/>
        <w:left w:val="none" w:sz="0" w:space="0" w:color="auto"/>
        <w:bottom w:val="none" w:sz="0" w:space="0" w:color="auto"/>
        <w:right w:val="none" w:sz="0" w:space="0" w:color="auto"/>
      </w:divBdr>
    </w:div>
    <w:div w:id="1088188867">
      <w:bodyDiv w:val="1"/>
      <w:marLeft w:val="0"/>
      <w:marRight w:val="0"/>
      <w:marTop w:val="0"/>
      <w:marBottom w:val="0"/>
      <w:divBdr>
        <w:top w:val="none" w:sz="0" w:space="0" w:color="auto"/>
        <w:left w:val="none" w:sz="0" w:space="0" w:color="auto"/>
        <w:bottom w:val="none" w:sz="0" w:space="0" w:color="auto"/>
        <w:right w:val="none" w:sz="0" w:space="0" w:color="auto"/>
      </w:divBdr>
      <w:divsChild>
        <w:div w:id="1376662473">
          <w:marLeft w:val="0"/>
          <w:marRight w:val="0"/>
          <w:marTop w:val="0"/>
          <w:marBottom w:val="0"/>
          <w:divBdr>
            <w:top w:val="none" w:sz="0" w:space="0" w:color="auto"/>
            <w:left w:val="none" w:sz="0" w:space="0" w:color="auto"/>
            <w:bottom w:val="none" w:sz="0" w:space="0" w:color="auto"/>
            <w:right w:val="none" w:sz="0" w:space="0" w:color="auto"/>
          </w:divBdr>
          <w:divsChild>
            <w:div w:id="5321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6881">
      <w:bodyDiv w:val="1"/>
      <w:marLeft w:val="0"/>
      <w:marRight w:val="0"/>
      <w:marTop w:val="0"/>
      <w:marBottom w:val="0"/>
      <w:divBdr>
        <w:top w:val="none" w:sz="0" w:space="0" w:color="auto"/>
        <w:left w:val="none" w:sz="0" w:space="0" w:color="auto"/>
        <w:bottom w:val="none" w:sz="0" w:space="0" w:color="auto"/>
        <w:right w:val="none" w:sz="0" w:space="0" w:color="auto"/>
      </w:divBdr>
    </w:div>
    <w:div w:id="1090198541">
      <w:bodyDiv w:val="1"/>
      <w:marLeft w:val="0"/>
      <w:marRight w:val="0"/>
      <w:marTop w:val="0"/>
      <w:marBottom w:val="0"/>
      <w:divBdr>
        <w:top w:val="none" w:sz="0" w:space="0" w:color="auto"/>
        <w:left w:val="none" w:sz="0" w:space="0" w:color="auto"/>
        <w:bottom w:val="none" w:sz="0" w:space="0" w:color="auto"/>
        <w:right w:val="none" w:sz="0" w:space="0" w:color="auto"/>
      </w:divBdr>
    </w:div>
    <w:div w:id="1091318909">
      <w:bodyDiv w:val="1"/>
      <w:marLeft w:val="0"/>
      <w:marRight w:val="0"/>
      <w:marTop w:val="0"/>
      <w:marBottom w:val="0"/>
      <w:divBdr>
        <w:top w:val="none" w:sz="0" w:space="0" w:color="auto"/>
        <w:left w:val="none" w:sz="0" w:space="0" w:color="auto"/>
        <w:bottom w:val="none" w:sz="0" w:space="0" w:color="auto"/>
        <w:right w:val="none" w:sz="0" w:space="0" w:color="auto"/>
      </w:divBdr>
    </w:div>
    <w:div w:id="1092120930">
      <w:bodyDiv w:val="1"/>
      <w:marLeft w:val="0"/>
      <w:marRight w:val="0"/>
      <w:marTop w:val="0"/>
      <w:marBottom w:val="0"/>
      <w:divBdr>
        <w:top w:val="none" w:sz="0" w:space="0" w:color="auto"/>
        <w:left w:val="none" w:sz="0" w:space="0" w:color="auto"/>
        <w:bottom w:val="none" w:sz="0" w:space="0" w:color="auto"/>
        <w:right w:val="none" w:sz="0" w:space="0" w:color="auto"/>
      </w:divBdr>
    </w:div>
    <w:div w:id="1093433490">
      <w:bodyDiv w:val="1"/>
      <w:marLeft w:val="0"/>
      <w:marRight w:val="0"/>
      <w:marTop w:val="0"/>
      <w:marBottom w:val="0"/>
      <w:divBdr>
        <w:top w:val="none" w:sz="0" w:space="0" w:color="auto"/>
        <w:left w:val="none" w:sz="0" w:space="0" w:color="auto"/>
        <w:bottom w:val="none" w:sz="0" w:space="0" w:color="auto"/>
        <w:right w:val="none" w:sz="0" w:space="0" w:color="auto"/>
      </w:divBdr>
    </w:div>
    <w:div w:id="1096823127">
      <w:bodyDiv w:val="1"/>
      <w:marLeft w:val="0"/>
      <w:marRight w:val="0"/>
      <w:marTop w:val="0"/>
      <w:marBottom w:val="0"/>
      <w:divBdr>
        <w:top w:val="none" w:sz="0" w:space="0" w:color="auto"/>
        <w:left w:val="none" w:sz="0" w:space="0" w:color="auto"/>
        <w:bottom w:val="none" w:sz="0" w:space="0" w:color="auto"/>
        <w:right w:val="none" w:sz="0" w:space="0" w:color="auto"/>
      </w:divBdr>
    </w:div>
    <w:div w:id="1100445651">
      <w:bodyDiv w:val="1"/>
      <w:marLeft w:val="0"/>
      <w:marRight w:val="0"/>
      <w:marTop w:val="0"/>
      <w:marBottom w:val="0"/>
      <w:divBdr>
        <w:top w:val="none" w:sz="0" w:space="0" w:color="auto"/>
        <w:left w:val="none" w:sz="0" w:space="0" w:color="auto"/>
        <w:bottom w:val="none" w:sz="0" w:space="0" w:color="auto"/>
        <w:right w:val="none" w:sz="0" w:space="0" w:color="auto"/>
      </w:divBdr>
    </w:div>
    <w:div w:id="1104575072">
      <w:bodyDiv w:val="1"/>
      <w:marLeft w:val="0"/>
      <w:marRight w:val="0"/>
      <w:marTop w:val="0"/>
      <w:marBottom w:val="0"/>
      <w:divBdr>
        <w:top w:val="none" w:sz="0" w:space="0" w:color="auto"/>
        <w:left w:val="none" w:sz="0" w:space="0" w:color="auto"/>
        <w:bottom w:val="none" w:sz="0" w:space="0" w:color="auto"/>
        <w:right w:val="none" w:sz="0" w:space="0" w:color="auto"/>
      </w:divBdr>
    </w:div>
    <w:div w:id="1110585022">
      <w:bodyDiv w:val="1"/>
      <w:marLeft w:val="0"/>
      <w:marRight w:val="0"/>
      <w:marTop w:val="0"/>
      <w:marBottom w:val="0"/>
      <w:divBdr>
        <w:top w:val="none" w:sz="0" w:space="0" w:color="auto"/>
        <w:left w:val="none" w:sz="0" w:space="0" w:color="auto"/>
        <w:bottom w:val="none" w:sz="0" w:space="0" w:color="auto"/>
        <w:right w:val="none" w:sz="0" w:space="0" w:color="auto"/>
      </w:divBdr>
    </w:div>
    <w:div w:id="1113131703">
      <w:bodyDiv w:val="1"/>
      <w:marLeft w:val="0"/>
      <w:marRight w:val="0"/>
      <w:marTop w:val="0"/>
      <w:marBottom w:val="0"/>
      <w:divBdr>
        <w:top w:val="none" w:sz="0" w:space="0" w:color="auto"/>
        <w:left w:val="none" w:sz="0" w:space="0" w:color="auto"/>
        <w:bottom w:val="none" w:sz="0" w:space="0" w:color="auto"/>
        <w:right w:val="none" w:sz="0" w:space="0" w:color="auto"/>
      </w:divBdr>
    </w:div>
    <w:div w:id="1117334517">
      <w:bodyDiv w:val="1"/>
      <w:marLeft w:val="0"/>
      <w:marRight w:val="0"/>
      <w:marTop w:val="0"/>
      <w:marBottom w:val="0"/>
      <w:divBdr>
        <w:top w:val="none" w:sz="0" w:space="0" w:color="auto"/>
        <w:left w:val="none" w:sz="0" w:space="0" w:color="auto"/>
        <w:bottom w:val="none" w:sz="0" w:space="0" w:color="auto"/>
        <w:right w:val="none" w:sz="0" w:space="0" w:color="auto"/>
      </w:divBdr>
    </w:div>
    <w:div w:id="1119881972">
      <w:bodyDiv w:val="1"/>
      <w:marLeft w:val="0"/>
      <w:marRight w:val="0"/>
      <w:marTop w:val="0"/>
      <w:marBottom w:val="0"/>
      <w:divBdr>
        <w:top w:val="none" w:sz="0" w:space="0" w:color="auto"/>
        <w:left w:val="none" w:sz="0" w:space="0" w:color="auto"/>
        <w:bottom w:val="none" w:sz="0" w:space="0" w:color="auto"/>
        <w:right w:val="none" w:sz="0" w:space="0" w:color="auto"/>
      </w:divBdr>
    </w:div>
    <w:div w:id="1121075151">
      <w:bodyDiv w:val="1"/>
      <w:marLeft w:val="0"/>
      <w:marRight w:val="0"/>
      <w:marTop w:val="0"/>
      <w:marBottom w:val="0"/>
      <w:divBdr>
        <w:top w:val="none" w:sz="0" w:space="0" w:color="auto"/>
        <w:left w:val="none" w:sz="0" w:space="0" w:color="auto"/>
        <w:bottom w:val="none" w:sz="0" w:space="0" w:color="auto"/>
        <w:right w:val="none" w:sz="0" w:space="0" w:color="auto"/>
      </w:divBdr>
    </w:div>
    <w:div w:id="1121919132">
      <w:bodyDiv w:val="1"/>
      <w:marLeft w:val="0"/>
      <w:marRight w:val="0"/>
      <w:marTop w:val="0"/>
      <w:marBottom w:val="0"/>
      <w:divBdr>
        <w:top w:val="none" w:sz="0" w:space="0" w:color="auto"/>
        <w:left w:val="none" w:sz="0" w:space="0" w:color="auto"/>
        <w:bottom w:val="none" w:sz="0" w:space="0" w:color="auto"/>
        <w:right w:val="none" w:sz="0" w:space="0" w:color="auto"/>
      </w:divBdr>
    </w:div>
    <w:div w:id="1122574026">
      <w:bodyDiv w:val="1"/>
      <w:marLeft w:val="0"/>
      <w:marRight w:val="0"/>
      <w:marTop w:val="0"/>
      <w:marBottom w:val="0"/>
      <w:divBdr>
        <w:top w:val="none" w:sz="0" w:space="0" w:color="auto"/>
        <w:left w:val="none" w:sz="0" w:space="0" w:color="auto"/>
        <w:bottom w:val="none" w:sz="0" w:space="0" w:color="auto"/>
        <w:right w:val="none" w:sz="0" w:space="0" w:color="auto"/>
      </w:divBdr>
    </w:div>
    <w:div w:id="1122646606">
      <w:bodyDiv w:val="1"/>
      <w:marLeft w:val="0"/>
      <w:marRight w:val="0"/>
      <w:marTop w:val="0"/>
      <w:marBottom w:val="0"/>
      <w:divBdr>
        <w:top w:val="none" w:sz="0" w:space="0" w:color="auto"/>
        <w:left w:val="none" w:sz="0" w:space="0" w:color="auto"/>
        <w:bottom w:val="none" w:sz="0" w:space="0" w:color="auto"/>
        <w:right w:val="none" w:sz="0" w:space="0" w:color="auto"/>
      </w:divBdr>
    </w:div>
    <w:div w:id="1123158444">
      <w:bodyDiv w:val="1"/>
      <w:marLeft w:val="0"/>
      <w:marRight w:val="0"/>
      <w:marTop w:val="0"/>
      <w:marBottom w:val="0"/>
      <w:divBdr>
        <w:top w:val="none" w:sz="0" w:space="0" w:color="auto"/>
        <w:left w:val="none" w:sz="0" w:space="0" w:color="auto"/>
        <w:bottom w:val="none" w:sz="0" w:space="0" w:color="auto"/>
        <w:right w:val="none" w:sz="0" w:space="0" w:color="auto"/>
      </w:divBdr>
    </w:div>
    <w:div w:id="1123614887">
      <w:bodyDiv w:val="1"/>
      <w:marLeft w:val="0"/>
      <w:marRight w:val="0"/>
      <w:marTop w:val="0"/>
      <w:marBottom w:val="0"/>
      <w:divBdr>
        <w:top w:val="none" w:sz="0" w:space="0" w:color="auto"/>
        <w:left w:val="none" w:sz="0" w:space="0" w:color="auto"/>
        <w:bottom w:val="none" w:sz="0" w:space="0" w:color="auto"/>
        <w:right w:val="none" w:sz="0" w:space="0" w:color="auto"/>
      </w:divBdr>
    </w:div>
    <w:div w:id="1125006814">
      <w:bodyDiv w:val="1"/>
      <w:marLeft w:val="0"/>
      <w:marRight w:val="0"/>
      <w:marTop w:val="0"/>
      <w:marBottom w:val="0"/>
      <w:divBdr>
        <w:top w:val="none" w:sz="0" w:space="0" w:color="auto"/>
        <w:left w:val="none" w:sz="0" w:space="0" w:color="auto"/>
        <w:bottom w:val="none" w:sz="0" w:space="0" w:color="auto"/>
        <w:right w:val="none" w:sz="0" w:space="0" w:color="auto"/>
      </w:divBdr>
    </w:div>
    <w:div w:id="1127549366">
      <w:bodyDiv w:val="1"/>
      <w:marLeft w:val="0"/>
      <w:marRight w:val="0"/>
      <w:marTop w:val="0"/>
      <w:marBottom w:val="0"/>
      <w:divBdr>
        <w:top w:val="none" w:sz="0" w:space="0" w:color="auto"/>
        <w:left w:val="none" w:sz="0" w:space="0" w:color="auto"/>
        <w:bottom w:val="none" w:sz="0" w:space="0" w:color="auto"/>
        <w:right w:val="none" w:sz="0" w:space="0" w:color="auto"/>
      </w:divBdr>
    </w:div>
    <w:div w:id="1133672743">
      <w:bodyDiv w:val="1"/>
      <w:marLeft w:val="0"/>
      <w:marRight w:val="0"/>
      <w:marTop w:val="0"/>
      <w:marBottom w:val="0"/>
      <w:divBdr>
        <w:top w:val="none" w:sz="0" w:space="0" w:color="auto"/>
        <w:left w:val="none" w:sz="0" w:space="0" w:color="auto"/>
        <w:bottom w:val="none" w:sz="0" w:space="0" w:color="auto"/>
        <w:right w:val="none" w:sz="0" w:space="0" w:color="auto"/>
      </w:divBdr>
    </w:div>
    <w:div w:id="1134756659">
      <w:bodyDiv w:val="1"/>
      <w:marLeft w:val="0"/>
      <w:marRight w:val="0"/>
      <w:marTop w:val="0"/>
      <w:marBottom w:val="0"/>
      <w:divBdr>
        <w:top w:val="none" w:sz="0" w:space="0" w:color="auto"/>
        <w:left w:val="none" w:sz="0" w:space="0" w:color="auto"/>
        <w:bottom w:val="none" w:sz="0" w:space="0" w:color="auto"/>
        <w:right w:val="none" w:sz="0" w:space="0" w:color="auto"/>
      </w:divBdr>
    </w:div>
    <w:div w:id="1134980033">
      <w:bodyDiv w:val="1"/>
      <w:marLeft w:val="0"/>
      <w:marRight w:val="0"/>
      <w:marTop w:val="0"/>
      <w:marBottom w:val="0"/>
      <w:divBdr>
        <w:top w:val="none" w:sz="0" w:space="0" w:color="auto"/>
        <w:left w:val="none" w:sz="0" w:space="0" w:color="auto"/>
        <w:bottom w:val="none" w:sz="0" w:space="0" w:color="auto"/>
        <w:right w:val="none" w:sz="0" w:space="0" w:color="auto"/>
      </w:divBdr>
    </w:div>
    <w:div w:id="1135366312">
      <w:bodyDiv w:val="1"/>
      <w:marLeft w:val="0"/>
      <w:marRight w:val="0"/>
      <w:marTop w:val="0"/>
      <w:marBottom w:val="0"/>
      <w:divBdr>
        <w:top w:val="none" w:sz="0" w:space="0" w:color="auto"/>
        <w:left w:val="none" w:sz="0" w:space="0" w:color="auto"/>
        <w:bottom w:val="none" w:sz="0" w:space="0" w:color="auto"/>
        <w:right w:val="none" w:sz="0" w:space="0" w:color="auto"/>
      </w:divBdr>
    </w:div>
    <w:div w:id="1138104589">
      <w:bodyDiv w:val="1"/>
      <w:marLeft w:val="0"/>
      <w:marRight w:val="0"/>
      <w:marTop w:val="0"/>
      <w:marBottom w:val="0"/>
      <w:divBdr>
        <w:top w:val="none" w:sz="0" w:space="0" w:color="auto"/>
        <w:left w:val="none" w:sz="0" w:space="0" w:color="auto"/>
        <w:bottom w:val="none" w:sz="0" w:space="0" w:color="auto"/>
        <w:right w:val="none" w:sz="0" w:space="0" w:color="auto"/>
      </w:divBdr>
    </w:div>
    <w:div w:id="1138261043">
      <w:bodyDiv w:val="1"/>
      <w:marLeft w:val="0"/>
      <w:marRight w:val="0"/>
      <w:marTop w:val="0"/>
      <w:marBottom w:val="0"/>
      <w:divBdr>
        <w:top w:val="none" w:sz="0" w:space="0" w:color="auto"/>
        <w:left w:val="none" w:sz="0" w:space="0" w:color="auto"/>
        <w:bottom w:val="none" w:sz="0" w:space="0" w:color="auto"/>
        <w:right w:val="none" w:sz="0" w:space="0" w:color="auto"/>
      </w:divBdr>
    </w:div>
    <w:div w:id="1139610399">
      <w:bodyDiv w:val="1"/>
      <w:marLeft w:val="0"/>
      <w:marRight w:val="0"/>
      <w:marTop w:val="0"/>
      <w:marBottom w:val="0"/>
      <w:divBdr>
        <w:top w:val="none" w:sz="0" w:space="0" w:color="auto"/>
        <w:left w:val="none" w:sz="0" w:space="0" w:color="auto"/>
        <w:bottom w:val="none" w:sz="0" w:space="0" w:color="auto"/>
        <w:right w:val="none" w:sz="0" w:space="0" w:color="auto"/>
      </w:divBdr>
    </w:div>
    <w:div w:id="1141658511">
      <w:bodyDiv w:val="1"/>
      <w:marLeft w:val="0"/>
      <w:marRight w:val="0"/>
      <w:marTop w:val="0"/>
      <w:marBottom w:val="0"/>
      <w:divBdr>
        <w:top w:val="none" w:sz="0" w:space="0" w:color="auto"/>
        <w:left w:val="none" w:sz="0" w:space="0" w:color="auto"/>
        <w:bottom w:val="none" w:sz="0" w:space="0" w:color="auto"/>
        <w:right w:val="none" w:sz="0" w:space="0" w:color="auto"/>
      </w:divBdr>
    </w:div>
    <w:div w:id="1144468102">
      <w:bodyDiv w:val="1"/>
      <w:marLeft w:val="0"/>
      <w:marRight w:val="0"/>
      <w:marTop w:val="0"/>
      <w:marBottom w:val="0"/>
      <w:divBdr>
        <w:top w:val="none" w:sz="0" w:space="0" w:color="auto"/>
        <w:left w:val="none" w:sz="0" w:space="0" w:color="auto"/>
        <w:bottom w:val="none" w:sz="0" w:space="0" w:color="auto"/>
        <w:right w:val="none" w:sz="0" w:space="0" w:color="auto"/>
      </w:divBdr>
    </w:div>
    <w:div w:id="1151210813">
      <w:bodyDiv w:val="1"/>
      <w:marLeft w:val="0"/>
      <w:marRight w:val="0"/>
      <w:marTop w:val="0"/>
      <w:marBottom w:val="0"/>
      <w:divBdr>
        <w:top w:val="none" w:sz="0" w:space="0" w:color="auto"/>
        <w:left w:val="none" w:sz="0" w:space="0" w:color="auto"/>
        <w:bottom w:val="none" w:sz="0" w:space="0" w:color="auto"/>
        <w:right w:val="none" w:sz="0" w:space="0" w:color="auto"/>
      </w:divBdr>
    </w:div>
    <w:div w:id="1151484161">
      <w:bodyDiv w:val="1"/>
      <w:marLeft w:val="0"/>
      <w:marRight w:val="0"/>
      <w:marTop w:val="0"/>
      <w:marBottom w:val="0"/>
      <w:divBdr>
        <w:top w:val="none" w:sz="0" w:space="0" w:color="auto"/>
        <w:left w:val="none" w:sz="0" w:space="0" w:color="auto"/>
        <w:bottom w:val="none" w:sz="0" w:space="0" w:color="auto"/>
        <w:right w:val="none" w:sz="0" w:space="0" w:color="auto"/>
      </w:divBdr>
    </w:div>
    <w:div w:id="1151602634">
      <w:bodyDiv w:val="1"/>
      <w:marLeft w:val="0"/>
      <w:marRight w:val="0"/>
      <w:marTop w:val="0"/>
      <w:marBottom w:val="0"/>
      <w:divBdr>
        <w:top w:val="none" w:sz="0" w:space="0" w:color="auto"/>
        <w:left w:val="none" w:sz="0" w:space="0" w:color="auto"/>
        <w:bottom w:val="none" w:sz="0" w:space="0" w:color="auto"/>
        <w:right w:val="none" w:sz="0" w:space="0" w:color="auto"/>
      </w:divBdr>
    </w:div>
    <w:div w:id="1153251910">
      <w:bodyDiv w:val="1"/>
      <w:marLeft w:val="0"/>
      <w:marRight w:val="0"/>
      <w:marTop w:val="0"/>
      <w:marBottom w:val="0"/>
      <w:divBdr>
        <w:top w:val="none" w:sz="0" w:space="0" w:color="auto"/>
        <w:left w:val="none" w:sz="0" w:space="0" w:color="auto"/>
        <w:bottom w:val="none" w:sz="0" w:space="0" w:color="auto"/>
        <w:right w:val="none" w:sz="0" w:space="0" w:color="auto"/>
      </w:divBdr>
    </w:div>
    <w:div w:id="1153451270">
      <w:bodyDiv w:val="1"/>
      <w:marLeft w:val="0"/>
      <w:marRight w:val="0"/>
      <w:marTop w:val="0"/>
      <w:marBottom w:val="0"/>
      <w:divBdr>
        <w:top w:val="none" w:sz="0" w:space="0" w:color="auto"/>
        <w:left w:val="none" w:sz="0" w:space="0" w:color="auto"/>
        <w:bottom w:val="none" w:sz="0" w:space="0" w:color="auto"/>
        <w:right w:val="none" w:sz="0" w:space="0" w:color="auto"/>
      </w:divBdr>
    </w:div>
    <w:div w:id="1158308154">
      <w:bodyDiv w:val="1"/>
      <w:marLeft w:val="0"/>
      <w:marRight w:val="0"/>
      <w:marTop w:val="0"/>
      <w:marBottom w:val="0"/>
      <w:divBdr>
        <w:top w:val="none" w:sz="0" w:space="0" w:color="auto"/>
        <w:left w:val="none" w:sz="0" w:space="0" w:color="auto"/>
        <w:bottom w:val="none" w:sz="0" w:space="0" w:color="auto"/>
        <w:right w:val="none" w:sz="0" w:space="0" w:color="auto"/>
      </w:divBdr>
    </w:div>
    <w:div w:id="1158695436">
      <w:bodyDiv w:val="1"/>
      <w:marLeft w:val="0"/>
      <w:marRight w:val="0"/>
      <w:marTop w:val="0"/>
      <w:marBottom w:val="0"/>
      <w:divBdr>
        <w:top w:val="none" w:sz="0" w:space="0" w:color="auto"/>
        <w:left w:val="none" w:sz="0" w:space="0" w:color="auto"/>
        <w:bottom w:val="none" w:sz="0" w:space="0" w:color="auto"/>
        <w:right w:val="none" w:sz="0" w:space="0" w:color="auto"/>
      </w:divBdr>
    </w:div>
    <w:div w:id="1158886689">
      <w:bodyDiv w:val="1"/>
      <w:marLeft w:val="0"/>
      <w:marRight w:val="0"/>
      <w:marTop w:val="0"/>
      <w:marBottom w:val="0"/>
      <w:divBdr>
        <w:top w:val="none" w:sz="0" w:space="0" w:color="auto"/>
        <w:left w:val="none" w:sz="0" w:space="0" w:color="auto"/>
        <w:bottom w:val="none" w:sz="0" w:space="0" w:color="auto"/>
        <w:right w:val="none" w:sz="0" w:space="0" w:color="auto"/>
      </w:divBdr>
    </w:div>
    <w:div w:id="1160460161">
      <w:bodyDiv w:val="1"/>
      <w:marLeft w:val="0"/>
      <w:marRight w:val="0"/>
      <w:marTop w:val="0"/>
      <w:marBottom w:val="0"/>
      <w:divBdr>
        <w:top w:val="none" w:sz="0" w:space="0" w:color="auto"/>
        <w:left w:val="none" w:sz="0" w:space="0" w:color="auto"/>
        <w:bottom w:val="none" w:sz="0" w:space="0" w:color="auto"/>
        <w:right w:val="none" w:sz="0" w:space="0" w:color="auto"/>
      </w:divBdr>
    </w:div>
    <w:div w:id="1162624758">
      <w:bodyDiv w:val="1"/>
      <w:marLeft w:val="0"/>
      <w:marRight w:val="0"/>
      <w:marTop w:val="0"/>
      <w:marBottom w:val="0"/>
      <w:divBdr>
        <w:top w:val="none" w:sz="0" w:space="0" w:color="auto"/>
        <w:left w:val="none" w:sz="0" w:space="0" w:color="auto"/>
        <w:bottom w:val="none" w:sz="0" w:space="0" w:color="auto"/>
        <w:right w:val="none" w:sz="0" w:space="0" w:color="auto"/>
      </w:divBdr>
    </w:div>
    <w:div w:id="1163080141">
      <w:bodyDiv w:val="1"/>
      <w:marLeft w:val="0"/>
      <w:marRight w:val="0"/>
      <w:marTop w:val="0"/>
      <w:marBottom w:val="0"/>
      <w:divBdr>
        <w:top w:val="none" w:sz="0" w:space="0" w:color="auto"/>
        <w:left w:val="none" w:sz="0" w:space="0" w:color="auto"/>
        <w:bottom w:val="none" w:sz="0" w:space="0" w:color="auto"/>
        <w:right w:val="none" w:sz="0" w:space="0" w:color="auto"/>
      </w:divBdr>
    </w:div>
    <w:div w:id="1163165091">
      <w:bodyDiv w:val="1"/>
      <w:marLeft w:val="0"/>
      <w:marRight w:val="0"/>
      <w:marTop w:val="0"/>
      <w:marBottom w:val="0"/>
      <w:divBdr>
        <w:top w:val="none" w:sz="0" w:space="0" w:color="auto"/>
        <w:left w:val="none" w:sz="0" w:space="0" w:color="auto"/>
        <w:bottom w:val="none" w:sz="0" w:space="0" w:color="auto"/>
        <w:right w:val="none" w:sz="0" w:space="0" w:color="auto"/>
      </w:divBdr>
    </w:div>
    <w:div w:id="1171601303">
      <w:bodyDiv w:val="1"/>
      <w:marLeft w:val="0"/>
      <w:marRight w:val="0"/>
      <w:marTop w:val="0"/>
      <w:marBottom w:val="0"/>
      <w:divBdr>
        <w:top w:val="none" w:sz="0" w:space="0" w:color="auto"/>
        <w:left w:val="none" w:sz="0" w:space="0" w:color="auto"/>
        <w:bottom w:val="none" w:sz="0" w:space="0" w:color="auto"/>
        <w:right w:val="none" w:sz="0" w:space="0" w:color="auto"/>
      </w:divBdr>
    </w:div>
    <w:div w:id="1174421518">
      <w:bodyDiv w:val="1"/>
      <w:marLeft w:val="0"/>
      <w:marRight w:val="0"/>
      <w:marTop w:val="0"/>
      <w:marBottom w:val="0"/>
      <w:divBdr>
        <w:top w:val="none" w:sz="0" w:space="0" w:color="auto"/>
        <w:left w:val="none" w:sz="0" w:space="0" w:color="auto"/>
        <w:bottom w:val="none" w:sz="0" w:space="0" w:color="auto"/>
        <w:right w:val="none" w:sz="0" w:space="0" w:color="auto"/>
      </w:divBdr>
    </w:div>
    <w:div w:id="1174762563">
      <w:bodyDiv w:val="1"/>
      <w:marLeft w:val="0"/>
      <w:marRight w:val="0"/>
      <w:marTop w:val="0"/>
      <w:marBottom w:val="0"/>
      <w:divBdr>
        <w:top w:val="none" w:sz="0" w:space="0" w:color="auto"/>
        <w:left w:val="none" w:sz="0" w:space="0" w:color="auto"/>
        <w:bottom w:val="none" w:sz="0" w:space="0" w:color="auto"/>
        <w:right w:val="none" w:sz="0" w:space="0" w:color="auto"/>
      </w:divBdr>
    </w:div>
    <w:div w:id="1174800673">
      <w:bodyDiv w:val="1"/>
      <w:marLeft w:val="0"/>
      <w:marRight w:val="0"/>
      <w:marTop w:val="0"/>
      <w:marBottom w:val="0"/>
      <w:divBdr>
        <w:top w:val="none" w:sz="0" w:space="0" w:color="auto"/>
        <w:left w:val="none" w:sz="0" w:space="0" w:color="auto"/>
        <w:bottom w:val="none" w:sz="0" w:space="0" w:color="auto"/>
        <w:right w:val="none" w:sz="0" w:space="0" w:color="auto"/>
      </w:divBdr>
    </w:div>
    <w:div w:id="1174959031">
      <w:bodyDiv w:val="1"/>
      <w:marLeft w:val="0"/>
      <w:marRight w:val="0"/>
      <w:marTop w:val="0"/>
      <w:marBottom w:val="0"/>
      <w:divBdr>
        <w:top w:val="none" w:sz="0" w:space="0" w:color="auto"/>
        <w:left w:val="none" w:sz="0" w:space="0" w:color="auto"/>
        <w:bottom w:val="none" w:sz="0" w:space="0" w:color="auto"/>
        <w:right w:val="none" w:sz="0" w:space="0" w:color="auto"/>
      </w:divBdr>
    </w:div>
    <w:div w:id="1175609525">
      <w:bodyDiv w:val="1"/>
      <w:marLeft w:val="0"/>
      <w:marRight w:val="0"/>
      <w:marTop w:val="0"/>
      <w:marBottom w:val="0"/>
      <w:divBdr>
        <w:top w:val="none" w:sz="0" w:space="0" w:color="auto"/>
        <w:left w:val="none" w:sz="0" w:space="0" w:color="auto"/>
        <w:bottom w:val="none" w:sz="0" w:space="0" w:color="auto"/>
        <w:right w:val="none" w:sz="0" w:space="0" w:color="auto"/>
      </w:divBdr>
    </w:div>
    <w:div w:id="1178689915">
      <w:bodyDiv w:val="1"/>
      <w:marLeft w:val="0"/>
      <w:marRight w:val="0"/>
      <w:marTop w:val="0"/>
      <w:marBottom w:val="0"/>
      <w:divBdr>
        <w:top w:val="none" w:sz="0" w:space="0" w:color="auto"/>
        <w:left w:val="none" w:sz="0" w:space="0" w:color="auto"/>
        <w:bottom w:val="none" w:sz="0" w:space="0" w:color="auto"/>
        <w:right w:val="none" w:sz="0" w:space="0" w:color="auto"/>
      </w:divBdr>
    </w:div>
    <w:div w:id="1180587471">
      <w:bodyDiv w:val="1"/>
      <w:marLeft w:val="0"/>
      <w:marRight w:val="0"/>
      <w:marTop w:val="0"/>
      <w:marBottom w:val="0"/>
      <w:divBdr>
        <w:top w:val="none" w:sz="0" w:space="0" w:color="auto"/>
        <w:left w:val="none" w:sz="0" w:space="0" w:color="auto"/>
        <w:bottom w:val="none" w:sz="0" w:space="0" w:color="auto"/>
        <w:right w:val="none" w:sz="0" w:space="0" w:color="auto"/>
      </w:divBdr>
    </w:div>
    <w:div w:id="1186946762">
      <w:bodyDiv w:val="1"/>
      <w:marLeft w:val="0"/>
      <w:marRight w:val="0"/>
      <w:marTop w:val="0"/>
      <w:marBottom w:val="0"/>
      <w:divBdr>
        <w:top w:val="none" w:sz="0" w:space="0" w:color="auto"/>
        <w:left w:val="none" w:sz="0" w:space="0" w:color="auto"/>
        <w:bottom w:val="none" w:sz="0" w:space="0" w:color="auto"/>
        <w:right w:val="none" w:sz="0" w:space="0" w:color="auto"/>
      </w:divBdr>
    </w:div>
    <w:div w:id="1187719875">
      <w:bodyDiv w:val="1"/>
      <w:marLeft w:val="0"/>
      <w:marRight w:val="0"/>
      <w:marTop w:val="0"/>
      <w:marBottom w:val="0"/>
      <w:divBdr>
        <w:top w:val="none" w:sz="0" w:space="0" w:color="auto"/>
        <w:left w:val="none" w:sz="0" w:space="0" w:color="auto"/>
        <w:bottom w:val="none" w:sz="0" w:space="0" w:color="auto"/>
        <w:right w:val="none" w:sz="0" w:space="0" w:color="auto"/>
      </w:divBdr>
    </w:div>
    <w:div w:id="1188717353">
      <w:bodyDiv w:val="1"/>
      <w:marLeft w:val="0"/>
      <w:marRight w:val="0"/>
      <w:marTop w:val="0"/>
      <w:marBottom w:val="0"/>
      <w:divBdr>
        <w:top w:val="none" w:sz="0" w:space="0" w:color="auto"/>
        <w:left w:val="none" w:sz="0" w:space="0" w:color="auto"/>
        <w:bottom w:val="none" w:sz="0" w:space="0" w:color="auto"/>
        <w:right w:val="none" w:sz="0" w:space="0" w:color="auto"/>
      </w:divBdr>
    </w:div>
    <w:div w:id="1189490421">
      <w:bodyDiv w:val="1"/>
      <w:marLeft w:val="0"/>
      <w:marRight w:val="0"/>
      <w:marTop w:val="0"/>
      <w:marBottom w:val="0"/>
      <w:divBdr>
        <w:top w:val="none" w:sz="0" w:space="0" w:color="auto"/>
        <w:left w:val="none" w:sz="0" w:space="0" w:color="auto"/>
        <w:bottom w:val="none" w:sz="0" w:space="0" w:color="auto"/>
        <w:right w:val="none" w:sz="0" w:space="0" w:color="auto"/>
      </w:divBdr>
    </w:div>
    <w:div w:id="1189759340">
      <w:bodyDiv w:val="1"/>
      <w:marLeft w:val="0"/>
      <w:marRight w:val="0"/>
      <w:marTop w:val="0"/>
      <w:marBottom w:val="0"/>
      <w:divBdr>
        <w:top w:val="none" w:sz="0" w:space="0" w:color="auto"/>
        <w:left w:val="none" w:sz="0" w:space="0" w:color="auto"/>
        <w:bottom w:val="none" w:sz="0" w:space="0" w:color="auto"/>
        <w:right w:val="none" w:sz="0" w:space="0" w:color="auto"/>
      </w:divBdr>
    </w:div>
    <w:div w:id="1197742306">
      <w:bodyDiv w:val="1"/>
      <w:marLeft w:val="0"/>
      <w:marRight w:val="0"/>
      <w:marTop w:val="0"/>
      <w:marBottom w:val="0"/>
      <w:divBdr>
        <w:top w:val="none" w:sz="0" w:space="0" w:color="auto"/>
        <w:left w:val="none" w:sz="0" w:space="0" w:color="auto"/>
        <w:bottom w:val="none" w:sz="0" w:space="0" w:color="auto"/>
        <w:right w:val="none" w:sz="0" w:space="0" w:color="auto"/>
      </w:divBdr>
    </w:div>
    <w:div w:id="1198545000">
      <w:bodyDiv w:val="1"/>
      <w:marLeft w:val="0"/>
      <w:marRight w:val="0"/>
      <w:marTop w:val="0"/>
      <w:marBottom w:val="0"/>
      <w:divBdr>
        <w:top w:val="none" w:sz="0" w:space="0" w:color="auto"/>
        <w:left w:val="none" w:sz="0" w:space="0" w:color="auto"/>
        <w:bottom w:val="none" w:sz="0" w:space="0" w:color="auto"/>
        <w:right w:val="none" w:sz="0" w:space="0" w:color="auto"/>
      </w:divBdr>
    </w:div>
    <w:div w:id="1200318611">
      <w:bodyDiv w:val="1"/>
      <w:marLeft w:val="0"/>
      <w:marRight w:val="0"/>
      <w:marTop w:val="0"/>
      <w:marBottom w:val="0"/>
      <w:divBdr>
        <w:top w:val="none" w:sz="0" w:space="0" w:color="auto"/>
        <w:left w:val="none" w:sz="0" w:space="0" w:color="auto"/>
        <w:bottom w:val="none" w:sz="0" w:space="0" w:color="auto"/>
        <w:right w:val="none" w:sz="0" w:space="0" w:color="auto"/>
      </w:divBdr>
    </w:div>
    <w:div w:id="1200508303">
      <w:bodyDiv w:val="1"/>
      <w:marLeft w:val="0"/>
      <w:marRight w:val="0"/>
      <w:marTop w:val="0"/>
      <w:marBottom w:val="0"/>
      <w:divBdr>
        <w:top w:val="none" w:sz="0" w:space="0" w:color="auto"/>
        <w:left w:val="none" w:sz="0" w:space="0" w:color="auto"/>
        <w:bottom w:val="none" w:sz="0" w:space="0" w:color="auto"/>
        <w:right w:val="none" w:sz="0" w:space="0" w:color="auto"/>
      </w:divBdr>
    </w:div>
    <w:div w:id="1202355701">
      <w:bodyDiv w:val="1"/>
      <w:marLeft w:val="0"/>
      <w:marRight w:val="0"/>
      <w:marTop w:val="0"/>
      <w:marBottom w:val="0"/>
      <w:divBdr>
        <w:top w:val="none" w:sz="0" w:space="0" w:color="auto"/>
        <w:left w:val="none" w:sz="0" w:space="0" w:color="auto"/>
        <w:bottom w:val="none" w:sz="0" w:space="0" w:color="auto"/>
        <w:right w:val="none" w:sz="0" w:space="0" w:color="auto"/>
      </w:divBdr>
    </w:div>
    <w:div w:id="1202982573">
      <w:bodyDiv w:val="1"/>
      <w:marLeft w:val="0"/>
      <w:marRight w:val="0"/>
      <w:marTop w:val="0"/>
      <w:marBottom w:val="0"/>
      <w:divBdr>
        <w:top w:val="none" w:sz="0" w:space="0" w:color="auto"/>
        <w:left w:val="none" w:sz="0" w:space="0" w:color="auto"/>
        <w:bottom w:val="none" w:sz="0" w:space="0" w:color="auto"/>
        <w:right w:val="none" w:sz="0" w:space="0" w:color="auto"/>
      </w:divBdr>
    </w:div>
    <w:div w:id="1204052146">
      <w:bodyDiv w:val="1"/>
      <w:marLeft w:val="0"/>
      <w:marRight w:val="0"/>
      <w:marTop w:val="0"/>
      <w:marBottom w:val="0"/>
      <w:divBdr>
        <w:top w:val="none" w:sz="0" w:space="0" w:color="auto"/>
        <w:left w:val="none" w:sz="0" w:space="0" w:color="auto"/>
        <w:bottom w:val="none" w:sz="0" w:space="0" w:color="auto"/>
        <w:right w:val="none" w:sz="0" w:space="0" w:color="auto"/>
      </w:divBdr>
    </w:div>
    <w:div w:id="1212497239">
      <w:bodyDiv w:val="1"/>
      <w:marLeft w:val="0"/>
      <w:marRight w:val="0"/>
      <w:marTop w:val="0"/>
      <w:marBottom w:val="0"/>
      <w:divBdr>
        <w:top w:val="none" w:sz="0" w:space="0" w:color="auto"/>
        <w:left w:val="none" w:sz="0" w:space="0" w:color="auto"/>
        <w:bottom w:val="none" w:sz="0" w:space="0" w:color="auto"/>
        <w:right w:val="none" w:sz="0" w:space="0" w:color="auto"/>
      </w:divBdr>
    </w:div>
    <w:div w:id="1215317767">
      <w:bodyDiv w:val="1"/>
      <w:marLeft w:val="0"/>
      <w:marRight w:val="0"/>
      <w:marTop w:val="0"/>
      <w:marBottom w:val="0"/>
      <w:divBdr>
        <w:top w:val="none" w:sz="0" w:space="0" w:color="auto"/>
        <w:left w:val="none" w:sz="0" w:space="0" w:color="auto"/>
        <w:bottom w:val="none" w:sz="0" w:space="0" w:color="auto"/>
        <w:right w:val="none" w:sz="0" w:space="0" w:color="auto"/>
      </w:divBdr>
    </w:div>
    <w:div w:id="1215659212">
      <w:bodyDiv w:val="1"/>
      <w:marLeft w:val="0"/>
      <w:marRight w:val="0"/>
      <w:marTop w:val="0"/>
      <w:marBottom w:val="0"/>
      <w:divBdr>
        <w:top w:val="none" w:sz="0" w:space="0" w:color="auto"/>
        <w:left w:val="none" w:sz="0" w:space="0" w:color="auto"/>
        <w:bottom w:val="none" w:sz="0" w:space="0" w:color="auto"/>
        <w:right w:val="none" w:sz="0" w:space="0" w:color="auto"/>
      </w:divBdr>
    </w:div>
    <w:div w:id="1217012108">
      <w:bodyDiv w:val="1"/>
      <w:marLeft w:val="0"/>
      <w:marRight w:val="0"/>
      <w:marTop w:val="0"/>
      <w:marBottom w:val="0"/>
      <w:divBdr>
        <w:top w:val="none" w:sz="0" w:space="0" w:color="auto"/>
        <w:left w:val="none" w:sz="0" w:space="0" w:color="auto"/>
        <w:bottom w:val="none" w:sz="0" w:space="0" w:color="auto"/>
        <w:right w:val="none" w:sz="0" w:space="0" w:color="auto"/>
      </w:divBdr>
    </w:div>
    <w:div w:id="1218391477">
      <w:bodyDiv w:val="1"/>
      <w:marLeft w:val="0"/>
      <w:marRight w:val="0"/>
      <w:marTop w:val="0"/>
      <w:marBottom w:val="0"/>
      <w:divBdr>
        <w:top w:val="none" w:sz="0" w:space="0" w:color="auto"/>
        <w:left w:val="none" w:sz="0" w:space="0" w:color="auto"/>
        <w:bottom w:val="none" w:sz="0" w:space="0" w:color="auto"/>
        <w:right w:val="none" w:sz="0" w:space="0" w:color="auto"/>
      </w:divBdr>
    </w:div>
    <w:div w:id="1219636043">
      <w:bodyDiv w:val="1"/>
      <w:marLeft w:val="0"/>
      <w:marRight w:val="0"/>
      <w:marTop w:val="0"/>
      <w:marBottom w:val="0"/>
      <w:divBdr>
        <w:top w:val="none" w:sz="0" w:space="0" w:color="auto"/>
        <w:left w:val="none" w:sz="0" w:space="0" w:color="auto"/>
        <w:bottom w:val="none" w:sz="0" w:space="0" w:color="auto"/>
        <w:right w:val="none" w:sz="0" w:space="0" w:color="auto"/>
      </w:divBdr>
    </w:div>
    <w:div w:id="1220749508">
      <w:bodyDiv w:val="1"/>
      <w:marLeft w:val="0"/>
      <w:marRight w:val="0"/>
      <w:marTop w:val="0"/>
      <w:marBottom w:val="0"/>
      <w:divBdr>
        <w:top w:val="none" w:sz="0" w:space="0" w:color="auto"/>
        <w:left w:val="none" w:sz="0" w:space="0" w:color="auto"/>
        <w:bottom w:val="none" w:sz="0" w:space="0" w:color="auto"/>
        <w:right w:val="none" w:sz="0" w:space="0" w:color="auto"/>
      </w:divBdr>
    </w:div>
    <w:div w:id="1223171377">
      <w:bodyDiv w:val="1"/>
      <w:marLeft w:val="0"/>
      <w:marRight w:val="0"/>
      <w:marTop w:val="0"/>
      <w:marBottom w:val="0"/>
      <w:divBdr>
        <w:top w:val="none" w:sz="0" w:space="0" w:color="auto"/>
        <w:left w:val="none" w:sz="0" w:space="0" w:color="auto"/>
        <w:bottom w:val="none" w:sz="0" w:space="0" w:color="auto"/>
        <w:right w:val="none" w:sz="0" w:space="0" w:color="auto"/>
      </w:divBdr>
    </w:div>
    <w:div w:id="1228763734">
      <w:bodyDiv w:val="1"/>
      <w:marLeft w:val="0"/>
      <w:marRight w:val="0"/>
      <w:marTop w:val="0"/>
      <w:marBottom w:val="0"/>
      <w:divBdr>
        <w:top w:val="none" w:sz="0" w:space="0" w:color="auto"/>
        <w:left w:val="none" w:sz="0" w:space="0" w:color="auto"/>
        <w:bottom w:val="none" w:sz="0" w:space="0" w:color="auto"/>
        <w:right w:val="none" w:sz="0" w:space="0" w:color="auto"/>
      </w:divBdr>
    </w:div>
    <w:div w:id="1229267528">
      <w:bodyDiv w:val="1"/>
      <w:marLeft w:val="0"/>
      <w:marRight w:val="0"/>
      <w:marTop w:val="0"/>
      <w:marBottom w:val="0"/>
      <w:divBdr>
        <w:top w:val="none" w:sz="0" w:space="0" w:color="auto"/>
        <w:left w:val="none" w:sz="0" w:space="0" w:color="auto"/>
        <w:bottom w:val="none" w:sz="0" w:space="0" w:color="auto"/>
        <w:right w:val="none" w:sz="0" w:space="0" w:color="auto"/>
      </w:divBdr>
    </w:div>
    <w:div w:id="1230186461">
      <w:bodyDiv w:val="1"/>
      <w:marLeft w:val="0"/>
      <w:marRight w:val="0"/>
      <w:marTop w:val="0"/>
      <w:marBottom w:val="0"/>
      <w:divBdr>
        <w:top w:val="none" w:sz="0" w:space="0" w:color="auto"/>
        <w:left w:val="none" w:sz="0" w:space="0" w:color="auto"/>
        <w:bottom w:val="none" w:sz="0" w:space="0" w:color="auto"/>
        <w:right w:val="none" w:sz="0" w:space="0" w:color="auto"/>
      </w:divBdr>
    </w:div>
    <w:div w:id="1231768869">
      <w:bodyDiv w:val="1"/>
      <w:marLeft w:val="0"/>
      <w:marRight w:val="0"/>
      <w:marTop w:val="0"/>
      <w:marBottom w:val="0"/>
      <w:divBdr>
        <w:top w:val="none" w:sz="0" w:space="0" w:color="auto"/>
        <w:left w:val="none" w:sz="0" w:space="0" w:color="auto"/>
        <w:bottom w:val="none" w:sz="0" w:space="0" w:color="auto"/>
        <w:right w:val="none" w:sz="0" w:space="0" w:color="auto"/>
      </w:divBdr>
    </w:div>
    <w:div w:id="1232160097">
      <w:bodyDiv w:val="1"/>
      <w:marLeft w:val="0"/>
      <w:marRight w:val="0"/>
      <w:marTop w:val="0"/>
      <w:marBottom w:val="0"/>
      <w:divBdr>
        <w:top w:val="none" w:sz="0" w:space="0" w:color="auto"/>
        <w:left w:val="none" w:sz="0" w:space="0" w:color="auto"/>
        <w:bottom w:val="none" w:sz="0" w:space="0" w:color="auto"/>
        <w:right w:val="none" w:sz="0" w:space="0" w:color="auto"/>
      </w:divBdr>
    </w:div>
    <w:div w:id="1234661166">
      <w:bodyDiv w:val="1"/>
      <w:marLeft w:val="0"/>
      <w:marRight w:val="0"/>
      <w:marTop w:val="0"/>
      <w:marBottom w:val="0"/>
      <w:divBdr>
        <w:top w:val="none" w:sz="0" w:space="0" w:color="auto"/>
        <w:left w:val="none" w:sz="0" w:space="0" w:color="auto"/>
        <w:bottom w:val="none" w:sz="0" w:space="0" w:color="auto"/>
        <w:right w:val="none" w:sz="0" w:space="0" w:color="auto"/>
      </w:divBdr>
    </w:div>
    <w:div w:id="1237590078">
      <w:bodyDiv w:val="1"/>
      <w:marLeft w:val="0"/>
      <w:marRight w:val="0"/>
      <w:marTop w:val="0"/>
      <w:marBottom w:val="0"/>
      <w:divBdr>
        <w:top w:val="none" w:sz="0" w:space="0" w:color="auto"/>
        <w:left w:val="none" w:sz="0" w:space="0" w:color="auto"/>
        <w:bottom w:val="none" w:sz="0" w:space="0" w:color="auto"/>
        <w:right w:val="none" w:sz="0" w:space="0" w:color="auto"/>
      </w:divBdr>
    </w:div>
    <w:div w:id="1237739884">
      <w:bodyDiv w:val="1"/>
      <w:marLeft w:val="0"/>
      <w:marRight w:val="0"/>
      <w:marTop w:val="0"/>
      <w:marBottom w:val="0"/>
      <w:divBdr>
        <w:top w:val="none" w:sz="0" w:space="0" w:color="auto"/>
        <w:left w:val="none" w:sz="0" w:space="0" w:color="auto"/>
        <w:bottom w:val="none" w:sz="0" w:space="0" w:color="auto"/>
        <w:right w:val="none" w:sz="0" w:space="0" w:color="auto"/>
      </w:divBdr>
    </w:div>
    <w:div w:id="1238243251">
      <w:bodyDiv w:val="1"/>
      <w:marLeft w:val="0"/>
      <w:marRight w:val="0"/>
      <w:marTop w:val="0"/>
      <w:marBottom w:val="0"/>
      <w:divBdr>
        <w:top w:val="none" w:sz="0" w:space="0" w:color="auto"/>
        <w:left w:val="none" w:sz="0" w:space="0" w:color="auto"/>
        <w:bottom w:val="none" w:sz="0" w:space="0" w:color="auto"/>
        <w:right w:val="none" w:sz="0" w:space="0" w:color="auto"/>
      </w:divBdr>
    </w:div>
    <w:div w:id="1241645399">
      <w:bodyDiv w:val="1"/>
      <w:marLeft w:val="0"/>
      <w:marRight w:val="0"/>
      <w:marTop w:val="0"/>
      <w:marBottom w:val="0"/>
      <w:divBdr>
        <w:top w:val="none" w:sz="0" w:space="0" w:color="auto"/>
        <w:left w:val="none" w:sz="0" w:space="0" w:color="auto"/>
        <w:bottom w:val="none" w:sz="0" w:space="0" w:color="auto"/>
        <w:right w:val="none" w:sz="0" w:space="0" w:color="auto"/>
      </w:divBdr>
    </w:div>
    <w:div w:id="1242332922">
      <w:bodyDiv w:val="1"/>
      <w:marLeft w:val="0"/>
      <w:marRight w:val="0"/>
      <w:marTop w:val="0"/>
      <w:marBottom w:val="0"/>
      <w:divBdr>
        <w:top w:val="none" w:sz="0" w:space="0" w:color="auto"/>
        <w:left w:val="none" w:sz="0" w:space="0" w:color="auto"/>
        <w:bottom w:val="none" w:sz="0" w:space="0" w:color="auto"/>
        <w:right w:val="none" w:sz="0" w:space="0" w:color="auto"/>
      </w:divBdr>
    </w:div>
    <w:div w:id="1242451001">
      <w:bodyDiv w:val="1"/>
      <w:marLeft w:val="0"/>
      <w:marRight w:val="0"/>
      <w:marTop w:val="0"/>
      <w:marBottom w:val="0"/>
      <w:divBdr>
        <w:top w:val="none" w:sz="0" w:space="0" w:color="auto"/>
        <w:left w:val="none" w:sz="0" w:space="0" w:color="auto"/>
        <w:bottom w:val="none" w:sz="0" w:space="0" w:color="auto"/>
        <w:right w:val="none" w:sz="0" w:space="0" w:color="auto"/>
      </w:divBdr>
    </w:div>
    <w:div w:id="1242791010">
      <w:bodyDiv w:val="1"/>
      <w:marLeft w:val="0"/>
      <w:marRight w:val="0"/>
      <w:marTop w:val="0"/>
      <w:marBottom w:val="0"/>
      <w:divBdr>
        <w:top w:val="none" w:sz="0" w:space="0" w:color="auto"/>
        <w:left w:val="none" w:sz="0" w:space="0" w:color="auto"/>
        <w:bottom w:val="none" w:sz="0" w:space="0" w:color="auto"/>
        <w:right w:val="none" w:sz="0" w:space="0" w:color="auto"/>
      </w:divBdr>
    </w:div>
    <w:div w:id="1243491026">
      <w:bodyDiv w:val="1"/>
      <w:marLeft w:val="0"/>
      <w:marRight w:val="0"/>
      <w:marTop w:val="0"/>
      <w:marBottom w:val="0"/>
      <w:divBdr>
        <w:top w:val="none" w:sz="0" w:space="0" w:color="auto"/>
        <w:left w:val="none" w:sz="0" w:space="0" w:color="auto"/>
        <w:bottom w:val="none" w:sz="0" w:space="0" w:color="auto"/>
        <w:right w:val="none" w:sz="0" w:space="0" w:color="auto"/>
      </w:divBdr>
    </w:div>
    <w:div w:id="1243683172">
      <w:bodyDiv w:val="1"/>
      <w:marLeft w:val="0"/>
      <w:marRight w:val="0"/>
      <w:marTop w:val="0"/>
      <w:marBottom w:val="0"/>
      <w:divBdr>
        <w:top w:val="none" w:sz="0" w:space="0" w:color="auto"/>
        <w:left w:val="none" w:sz="0" w:space="0" w:color="auto"/>
        <w:bottom w:val="none" w:sz="0" w:space="0" w:color="auto"/>
        <w:right w:val="none" w:sz="0" w:space="0" w:color="auto"/>
      </w:divBdr>
    </w:div>
    <w:div w:id="1243950983">
      <w:bodyDiv w:val="1"/>
      <w:marLeft w:val="0"/>
      <w:marRight w:val="0"/>
      <w:marTop w:val="0"/>
      <w:marBottom w:val="0"/>
      <w:divBdr>
        <w:top w:val="none" w:sz="0" w:space="0" w:color="auto"/>
        <w:left w:val="none" w:sz="0" w:space="0" w:color="auto"/>
        <w:bottom w:val="none" w:sz="0" w:space="0" w:color="auto"/>
        <w:right w:val="none" w:sz="0" w:space="0" w:color="auto"/>
      </w:divBdr>
    </w:div>
    <w:div w:id="1244099277">
      <w:bodyDiv w:val="1"/>
      <w:marLeft w:val="0"/>
      <w:marRight w:val="0"/>
      <w:marTop w:val="0"/>
      <w:marBottom w:val="0"/>
      <w:divBdr>
        <w:top w:val="none" w:sz="0" w:space="0" w:color="auto"/>
        <w:left w:val="none" w:sz="0" w:space="0" w:color="auto"/>
        <w:bottom w:val="none" w:sz="0" w:space="0" w:color="auto"/>
        <w:right w:val="none" w:sz="0" w:space="0" w:color="auto"/>
      </w:divBdr>
    </w:div>
    <w:div w:id="1244799154">
      <w:bodyDiv w:val="1"/>
      <w:marLeft w:val="0"/>
      <w:marRight w:val="0"/>
      <w:marTop w:val="0"/>
      <w:marBottom w:val="0"/>
      <w:divBdr>
        <w:top w:val="none" w:sz="0" w:space="0" w:color="auto"/>
        <w:left w:val="none" w:sz="0" w:space="0" w:color="auto"/>
        <w:bottom w:val="none" w:sz="0" w:space="0" w:color="auto"/>
        <w:right w:val="none" w:sz="0" w:space="0" w:color="auto"/>
      </w:divBdr>
    </w:div>
    <w:div w:id="1247883318">
      <w:bodyDiv w:val="1"/>
      <w:marLeft w:val="0"/>
      <w:marRight w:val="0"/>
      <w:marTop w:val="0"/>
      <w:marBottom w:val="0"/>
      <w:divBdr>
        <w:top w:val="none" w:sz="0" w:space="0" w:color="auto"/>
        <w:left w:val="none" w:sz="0" w:space="0" w:color="auto"/>
        <w:bottom w:val="none" w:sz="0" w:space="0" w:color="auto"/>
        <w:right w:val="none" w:sz="0" w:space="0" w:color="auto"/>
      </w:divBdr>
    </w:div>
    <w:div w:id="1248610547">
      <w:bodyDiv w:val="1"/>
      <w:marLeft w:val="0"/>
      <w:marRight w:val="0"/>
      <w:marTop w:val="0"/>
      <w:marBottom w:val="0"/>
      <w:divBdr>
        <w:top w:val="none" w:sz="0" w:space="0" w:color="auto"/>
        <w:left w:val="none" w:sz="0" w:space="0" w:color="auto"/>
        <w:bottom w:val="none" w:sz="0" w:space="0" w:color="auto"/>
        <w:right w:val="none" w:sz="0" w:space="0" w:color="auto"/>
      </w:divBdr>
    </w:div>
    <w:div w:id="1248660595">
      <w:bodyDiv w:val="1"/>
      <w:marLeft w:val="0"/>
      <w:marRight w:val="0"/>
      <w:marTop w:val="0"/>
      <w:marBottom w:val="0"/>
      <w:divBdr>
        <w:top w:val="none" w:sz="0" w:space="0" w:color="auto"/>
        <w:left w:val="none" w:sz="0" w:space="0" w:color="auto"/>
        <w:bottom w:val="none" w:sz="0" w:space="0" w:color="auto"/>
        <w:right w:val="none" w:sz="0" w:space="0" w:color="auto"/>
      </w:divBdr>
    </w:div>
    <w:div w:id="1249075681">
      <w:bodyDiv w:val="1"/>
      <w:marLeft w:val="0"/>
      <w:marRight w:val="0"/>
      <w:marTop w:val="0"/>
      <w:marBottom w:val="0"/>
      <w:divBdr>
        <w:top w:val="none" w:sz="0" w:space="0" w:color="auto"/>
        <w:left w:val="none" w:sz="0" w:space="0" w:color="auto"/>
        <w:bottom w:val="none" w:sz="0" w:space="0" w:color="auto"/>
        <w:right w:val="none" w:sz="0" w:space="0" w:color="auto"/>
      </w:divBdr>
    </w:div>
    <w:div w:id="1249267920">
      <w:bodyDiv w:val="1"/>
      <w:marLeft w:val="0"/>
      <w:marRight w:val="0"/>
      <w:marTop w:val="0"/>
      <w:marBottom w:val="0"/>
      <w:divBdr>
        <w:top w:val="none" w:sz="0" w:space="0" w:color="auto"/>
        <w:left w:val="none" w:sz="0" w:space="0" w:color="auto"/>
        <w:bottom w:val="none" w:sz="0" w:space="0" w:color="auto"/>
        <w:right w:val="none" w:sz="0" w:space="0" w:color="auto"/>
      </w:divBdr>
    </w:div>
    <w:div w:id="1249851436">
      <w:bodyDiv w:val="1"/>
      <w:marLeft w:val="0"/>
      <w:marRight w:val="0"/>
      <w:marTop w:val="0"/>
      <w:marBottom w:val="0"/>
      <w:divBdr>
        <w:top w:val="none" w:sz="0" w:space="0" w:color="auto"/>
        <w:left w:val="none" w:sz="0" w:space="0" w:color="auto"/>
        <w:bottom w:val="none" w:sz="0" w:space="0" w:color="auto"/>
        <w:right w:val="none" w:sz="0" w:space="0" w:color="auto"/>
      </w:divBdr>
    </w:div>
    <w:div w:id="1250970055">
      <w:bodyDiv w:val="1"/>
      <w:marLeft w:val="0"/>
      <w:marRight w:val="0"/>
      <w:marTop w:val="0"/>
      <w:marBottom w:val="0"/>
      <w:divBdr>
        <w:top w:val="none" w:sz="0" w:space="0" w:color="auto"/>
        <w:left w:val="none" w:sz="0" w:space="0" w:color="auto"/>
        <w:bottom w:val="none" w:sz="0" w:space="0" w:color="auto"/>
        <w:right w:val="none" w:sz="0" w:space="0" w:color="auto"/>
      </w:divBdr>
    </w:div>
    <w:div w:id="1251237024">
      <w:bodyDiv w:val="1"/>
      <w:marLeft w:val="0"/>
      <w:marRight w:val="0"/>
      <w:marTop w:val="0"/>
      <w:marBottom w:val="0"/>
      <w:divBdr>
        <w:top w:val="none" w:sz="0" w:space="0" w:color="auto"/>
        <w:left w:val="none" w:sz="0" w:space="0" w:color="auto"/>
        <w:bottom w:val="none" w:sz="0" w:space="0" w:color="auto"/>
        <w:right w:val="none" w:sz="0" w:space="0" w:color="auto"/>
      </w:divBdr>
    </w:div>
    <w:div w:id="1254895290">
      <w:bodyDiv w:val="1"/>
      <w:marLeft w:val="0"/>
      <w:marRight w:val="0"/>
      <w:marTop w:val="0"/>
      <w:marBottom w:val="0"/>
      <w:divBdr>
        <w:top w:val="none" w:sz="0" w:space="0" w:color="auto"/>
        <w:left w:val="none" w:sz="0" w:space="0" w:color="auto"/>
        <w:bottom w:val="none" w:sz="0" w:space="0" w:color="auto"/>
        <w:right w:val="none" w:sz="0" w:space="0" w:color="auto"/>
      </w:divBdr>
    </w:div>
    <w:div w:id="1255939132">
      <w:bodyDiv w:val="1"/>
      <w:marLeft w:val="0"/>
      <w:marRight w:val="0"/>
      <w:marTop w:val="0"/>
      <w:marBottom w:val="0"/>
      <w:divBdr>
        <w:top w:val="none" w:sz="0" w:space="0" w:color="auto"/>
        <w:left w:val="none" w:sz="0" w:space="0" w:color="auto"/>
        <w:bottom w:val="none" w:sz="0" w:space="0" w:color="auto"/>
        <w:right w:val="none" w:sz="0" w:space="0" w:color="auto"/>
      </w:divBdr>
    </w:div>
    <w:div w:id="1256474654">
      <w:bodyDiv w:val="1"/>
      <w:marLeft w:val="0"/>
      <w:marRight w:val="0"/>
      <w:marTop w:val="0"/>
      <w:marBottom w:val="0"/>
      <w:divBdr>
        <w:top w:val="none" w:sz="0" w:space="0" w:color="auto"/>
        <w:left w:val="none" w:sz="0" w:space="0" w:color="auto"/>
        <w:bottom w:val="none" w:sz="0" w:space="0" w:color="auto"/>
        <w:right w:val="none" w:sz="0" w:space="0" w:color="auto"/>
      </w:divBdr>
    </w:div>
    <w:div w:id="1259677876">
      <w:bodyDiv w:val="1"/>
      <w:marLeft w:val="0"/>
      <w:marRight w:val="0"/>
      <w:marTop w:val="0"/>
      <w:marBottom w:val="0"/>
      <w:divBdr>
        <w:top w:val="none" w:sz="0" w:space="0" w:color="auto"/>
        <w:left w:val="none" w:sz="0" w:space="0" w:color="auto"/>
        <w:bottom w:val="none" w:sz="0" w:space="0" w:color="auto"/>
        <w:right w:val="none" w:sz="0" w:space="0" w:color="auto"/>
      </w:divBdr>
    </w:div>
    <w:div w:id="1260137481">
      <w:bodyDiv w:val="1"/>
      <w:marLeft w:val="0"/>
      <w:marRight w:val="0"/>
      <w:marTop w:val="0"/>
      <w:marBottom w:val="0"/>
      <w:divBdr>
        <w:top w:val="none" w:sz="0" w:space="0" w:color="auto"/>
        <w:left w:val="none" w:sz="0" w:space="0" w:color="auto"/>
        <w:bottom w:val="none" w:sz="0" w:space="0" w:color="auto"/>
        <w:right w:val="none" w:sz="0" w:space="0" w:color="auto"/>
      </w:divBdr>
    </w:div>
    <w:div w:id="1266115775">
      <w:bodyDiv w:val="1"/>
      <w:marLeft w:val="0"/>
      <w:marRight w:val="0"/>
      <w:marTop w:val="0"/>
      <w:marBottom w:val="0"/>
      <w:divBdr>
        <w:top w:val="none" w:sz="0" w:space="0" w:color="auto"/>
        <w:left w:val="none" w:sz="0" w:space="0" w:color="auto"/>
        <w:bottom w:val="none" w:sz="0" w:space="0" w:color="auto"/>
        <w:right w:val="none" w:sz="0" w:space="0" w:color="auto"/>
      </w:divBdr>
    </w:div>
    <w:div w:id="1268391830">
      <w:bodyDiv w:val="1"/>
      <w:marLeft w:val="0"/>
      <w:marRight w:val="0"/>
      <w:marTop w:val="0"/>
      <w:marBottom w:val="0"/>
      <w:divBdr>
        <w:top w:val="none" w:sz="0" w:space="0" w:color="auto"/>
        <w:left w:val="none" w:sz="0" w:space="0" w:color="auto"/>
        <w:bottom w:val="none" w:sz="0" w:space="0" w:color="auto"/>
        <w:right w:val="none" w:sz="0" w:space="0" w:color="auto"/>
      </w:divBdr>
    </w:div>
    <w:div w:id="1270743561">
      <w:bodyDiv w:val="1"/>
      <w:marLeft w:val="0"/>
      <w:marRight w:val="0"/>
      <w:marTop w:val="0"/>
      <w:marBottom w:val="0"/>
      <w:divBdr>
        <w:top w:val="none" w:sz="0" w:space="0" w:color="auto"/>
        <w:left w:val="none" w:sz="0" w:space="0" w:color="auto"/>
        <w:bottom w:val="none" w:sz="0" w:space="0" w:color="auto"/>
        <w:right w:val="none" w:sz="0" w:space="0" w:color="auto"/>
      </w:divBdr>
    </w:div>
    <w:div w:id="1274046911">
      <w:bodyDiv w:val="1"/>
      <w:marLeft w:val="0"/>
      <w:marRight w:val="0"/>
      <w:marTop w:val="0"/>
      <w:marBottom w:val="0"/>
      <w:divBdr>
        <w:top w:val="none" w:sz="0" w:space="0" w:color="auto"/>
        <w:left w:val="none" w:sz="0" w:space="0" w:color="auto"/>
        <w:bottom w:val="none" w:sz="0" w:space="0" w:color="auto"/>
        <w:right w:val="none" w:sz="0" w:space="0" w:color="auto"/>
      </w:divBdr>
      <w:divsChild>
        <w:div w:id="479274662">
          <w:marLeft w:val="0"/>
          <w:marRight w:val="0"/>
          <w:marTop w:val="0"/>
          <w:marBottom w:val="0"/>
          <w:divBdr>
            <w:top w:val="none" w:sz="0" w:space="0" w:color="auto"/>
            <w:left w:val="none" w:sz="0" w:space="0" w:color="auto"/>
            <w:bottom w:val="none" w:sz="0" w:space="0" w:color="auto"/>
            <w:right w:val="none" w:sz="0" w:space="0" w:color="auto"/>
          </w:divBdr>
          <w:divsChild>
            <w:div w:id="106136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07834">
      <w:bodyDiv w:val="1"/>
      <w:marLeft w:val="0"/>
      <w:marRight w:val="0"/>
      <w:marTop w:val="0"/>
      <w:marBottom w:val="0"/>
      <w:divBdr>
        <w:top w:val="none" w:sz="0" w:space="0" w:color="auto"/>
        <w:left w:val="none" w:sz="0" w:space="0" w:color="auto"/>
        <w:bottom w:val="none" w:sz="0" w:space="0" w:color="auto"/>
        <w:right w:val="none" w:sz="0" w:space="0" w:color="auto"/>
      </w:divBdr>
    </w:div>
    <w:div w:id="1277980001">
      <w:bodyDiv w:val="1"/>
      <w:marLeft w:val="0"/>
      <w:marRight w:val="0"/>
      <w:marTop w:val="0"/>
      <w:marBottom w:val="0"/>
      <w:divBdr>
        <w:top w:val="none" w:sz="0" w:space="0" w:color="auto"/>
        <w:left w:val="none" w:sz="0" w:space="0" w:color="auto"/>
        <w:bottom w:val="none" w:sz="0" w:space="0" w:color="auto"/>
        <w:right w:val="none" w:sz="0" w:space="0" w:color="auto"/>
      </w:divBdr>
    </w:div>
    <w:div w:id="1280379313">
      <w:bodyDiv w:val="1"/>
      <w:marLeft w:val="0"/>
      <w:marRight w:val="0"/>
      <w:marTop w:val="0"/>
      <w:marBottom w:val="0"/>
      <w:divBdr>
        <w:top w:val="none" w:sz="0" w:space="0" w:color="auto"/>
        <w:left w:val="none" w:sz="0" w:space="0" w:color="auto"/>
        <w:bottom w:val="none" w:sz="0" w:space="0" w:color="auto"/>
        <w:right w:val="none" w:sz="0" w:space="0" w:color="auto"/>
      </w:divBdr>
    </w:div>
    <w:div w:id="1282879001">
      <w:bodyDiv w:val="1"/>
      <w:marLeft w:val="0"/>
      <w:marRight w:val="0"/>
      <w:marTop w:val="0"/>
      <w:marBottom w:val="0"/>
      <w:divBdr>
        <w:top w:val="none" w:sz="0" w:space="0" w:color="auto"/>
        <w:left w:val="none" w:sz="0" w:space="0" w:color="auto"/>
        <w:bottom w:val="none" w:sz="0" w:space="0" w:color="auto"/>
        <w:right w:val="none" w:sz="0" w:space="0" w:color="auto"/>
      </w:divBdr>
    </w:div>
    <w:div w:id="1283154593">
      <w:bodyDiv w:val="1"/>
      <w:marLeft w:val="0"/>
      <w:marRight w:val="0"/>
      <w:marTop w:val="0"/>
      <w:marBottom w:val="0"/>
      <w:divBdr>
        <w:top w:val="none" w:sz="0" w:space="0" w:color="auto"/>
        <w:left w:val="none" w:sz="0" w:space="0" w:color="auto"/>
        <w:bottom w:val="none" w:sz="0" w:space="0" w:color="auto"/>
        <w:right w:val="none" w:sz="0" w:space="0" w:color="auto"/>
      </w:divBdr>
    </w:div>
    <w:div w:id="1286306144">
      <w:bodyDiv w:val="1"/>
      <w:marLeft w:val="0"/>
      <w:marRight w:val="0"/>
      <w:marTop w:val="0"/>
      <w:marBottom w:val="0"/>
      <w:divBdr>
        <w:top w:val="none" w:sz="0" w:space="0" w:color="auto"/>
        <w:left w:val="none" w:sz="0" w:space="0" w:color="auto"/>
        <w:bottom w:val="none" w:sz="0" w:space="0" w:color="auto"/>
        <w:right w:val="none" w:sz="0" w:space="0" w:color="auto"/>
      </w:divBdr>
    </w:div>
    <w:div w:id="1286472913">
      <w:bodyDiv w:val="1"/>
      <w:marLeft w:val="0"/>
      <w:marRight w:val="0"/>
      <w:marTop w:val="0"/>
      <w:marBottom w:val="0"/>
      <w:divBdr>
        <w:top w:val="none" w:sz="0" w:space="0" w:color="auto"/>
        <w:left w:val="none" w:sz="0" w:space="0" w:color="auto"/>
        <w:bottom w:val="none" w:sz="0" w:space="0" w:color="auto"/>
        <w:right w:val="none" w:sz="0" w:space="0" w:color="auto"/>
      </w:divBdr>
    </w:div>
    <w:div w:id="1288006706">
      <w:bodyDiv w:val="1"/>
      <w:marLeft w:val="0"/>
      <w:marRight w:val="0"/>
      <w:marTop w:val="0"/>
      <w:marBottom w:val="0"/>
      <w:divBdr>
        <w:top w:val="none" w:sz="0" w:space="0" w:color="auto"/>
        <w:left w:val="none" w:sz="0" w:space="0" w:color="auto"/>
        <w:bottom w:val="none" w:sz="0" w:space="0" w:color="auto"/>
        <w:right w:val="none" w:sz="0" w:space="0" w:color="auto"/>
      </w:divBdr>
    </w:div>
    <w:div w:id="1288046898">
      <w:bodyDiv w:val="1"/>
      <w:marLeft w:val="0"/>
      <w:marRight w:val="0"/>
      <w:marTop w:val="0"/>
      <w:marBottom w:val="0"/>
      <w:divBdr>
        <w:top w:val="none" w:sz="0" w:space="0" w:color="auto"/>
        <w:left w:val="none" w:sz="0" w:space="0" w:color="auto"/>
        <w:bottom w:val="none" w:sz="0" w:space="0" w:color="auto"/>
        <w:right w:val="none" w:sz="0" w:space="0" w:color="auto"/>
      </w:divBdr>
    </w:div>
    <w:div w:id="1288242008">
      <w:bodyDiv w:val="1"/>
      <w:marLeft w:val="0"/>
      <w:marRight w:val="0"/>
      <w:marTop w:val="0"/>
      <w:marBottom w:val="0"/>
      <w:divBdr>
        <w:top w:val="none" w:sz="0" w:space="0" w:color="auto"/>
        <w:left w:val="none" w:sz="0" w:space="0" w:color="auto"/>
        <w:bottom w:val="none" w:sz="0" w:space="0" w:color="auto"/>
        <w:right w:val="none" w:sz="0" w:space="0" w:color="auto"/>
      </w:divBdr>
    </w:div>
    <w:div w:id="1288512141">
      <w:bodyDiv w:val="1"/>
      <w:marLeft w:val="0"/>
      <w:marRight w:val="0"/>
      <w:marTop w:val="0"/>
      <w:marBottom w:val="0"/>
      <w:divBdr>
        <w:top w:val="none" w:sz="0" w:space="0" w:color="auto"/>
        <w:left w:val="none" w:sz="0" w:space="0" w:color="auto"/>
        <w:bottom w:val="none" w:sz="0" w:space="0" w:color="auto"/>
        <w:right w:val="none" w:sz="0" w:space="0" w:color="auto"/>
      </w:divBdr>
    </w:div>
    <w:div w:id="1289510881">
      <w:bodyDiv w:val="1"/>
      <w:marLeft w:val="0"/>
      <w:marRight w:val="0"/>
      <w:marTop w:val="0"/>
      <w:marBottom w:val="0"/>
      <w:divBdr>
        <w:top w:val="none" w:sz="0" w:space="0" w:color="auto"/>
        <w:left w:val="none" w:sz="0" w:space="0" w:color="auto"/>
        <w:bottom w:val="none" w:sz="0" w:space="0" w:color="auto"/>
        <w:right w:val="none" w:sz="0" w:space="0" w:color="auto"/>
      </w:divBdr>
    </w:div>
    <w:div w:id="1293099601">
      <w:bodyDiv w:val="1"/>
      <w:marLeft w:val="0"/>
      <w:marRight w:val="0"/>
      <w:marTop w:val="0"/>
      <w:marBottom w:val="0"/>
      <w:divBdr>
        <w:top w:val="none" w:sz="0" w:space="0" w:color="auto"/>
        <w:left w:val="none" w:sz="0" w:space="0" w:color="auto"/>
        <w:bottom w:val="none" w:sz="0" w:space="0" w:color="auto"/>
        <w:right w:val="none" w:sz="0" w:space="0" w:color="auto"/>
      </w:divBdr>
    </w:div>
    <w:div w:id="1294865632">
      <w:bodyDiv w:val="1"/>
      <w:marLeft w:val="0"/>
      <w:marRight w:val="0"/>
      <w:marTop w:val="0"/>
      <w:marBottom w:val="0"/>
      <w:divBdr>
        <w:top w:val="none" w:sz="0" w:space="0" w:color="auto"/>
        <w:left w:val="none" w:sz="0" w:space="0" w:color="auto"/>
        <w:bottom w:val="none" w:sz="0" w:space="0" w:color="auto"/>
        <w:right w:val="none" w:sz="0" w:space="0" w:color="auto"/>
      </w:divBdr>
    </w:div>
    <w:div w:id="1295913841">
      <w:bodyDiv w:val="1"/>
      <w:marLeft w:val="0"/>
      <w:marRight w:val="0"/>
      <w:marTop w:val="0"/>
      <w:marBottom w:val="0"/>
      <w:divBdr>
        <w:top w:val="none" w:sz="0" w:space="0" w:color="auto"/>
        <w:left w:val="none" w:sz="0" w:space="0" w:color="auto"/>
        <w:bottom w:val="none" w:sz="0" w:space="0" w:color="auto"/>
        <w:right w:val="none" w:sz="0" w:space="0" w:color="auto"/>
      </w:divBdr>
    </w:div>
    <w:div w:id="1298029043">
      <w:bodyDiv w:val="1"/>
      <w:marLeft w:val="0"/>
      <w:marRight w:val="0"/>
      <w:marTop w:val="0"/>
      <w:marBottom w:val="0"/>
      <w:divBdr>
        <w:top w:val="none" w:sz="0" w:space="0" w:color="auto"/>
        <w:left w:val="none" w:sz="0" w:space="0" w:color="auto"/>
        <w:bottom w:val="none" w:sz="0" w:space="0" w:color="auto"/>
        <w:right w:val="none" w:sz="0" w:space="0" w:color="auto"/>
      </w:divBdr>
    </w:div>
    <w:div w:id="1300304823">
      <w:bodyDiv w:val="1"/>
      <w:marLeft w:val="0"/>
      <w:marRight w:val="0"/>
      <w:marTop w:val="0"/>
      <w:marBottom w:val="0"/>
      <w:divBdr>
        <w:top w:val="none" w:sz="0" w:space="0" w:color="auto"/>
        <w:left w:val="none" w:sz="0" w:space="0" w:color="auto"/>
        <w:bottom w:val="none" w:sz="0" w:space="0" w:color="auto"/>
        <w:right w:val="none" w:sz="0" w:space="0" w:color="auto"/>
      </w:divBdr>
    </w:div>
    <w:div w:id="1304044970">
      <w:bodyDiv w:val="1"/>
      <w:marLeft w:val="0"/>
      <w:marRight w:val="0"/>
      <w:marTop w:val="0"/>
      <w:marBottom w:val="0"/>
      <w:divBdr>
        <w:top w:val="none" w:sz="0" w:space="0" w:color="auto"/>
        <w:left w:val="none" w:sz="0" w:space="0" w:color="auto"/>
        <w:bottom w:val="none" w:sz="0" w:space="0" w:color="auto"/>
        <w:right w:val="none" w:sz="0" w:space="0" w:color="auto"/>
      </w:divBdr>
    </w:div>
    <w:div w:id="1306810108">
      <w:bodyDiv w:val="1"/>
      <w:marLeft w:val="0"/>
      <w:marRight w:val="0"/>
      <w:marTop w:val="0"/>
      <w:marBottom w:val="0"/>
      <w:divBdr>
        <w:top w:val="none" w:sz="0" w:space="0" w:color="auto"/>
        <w:left w:val="none" w:sz="0" w:space="0" w:color="auto"/>
        <w:bottom w:val="none" w:sz="0" w:space="0" w:color="auto"/>
        <w:right w:val="none" w:sz="0" w:space="0" w:color="auto"/>
      </w:divBdr>
    </w:div>
    <w:div w:id="1309676579">
      <w:bodyDiv w:val="1"/>
      <w:marLeft w:val="0"/>
      <w:marRight w:val="0"/>
      <w:marTop w:val="0"/>
      <w:marBottom w:val="0"/>
      <w:divBdr>
        <w:top w:val="none" w:sz="0" w:space="0" w:color="auto"/>
        <w:left w:val="none" w:sz="0" w:space="0" w:color="auto"/>
        <w:bottom w:val="none" w:sz="0" w:space="0" w:color="auto"/>
        <w:right w:val="none" w:sz="0" w:space="0" w:color="auto"/>
      </w:divBdr>
    </w:div>
    <w:div w:id="1311595820">
      <w:bodyDiv w:val="1"/>
      <w:marLeft w:val="0"/>
      <w:marRight w:val="0"/>
      <w:marTop w:val="0"/>
      <w:marBottom w:val="0"/>
      <w:divBdr>
        <w:top w:val="none" w:sz="0" w:space="0" w:color="auto"/>
        <w:left w:val="none" w:sz="0" w:space="0" w:color="auto"/>
        <w:bottom w:val="none" w:sz="0" w:space="0" w:color="auto"/>
        <w:right w:val="none" w:sz="0" w:space="0" w:color="auto"/>
      </w:divBdr>
    </w:div>
    <w:div w:id="1312247600">
      <w:bodyDiv w:val="1"/>
      <w:marLeft w:val="0"/>
      <w:marRight w:val="0"/>
      <w:marTop w:val="0"/>
      <w:marBottom w:val="0"/>
      <w:divBdr>
        <w:top w:val="none" w:sz="0" w:space="0" w:color="auto"/>
        <w:left w:val="none" w:sz="0" w:space="0" w:color="auto"/>
        <w:bottom w:val="none" w:sz="0" w:space="0" w:color="auto"/>
        <w:right w:val="none" w:sz="0" w:space="0" w:color="auto"/>
      </w:divBdr>
    </w:div>
    <w:div w:id="1315063020">
      <w:bodyDiv w:val="1"/>
      <w:marLeft w:val="0"/>
      <w:marRight w:val="0"/>
      <w:marTop w:val="0"/>
      <w:marBottom w:val="0"/>
      <w:divBdr>
        <w:top w:val="none" w:sz="0" w:space="0" w:color="auto"/>
        <w:left w:val="none" w:sz="0" w:space="0" w:color="auto"/>
        <w:bottom w:val="none" w:sz="0" w:space="0" w:color="auto"/>
        <w:right w:val="none" w:sz="0" w:space="0" w:color="auto"/>
      </w:divBdr>
    </w:div>
    <w:div w:id="1315597537">
      <w:bodyDiv w:val="1"/>
      <w:marLeft w:val="0"/>
      <w:marRight w:val="0"/>
      <w:marTop w:val="0"/>
      <w:marBottom w:val="0"/>
      <w:divBdr>
        <w:top w:val="none" w:sz="0" w:space="0" w:color="auto"/>
        <w:left w:val="none" w:sz="0" w:space="0" w:color="auto"/>
        <w:bottom w:val="none" w:sz="0" w:space="0" w:color="auto"/>
        <w:right w:val="none" w:sz="0" w:space="0" w:color="auto"/>
      </w:divBdr>
    </w:div>
    <w:div w:id="1319312326">
      <w:bodyDiv w:val="1"/>
      <w:marLeft w:val="0"/>
      <w:marRight w:val="0"/>
      <w:marTop w:val="0"/>
      <w:marBottom w:val="0"/>
      <w:divBdr>
        <w:top w:val="none" w:sz="0" w:space="0" w:color="auto"/>
        <w:left w:val="none" w:sz="0" w:space="0" w:color="auto"/>
        <w:bottom w:val="none" w:sz="0" w:space="0" w:color="auto"/>
        <w:right w:val="none" w:sz="0" w:space="0" w:color="auto"/>
      </w:divBdr>
    </w:div>
    <w:div w:id="1320692132">
      <w:bodyDiv w:val="1"/>
      <w:marLeft w:val="0"/>
      <w:marRight w:val="0"/>
      <w:marTop w:val="0"/>
      <w:marBottom w:val="0"/>
      <w:divBdr>
        <w:top w:val="none" w:sz="0" w:space="0" w:color="auto"/>
        <w:left w:val="none" w:sz="0" w:space="0" w:color="auto"/>
        <w:bottom w:val="none" w:sz="0" w:space="0" w:color="auto"/>
        <w:right w:val="none" w:sz="0" w:space="0" w:color="auto"/>
      </w:divBdr>
    </w:div>
    <w:div w:id="1325016363">
      <w:bodyDiv w:val="1"/>
      <w:marLeft w:val="0"/>
      <w:marRight w:val="0"/>
      <w:marTop w:val="0"/>
      <w:marBottom w:val="0"/>
      <w:divBdr>
        <w:top w:val="none" w:sz="0" w:space="0" w:color="auto"/>
        <w:left w:val="none" w:sz="0" w:space="0" w:color="auto"/>
        <w:bottom w:val="none" w:sz="0" w:space="0" w:color="auto"/>
        <w:right w:val="none" w:sz="0" w:space="0" w:color="auto"/>
      </w:divBdr>
    </w:div>
    <w:div w:id="1327898216">
      <w:bodyDiv w:val="1"/>
      <w:marLeft w:val="0"/>
      <w:marRight w:val="0"/>
      <w:marTop w:val="0"/>
      <w:marBottom w:val="0"/>
      <w:divBdr>
        <w:top w:val="none" w:sz="0" w:space="0" w:color="auto"/>
        <w:left w:val="none" w:sz="0" w:space="0" w:color="auto"/>
        <w:bottom w:val="none" w:sz="0" w:space="0" w:color="auto"/>
        <w:right w:val="none" w:sz="0" w:space="0" w:color="auto"/>
      </w:divBdr>
    </w:div>
    <w:div w:id="1329669265">
      <w:bodyDiv w:val="1"/>
      <w:marLeft w:val="0"/>
      <w:marRight w:val="0"/>
      <w:marTop w:val="0"/>
      <w:marBottom w:val="0"/>
      <w:divBdr>
        <w:top w:val="none" w:sz="0" w:space="0" w:color="auto"/>
        <w:left w:val="none" w:sz="0" w:space="0" w:color="auto"/>
        <w:bottom w:val="none" w:sz="0" w:space="0" w:color="auto"/>
        <w:right w:val="none" w:sz="0" w:space="0" w:color="auto"/>
      </w:divBdr>
    </w:div>
    <w:div w:id="1330253618">
      <w:bodyDiv w:val="1"/>
      <w:marLeft w:val="0"/>
      <w:marRight w:val="0"/>
      <w:marTop w:val="0"/>
      <w:marBottom w:val="0"/>
      <w:divBdr>
        <w:top w:val="none" w:sz="0" w:space="0" w:color="auto"/>
        <w:left w:val="none" w:sz="0" w:space="0" w:color="auto"/>
        <w:bottom w:val="none" w:sz="0" w:space="0" w:color="auto"/>
        <w:right w:val="none" w:sz="0" w:space="0" w:color="auto"/>
      </w:divBdr>
    </w:div>
    <w:div w:id="1330789726">
      <w:bodyDiv w:val="1"/>
      <w:marLeft w:val="0"/>
      <w:marRight w:val="0"/>
      <w:marTop w:val="0"/>
      <w:marBottom w:val="0"/>
      <w:divBdr>
        <w:top w:val="none" w:sz="0" w:space="0" w:color="auto"/>
        <w:left w:val="none" w:sz="0" w:space="0" w:color="auto"/>
        <w:bottom w:val="none" w:sz="0" w:space="0" w:color="auto"/>
        <w:right w:val="none" w:sz="0" w:space="0" w:color="auto"/>
      </w:divBdr>
    </w:div>
    <w:div w:id="1331442248">
      <w:bodyDiv w:val="1"/>
      <w:marLeft w:val="0"/>
      <w:marRight w:val="0"/>
      <w:marTop w:val="0"/>
      <w:marBottom w:val="0"/>
      <w:divBdr>
        <w:top w:val="none" w:sz="0" w:space="0" w:color="auto"/>
        <w:left w:val="none" w:sz="0" w:space="0" w:color="auto"/>
        <w:bottom w:val="none" w:sz="0" w:space="0" w:color="auto"/>
        <w:right w:val="none" w:sz="0" w:space="0" w:color="auto"/>
      </w:divBdr>
    </w:div>
    <w:div w:id="1333996797">
      <w:bodyDiv w:val="1"/>
      <w:marLeft w:val="0"/>
      <w:marRight w:val="0"/>
      <w:marTop w:val="0"/>
      <w:marBottom w:val="0"/>
      <w:divBdr>
        <w:top w:val="none" w:sz="0" w:space="0" w:color="auto"/>
        <w:left w:val="none" w:sz="0" w:space="0" w:color="auto"/>
        <w:bottom w:val="none" w:sz="0" w:space="0" w:color="auto"/>
        <w:right w:val="none" w:sz="0" w:space="0" w:color="auto"/>
      </w:divBdr>
    </w:div>
    <w:div w:id="1335719287">
      <w:bodyDiv w:val="1"/>
      <w:marLeft w:val="0"/>
      <w:marRight w:val="0"/>
      <w:marTop w:val="0"/>
      <w:marBottom w:val="0"/>
      <w:divBdr>
        <w:top w:val="none" w:sz="0" w:space="0" w:color="auto"/>
        <w:left w:val="none" w:sz="0" w:space="0" w:color="auto"/>
        <w:bottom w:val="none" w:sz="0" w:space="0" w:color="auto"/>
        <w:right w:val="none" w:sz="0" w:space="0" w:color="auto"/>
      </w:divBdr>
    </w:div>
    <w:div w:id="1336804813">
      <w:bodyDiv w:val="1"/>
      <w:marLeft w:val="0"/>
      <w:marRight w:val="0"/>
      <w:marTop w:val="0"/>
      <w:marBottom w:val="0"/>
      <w:divBdr>
        <w:top w:val="none" w:sz="0" w:space="0" w:color="auto"/>
        <w:left w:val="none" w:sz="0" w:space="0" w:color="auto"/>
        <w:bottom w:val="none" w:sz="0" w:space="0" w:color="auto"/>
        <w:right w:val="none" w:sz="0" w:space="0" w:color="auto"/>
      </w:divBdr>
    </w:div>
    <w:div w:id="1338507797">
      <w:bodyDiv w:val="1"/>
      <w:marLeft w:val="0"/>
      <w:marRight w:val="0"/>
      <w:marTop w:val="0"/>
      <w:marBottom w:val="0"/>
      <w:divBdr>
        <w:top w:val="none" w:sz="0" w:space="0" w:color="auto"/>
        <w:left w:val="none" w:sz="0" w:space="0" w:color="auto"/>
        <w:bottom w:val="none" w:sz="0" w:space="0" w:color="auto"/>
        <w:right w:val="none" w:sz="0" w:space="0" w:color="auto"/>
      </w:divBdr>
    </w:div>
    <w:div w:id="1339698369">
      <w:bodyDiv w:val="1"/>
      <w:marLeft w:val="0"/>
      <w:marRight w:val="0"/>
      <w:marTop w:val="0"/>
      <w:marBottom w:val="0"/>
      <w:divBdr>
        <w:top w:val="none" w:sz="0" w:space="0" w:color="auto"/>
        <w:left w:val="none" w:sz="0" w:space="0" w:color="auto"/>
        <w:bottom w:val="none" w:sz="0" w:space="0" w:color="auto"/>
        <w:right w:val="none" w:sz="0" w:space="0" w:color="auto"/>
      </w:divBdr>
    </w:div>
    <w:div w:id="1340961012">
      <w:bodyDiv w:val="1"/>
      <w:marLeft w:val="0"/>
      <w:marRight w:val="0"/>
      <w:marTop w:val="0"/>
      <w:marBottom w:val="0"/>
      <w:divBdr>
        <w:top w:val="none" w:sz="0" w:space="0" w:color="auto"/>
        <w:left w:val="none" w:sz="0" w:space="0" w:color="auto"/>
        <w:bottom w:val="none" w:sz="0" w:space="0" w:color="auto"/>
        <w:right w:val="none" w:sz="0" w:space="0" w:color="auto"/>
      </w:divBdr>
    </w:div>
    <w:div w:id="1341395720">
      <w:bodyDiv w:val="1"/>
      <w:marLeft w:val="0"/>
      <w:marRight w:val="0"/>
      <w:marTop w:val="0"/>
      <w:marBottom w:val="0"/>
      <w:divBdr>
        <w:top w:val="none" w:sz="0" w:space="0" w:color="auto"/>
        <w:left w:val="none" w:sz="0" w:space="0" w:color="auto"/>
        <w:bottom w:val="none" w:sz="0" w:space="0" w:color="auto"/>
        <w:right w:val="none" w:sz="0" w:space="0" w:color="auto"/>
      </w:divBdr>
    </w:div>
    <w:div w:id="1341618227">
      <w:bodyDiv w:val="1"/>
      <w:marLeft w:val="0"/>
      <w:marRight w:val="0"/>
      <w:marTop w:val="0"/>
      <w:marBottom w:val="0"/>
      <w:divBdr>
        <w:top w:val="none" w:sz="0" w:space="0" w:color="auto"/>
        <w:left w:val="none" w:sz="0" w:space="0" w:color="auto"/>
        <w:bottom w:val="none" w:sz="0" w:space="0" w:color="auto"/>
        <w:right w:val="none" w:sz="0" w:space="0" w:color="auto"/>
      </w:divBdr>
    </w:div>
    <w:div w:id="1346830351">
      <w:bodyDiv w:val="1"/>
      <w:marLeft w:val="0"/>
      <w:marRight w:val="0"/>
      <w:marTop w:val="0"/>
      <w:marBottom w:val="0"/>
      <w:divBdr>
        <w:top w:val="none" w:sz="0" w:space="0" w:color="auto"/>
        <w:left w:val="none" w:sz="0" w:space="0" w:color="auto"/>
        <w:bottom w:val="none" w:sz="0" w:space="0" w:color="auto"/>
        <w:right w:val="none" w:sz="0" w:space="0" w:color="auto"/>
      </w:divBdr>
    </w:div>
    <w:div w:id="1347637986">
      <w:bodyDiv w:val="1"/>
      <w:marLeft w:val="0"/>
      <w:marRight w:val="0"/>
      <w:marTop w:val="0"/>
      <w:marBottom w:val="0"/>
      <w:divBdr>
        <w:top w:val="none" w:sz="0" w:space="0" w:color="auto"/>
        <w:left w:val="none" w:sz="0" w:space="0" w:color="auto"/>
        <w:bottom w:val="none" w:sz="0" w:space="0" w:color="auto"/>
        <w:right w:val="none" w:sz="0" w:space="0" w:color="auto"/>
      </w:divBdr>
    </w:div>
    <w:div w:id="1348605273">
      <w:bodyDiv w:val="1"/>
      <w:marLeft w:val="0"/>
      <w:marRight w:val="0"/>
      <w:marTop w:val="0"/>
      <w:marBottom w:val="0"/>
      <w:divBdr>
        <w:top w:val="none" w:sz="0" w:space="0" w:color="auto"/>
        <w:left w:val="none" w:sz="0" w:space="0" w:color="auto"/>
        <w:bottom w:val="none" w:sz="0" w:space="0" w:color="auto"/>
        <w:right w:val="none" w:sz="0" w:space="0" w:color="auto"/>
      </w:divBdr>
    </w:div>
    <w:div w:id="1348822750">
      <w:bodyDiv w:val="1"/>
      <w:marLeft w:val="0"/>
      <w:marRight w:val="0"/>
      <w:marTop w:val="0"/>
      <w:marBottom w:val="0"/>
      <w:divBdr>
        <w:top w:val="none" w:sz="0" w:space="0" w:color="auto"/>
        <w:left w:val="none" w:sz="0" w:space="0" w:color="auto"/>
        <w:bottom w:val="none" w:sz="0" w:space="0" w:color="auto"/>
        <w:right w:val="none" w:sz="0" w:space="0" w:color="auto"/>
      </w:divBdr>
    </w:div>
    <w:div w:id="1349333548">
      <w:bodyDiv w:val="1"/>
      <w:marLeft w:val="0"/>
      <w:marRight w:val="0"/>
      <w:marTop w:val="0"/>
      <w:marBottom w:val="0"/>
      <w:divBdr>
        <w:top w:val="none" w:sz="0" w:space="0" w:color="auto"/>
        <w:left w:val="none" w:sz="0" w:space="0" w:color="auto"/>
        <w:bottom w:val="none" w:sz="0" w:space="0" w:color="auto"/>
        <w:right w:val="none" w:sz="0" w:space="0" w:color="auto"/>
      </w:divBdr>
    </w:div>
    <w:div w:id="1351025642">
      <w:bodyDiv w:val="1"/>
      <w:marLeft w:val="0"/>
      <w:marRight w:val="0"/>
      <w:marTop w:val="0"/>
      <w:marBottom w:val="0"/>
      <w:divBdr>
        <w:top w:val="none" w:sz="0" w:space="0" w:color="auto"/>
        <w:left w:val="none" w:sz="0" w:space="0" w:color="auto"/>
        <w:bottom w:val="none" w:sz="0" w:space="0" w:color="auto"/>
        <w:right w:val="none" w:sz="0" w:space="0" w:color="auto"/>
      </w:divBdr>
    </w:div>
    <w:div w:id="1351252867">
      <w:bodyDiv w:val="1"/>
      <w:marLeft w:val="0"/>
      <w:marRight w:val="0"/>
      <w:marTop w:val="0"/>
      <w:marBottom w:val="0"/>
      <w:divBdr>
        <w:top w:val="none" w:sz="0" w:space="0" w:color="auto"/>
        <w:left w:val="none" w:sz="0" w:space="0" w:color="auto"/>
        <w:bottom w:val="none" w:sz="0" w:space="0" w:color="auto"/>
        <w:right w:val="none" w:sz="0" w:space="0" w:color="auto"/>
      </w:divBdr>
    </w:div>
    <w:div w:id="1351759828">
      <w:bodyDiv w:val="1"/>
      <w:marLeft w:val="0"/>
      <w:marRight w:val="0"/>
      <w:marTop w:val="0"/>
      <w:marBottom w:val="0"/>
      <w:divBdr>
        <w:top w:val="none" w:sz="0" w:space="0" w:color="auto"/>
        <w:left w:val="none" w:sz="0" w:space="0" w:color="auto"/>
        <w:bottom w:val="none" w:sz="0" w:space="0" w:color="auto"/>
        <w:right w:val="none" w:sz="0" w:space="0" w:color="auto"/>
      </w:divBdr>
    </w:div>
    <w:div w:id="1351830236">
      <w:bodyDiv w:val="1"/>
      <w:marLeft w:val="0"/>
      <w:marRight w:val="0"/>
      <w:marTop w:val="0"/>
      <w:marBottom w:val="0"/>
      <w:divBdr>
        <w:top w:val="none" w:sz="0" w:space="0" w:color="auto"/>
        <w:left w:val="none" w:sz="0" w:space="0" w:color="auto"/>
        <w:bottom w:val="none" w:sz="0" w:space="0" w:color="auto"/>
        <w:right w:val="none" w:sz="0" w:space="0" w:color="auto"/>
      </w:divBdr>
    </w:div>
    <w:div w:id="1352995205">
      <w:bodyDiv w:val="1"/>
      <w:marLeft w:val="0"/>
      <w:marRight w:val="0"/>
      <w:marTop w:val="0"/>
      <w:marBottom w:val="0"/>
      <w:divBdr>
        <w:top w:val="none" w:sz="0" w:space="0" w:color="auto"/>
        <w:left w:val="none" w:sz="0" w:space="0" w:color="auto"/>
        <w:bottom w:val="none" w:sz="0" w:space="0" w:color="auto"/>
        <w:right w:val="none" w:sz="0" w:space="0" w:color="auto"/>
      </w:divBdr>
    </w:div>
    <w:div w:id="1353265233">
      <w:bodyDiv w:val="1"/>
      <w:marLeft w:val="0"/>
      <w:marRight w:val="0"/>
      <w:marTop w:val="0"/>
      <w:marBottom w:val="0"/>
      <w:divBdr>
        <w:top w:val="none" w:sz="0" w:space="0" w:color="auto"/>
        <w:left w:val="none" w:sz="0" w:space="0" w:color="auto"/>
        <w:bottom w:val="none" w:sz="0" w:space="0" w:color="auto"/>
        <w:right w:val="none" w:sz="0" w:space="0" w:color="auto"/>
      </w:divBdr>
    </w:div>
    <w:div w:id="1353452757">
      <w:bodyDiv w:val="1"/>
      <w:marLeft w:val="0"/>
      <w:marRight w:val="0"/>
      <w:marTop w:val="0"/>
      <w:marBottom w:val="0"/>
      <w:divBdr>
        <w:top w:val="none" w:sz="0" w:space="0" w:color="auto"/>
        <w:left w:val="none" w:sz="0" w:space="0" w:color="auto"/>
        <w:bottom w:val="none" w:sz="0" w:space="0" w:color="auto"/>
        <w:right w:val="none" w:sz="0" w:space="0" w:color="auto"/>
      </w:divBdr>
    </w:div>
    <w:div w:id="1355880230">
      <w:bodyDiv w:val="1"/>
      <w:marLeft w:val="0"/>
      <w:marRight w:val="0"/>
      <w:marTop w:val="0"/>
      <w:marBottom w:val="0"/>
      <w:divBdr>
        <w:top w:val="none" w:sz="0" w:space="0" w:color="auto"/>
        <w:left w:val="none" w:sz="0" w:space="0" w:color="auto"/>
        <w:bottom w:val="none" w:sz="0" w:space="0" w:color="auto"/>
        <w:right w:val="none" w:sz="0" w:space="0" w:color="auto"/>
      </w:divBdr>
    </w:div>
    <w:div w:id="1360468853">
      <w:bodyDiv w:val="1"/>
      <w:marLeft w:val="0"/>
      <w:marRight w:val="0"/>
      <w:marTop w:val="0"/>
      <w:marBottom w:val="0"/>
      <w:divBdr>
        <w:top w:val="none" w:sz="0" w:space="0" w:color="auto"/>
        <w:left w:val="none" w:sz="0" w:space="0" w:color="auto"/>
        <w:bottom w:val="none" w:sz="0" w:space="0" w:color="auto"/>
        <w:right w:val="none" w:sz="0" w:space="0" w:color="auto"/>
      </w:divBdr>
    </w:div>
    <w:div w:id="1362167616">
      <w:bodyDiv w:val="1"/>
      <w:marLeft w:val="0"/>
      <w:marRight w:val="0"/>
      <w:marTop w:val="0"/>
      <w:marBottom w:val="0"/>
      <w:divBdr>
        <w:top w:val="none" w:sz="0" w:space="0" w:color="auto"/>
        <w:left w:val="none" w:sz="0" w:space="0" w:color="auto"/>
        <w:bottom w:val="none" w:sz="0" w:space="0" w:color="auto"/>
        <w:right w:val="none" w:sz="0" w:space="0" w:color="auto"/>
      </w:divBdr>
    </w:div>
    <w:div w:id="1365407262">
      <w:bodyDiv w:val="1"/>
      <w:marLeft w:val="0"/>
      <w:marRight w:val="0"/>
      <w:marTop w:val="0"/>
      <w:marBottom w:val="0"/>
      <w:divBdr>
        <w:top w:val="none" w:sz="0" w:space="0" w:color="auto"/>
        <w:left w:val="none" w:sz="0" w:space="0" w:color="auto"/>
        <w:bottom w:val="none" w:sz="0" w:space="0" w:color="auto"/>
        <w:right w:val="none" w:sz="0" w:space="0" w:color="auto"/>
      </w:divBdr>
    </w:div>
    <w:div w:id="1366638263">
      <w:bodyDiv w:val="1"/>
      <w:marLeft w:val="0"/>
      <w:marRight w:val="0"/>
      <w:marTop w:val="0"/>
      <w:marBottom w:val="0"/>
      <w:divBdr>
        <w:top w:val="none" w:sz="0" w:space="0" w:color="auto"/>
        <w:left w:val="none" w:sz="0" w:space="0" w:color="auto"/>
        <w:bottom w:val="none" w:sz="0" w:space="0" w:color="auto"/>
        <w:right w:val="none" w:sz="0" w:space="0" w:color="auto"/>
      </w:divBdr>
    </w:div>
    <w:div w:id="1370374707">
      <w:bodyDiv w:val="1"/>
      <w:marLeft w:val="0"/>
      <w:marRight w:val="0"/>
      <w:marTop w:val="0"/>
      <w:marBottom w:val="0"/>
      <w:divBdr>
        <w:top w:val="none" w:sz="0" w:space="0" w:color="auto"/>
        <w:left w:val="none" w:sz="0" w:space="0" w:color="auto"/>
        <w:bottom w:val="none" w:sz="0" w:space="0" w:color="auto"/>
        <w:right w:val="none" w:sz="0" w:space="0" w:color="auto"/>
      </w:divBdr>
    </w:div>
    <w:div w:id="1372417577">
      <w:bodyDiv w:val="1"/>
      <w:marLeft w:val="0"/>
      <w:marRight w:val="0"/>
      <w:marTop w:val="0"/>
      <w:marBottom w:val="0"/>
      <w:divBdr>
        <w:top w:val="none" w:sz="0" w:space="0" w:color="auto"/>
        <w:left w:val="none" w:sz="0" w:space="0" w:color="auto"/>
        <w:bottom w:val="none" w:sz="0" w:space="0" w:color="auto"/>
        <w:right w:val="none" w:sz="0" w:space="0" w:color="auto"/>
      </w:divBdr>
    </w:div>
    <w:div w:id="1375695178">
      <w:bodyDiv w:val="1"/>
      <w:marLeft w:val="0"/>
      <w:marRight w:val="0"/>
      <w:marTop w:val="0"/>
      <w:marBottom w:val="0"/>
      <w:divBdr>
        <w:top w:val="none" w:sz="0" w:space="0" w:color="auto"/>
        <w:left w:val="none" w:sz="0" w:space="0" w:color="auto"/>
        <w:bottom w:val="none" w:sz="0" w:space="0" w:color="auto"/>
        <w:right w:val="none" w:sz="0" w:space="0" w:color="auto"/>
      </w:divBdr>
    </w:div>
    <w:div w:id="1379017168">
      <w:bodyDiv w:val="1"/>
      <w:marLeft w:val="0"/>
      <w:marRight w:val="0"/>
      <w:marTop w:val="0"/>
      <w:marBottom w:val="0"/>
      <w:divBdr>
        <w:top w:val="none" w:sz="0" w:space="0" w:color="auto"/>
        <w:left w:val="none" w:sz="0" w:space="0" w:color="auto"/>
        <w:bottom w:val="none" w:sz="0" w:space="0" w:color="auto"/>
        <w:right w:val="none" w:sz="0" w:space="0" w:color="auto"/>
      </w:divBdr>
    </w:div>
    <w:div w:id="1380133037">
      <w:bodyDiv w:val="1"/>
      <w:marLeft w:val="0"/>
      <w:marRight w:val="0"/>
      <w:marTop w:val="0"/>
      <w:marBottom w:val="0"/>
      <w:divBdr>
        <w:top w:val="none" w:sz="0" w:space="0" w:color="auto"/>
        <w:left w:val="none" w:sz="0" w:space="0" w:color="auto"/>
        <w:bottom w:val="none" w:sz="0" w:space="0" w:color="auto"/>
        <w:right w:val="none" w:sz="0" w:space="0" w:color="auto"/>
      </w:divBdr>
    </w:div>
    <w:div w:id="1380593345">
      <w:bodyDiv w:val="1"/>
      <w:marLeft w:val="0"/>
      <w:marRight w:val="0"/>
      <w:marTop w:val="0"/>
      <w:marBottom w:val="0"/>
      <w:divBdr>
        <w:top w:val="none" w:sz="0" w:space="0" w:color="auto"/>
        <w:left w:val="none" w:sz="0" w:space="0" w:color="auto"/>
        <w:bottom w:val="none" w:sz="0" w:space="0" w:color="auto"/>
        <w:right w:val="none" w:sz="0" w:space="0" w:color="auto"/>
      </w:divBdr>
    </w:div>
    <w:div w:id="1382746030">
      <w:bodyDiv w:val="1"/>
      <w:marLeft w:val="0"/>
      <w:marRight w:val="0"/>
      <w:marTop w:val="0"/>
      <w:marBottom w:val="0"/>
      <w:divBdr>
        <w:top w:val="none" w:sz="0" w:space="0" w:color="auto"/>
        <w:left w:val="none" w:sz="0" w:space="0" w:color="auto"/>
        <w:bottom w:val="none" w:sz="0" w:space="0" w:color="auto"/>
        <w:right w:val="none" w:sz="0" w:space="0" w:color="auto"/>
      </w:divBdr>
    </w:div>
    <w:div w:id="1390346897">
      <w:bodyDiv w:val="1"/>
      <w:marLeft w:val="0"/>
      <w:marRight w:val="0"/>
      <w:marTop w:val="0"/>
      <w:marBottom w:val="0"/>
      <w:divBdr>
        <w:top w:val="none" w:sz="0" w:space="0" w:color="auto"/>
        <w:left w:val="none" w:sz="0" w:space="0" w:color="auto"/>
        <w:bottom w:val="none" w:sz="0" w:space="0" w:color="auto"/>
        <w:right w:val="none" w:sz="0" w:space="0" w:color="auto"/>
      </w:divBdr>
    </w:div>
    <w:div w:id="1393309560">
      <w:bodyDiv w:val="1"/>
      <w:marLeft w:val="0"/>
      <w:marRight w:val="0"/>
      <w:marTop w:val="0"/>
      <w:marBottom w:val="0"/>
      <w:divBdr>
        <w:top w:val="none" w:sz="0" w:space="0" w:color="auto"/>
        <w:left w:val="none" w:sz="0" w:space="0" w:color="auto"/>
        <w:bottom w:val="none" w:sz="0" w:space="0" w:color="auto"/>
        <w:right w:val="none" w:sz="0" w:space="0" w:color="auto"/>
      </w:divBdr>
    </w:div>
    <w:div w:id="1396274015">
      <w:bodyDiv w:val="1"/>
      <w:marLeft w:val="0"/>
      <w:marRight w:val="0"/>
      <w:marTop w:val="0"/>
      <w:marBottom w:val="0"/>
      <w:divBdr>
        <w:top w:val="none" w:sz="0" w:space="0" w:color="auto"/>
        <w:left w:val="none" w:sz="0" w:space="0" w:color="auto"/>
        <w:bottom w:val="none" w:sz="0" w:space="0" w:color="auto"/>
        <w:right w:val="none" w:sz="0" w:space="0" w:color="auto"/>
      </w:divBdr>
    </w:div>
    <w:div w:id="1397584061">
      <w:bodyDiv w:val="1"/>
      <w:marLeft w:val="0"/>
      <w:marRight w:val="0"/>
      <w:marTop w:val="0"/>
      <w:marBottom w:val="0"/>
      <w:divBdr>
        <w:top w:val="none" w:sz="0" w:space="0" w:color="auto"/>
        <w:left w:val="none" w:sz="0" w:space="0" w:color="auto"/>
        <w:bottom w:val="none" w:sz="0" w:space="0" w:color="auto"/>
        <w:right w:val="none" w:sz="0" w:space="0" w:color="auto"/>
      </w:divBdr>
    </w:div>
    <w:div w:id="1398279348">
      <w:bodyDiv w:val="1"/>
      <w:marLeft w:val="0"/>
      <w:marRight w:val="0"/>
      <w:marTop w:val="0"/>
      <w:marBottom w:val="0"/>
      <w:divBdr>
        <w:top w:val="none" w:sz="0" w:space="0" w:color="auto"/>
        <w:left w:val="none" w:sz="0" w:space="0" w:color="auto"/>
        <w:bottom w:val="none" w:sz="0" w:space="0" w:color="auto"/>
        <w:right w:val="none" w:sz="0" w:space="0" w:color="auto"/>
      </w:divBdr>
    </w:div>
    <w:div w:id="1399009614">
      <w:bodyDiv w:val="1"/>
      <w:marLeft w:val="0"/>
      <w:marRight w:val="0"/>
      <w:marTop w:val="0"/>
      <w:marBottom w:val="0"/>
      <w:divBdr>
        <w:top w:val="none" w:sz="0" w:space="0" w:color="auto"/>
        <w:left w:val="none" w:sz="0" w:space="0" w:color="auto"/>
        <w:bottom w:val="none" w:sz="0" w:space="0" w:color="auto"/>
        <w:right w:val="none" w:sz="0" w:space="0" w:color="auto"/>
      </w:divBdr>
    </w:div>
    <w:div w:id="1399012941">
      <w:bodyDiv w:val="1"/>
      <w:marLeft w:val="0"/>
      <w:marRight w:val="0"/>
      <w:marTop w:val="0"/>
      <w:marBottom w:val="0"/>
      <w:divBdr>
        <w:top w:val="none" w:sz="0" w:space="0" w:color="auto"/>
        <w:left w:val="none" w:sz="0" w:space="0" w:color="auto"/>
        <w:bottom w:val="none" w:sz="0" w:space="0" w:color="auto"/>
        <w:right w:val="none" w:sz="0" w:space="0" w:color="auto"/>
      </w:divBdr>
    </w:div>
    <w:div w:id="1400320151">
      <w:bodyDiv w:val="1"/>
      <w:marLeft w:val="0"/>
      <w:marRight w:val="0"/>
      <w:marTop w:val="0"/>
      <w:marBottom w:val="0"/>
      <w:divBdr>
        <w:top w:val="none" w:sz="0" w:space="0" w:color="auto"/>
        <w:left w:val="none" w:sz="0" w:space="0" w:color="auto"/>
        <w:bottom w:val="none" w:sz="0" w:space="0" w:color="auto"/>
        <w:right w:val="none" w:sz="0" w:space="0" w:color="auto"/>
      </w:divBdr>
    </w:div>
    <w:div w:id="1401095452">
      <w:bodyDiv w:val="1"/>
      <w:marLeft w:val="0"/>
      <w:marRight w:val="0"/>
      <w:marTop w:val="0"/>
      <w:marBottom w:val="0"/>
      <w:divBdr>
        <w:top w:val="none" w:sz="0" w:space="0" w:color="auto"/>
        <w:left w:val="none" w:sz="0" w:space="0" w:color="auto"/>
        <w:bottom w:val="none" w:sz="0" w:space="0" w:color="auto"/>
        <w:right w:val="none" w:sz="0" w:space="0" w:color="auto"/>
      </w:divBdr>
    </w:div>
    <w:div w:id="1403792335">
      <w:bodyDiv w:val="1"/>
      <w:marLeft w:val="0"/>
      <w:marRight w:val="0"/>
      <w:marTop w:val="0"/>
      <w:marBottom w:val="0"/>
      <w:divBdr>
        <w:top w:val="none" w:sz="0" w:space="0" w:color="auto"/>
        <w:left w:val="none" w:sz="0" w:space="0" w:color="auto"/>
        <w:bottom w:val="none" w:sz="0" w:space="0" w:color="auto"/>
        <w:right w:val="none" w:sz="0" w:space="0" w:color="auto"/>
      </w:divBdr>
    </w:div>
    <w:div w:id="1407991746">
      <w:bodyDiv w:val="1"/>
      <w:marLeft w:val="0"/>
      <w:marRight w:val="0"/>
      <w:marTop w:val="0"/>
      <w:marBottom w:val="0"/>
      <w:divBdr>
        <w:top w:val="none" w:sz="0" w:space="0" w:color="auto"/>
        <w:left w:val="none" w:sz="0" w:space="0" w:color="auto"/>
        <w:bottom w:val="none" w:sz="0" w:space="0" w:color="auto"/>
        <w:right w:val="none" w:sz="0" w:space="0" w:color="auto"/>
      </w:divBdr>
    </w:div>
    <w:div w:id="1411349850">
      <w:bodyDiv w:val="1"/>
      <w:marLeft w:val="0"/>
      <w:marRight w:val="0"/>
      <w:marTop w:val="0"/>
      <w:marBottom w:val="0"/>
      <w:divBdr>
        <w:top w:val="none" w:sz="0" w:space="0" w:color="auto"/>
        <w:left w:val="none" w:sz="0" w:space="0" w:color="auto"/>
        <w:bottom w:val="none" w:sz="0" w:space="0" w:color="auto"/>
        <w:right w:val="none" w:sz="0" w:space="0" w:color="auto"/>
      </w:divBdr>
    </w:div>
    <w:div w:id="1411922828">
      <w:bodyDiv w:val="1"/>
      <w:marLeft w:val="0"/>
      <w:marRight w:val="0"/>
      <w:marTop w:val="0"/>
      <w:marBottom w:val="0"/>
      <w:divBdr>
        <w:top w:val="none" w:sz="0" w:space="0" w:color="auto"/>
        <w:left w:val="none" w:sz="0" w:space="0" w:color="auto"/>
        <w:bottom w:val="none" w:sz="0" w:space="0" w:color="auto"/>
        <w:right w:val="none" w:sz="0" w:space="0" w:color="auto"/>
      </w:divBdr>
    </w:div>
    <w:div w:id="1413161303">
      <w:bodyDiv w:val="1"/>
      <w:marLeft w:val="0"/>
      <w:marRight w:val="0"/>
      <w:marTop w:val="0"/>
      <w:marBottom w:val="0"/>
      <w:divBdr>
        <w:top w:val="none" w:sz="0" w:space="0" w:color="auto"/>
        <w:left w:val="none" w:sz="0" w:space="0" w:color="auto"/>
        <w:bottom w:val="none" w:sz="0" w:space="0" w:color="auto"/>
        <w:right w:val="none" w:sz="0" w:space="0" w:color="auto"/>
      </w:divBdr>
    </w:div>
    <w:div w:id="1416971209">
      <w:bodyDiv w:val="1"/>
      <w:marLeft w:val="0"/>
      <w:marRight w:val="0"/>
      <w:marTop w:val="0"/>
      <w:marBottom w:val="0"/>
      <w:divBdr>
        <w:top w:val="none" w:sz="0" w:space="0" w:color="auto"/>
        <w:left w:val="none" w:sz="0" w:space="0" w:color="auto"/>
        <w:bottom w:val="none" w:sz="0" w:space="0" w:color="auto"/>
        <w:right w:val="none" w:sz="0" w:space="0" w:color="auto"/>
      </w:divBdr>
    </w:div>
    <w:div w:id="1417507856">
      <w:bodyDiv w:val="1"/>
      <w:marLeft w:val="0"/>
      <w:marRight w:val="0"/>
      <w:marTop w:val="0"/>
      <w:marBottom w:val="0"/>
      <w:divBdr>
        <w:top w:val="none" w:sz="0" w:space="0" w:color="auto"/>
        <w:left w:val="none" w:sz="0" w:space="0" w:color="auto"/>
        <w:bottom w:val="none" w:sz="0" w:space="0" w:color="auto"/>
        <w:right w:val="none" w:sz="0" w:space="0" w:color="auto"/>
      </w:divBdr>
    </w:div>
    <w:div w:id="1419328446">
      <w:bodyDiv w:val="1"/>
      <w:marLeft w:val="0"/>
      <w:marRight w:val="0"/>
      <w:marTop w:val="0"/>
      <w:marBottom w:val="0"/>
      <w:divBdr>
        <w:top w:val="none" w:sz="0" w:space="0" w:color="auto"/>
        <w:left w:val="none" w:sz="0" w:space="0" w:color="auto"/>
        <w:bottom w:val="none" w:sz="0" w:space="0" w:color="auto"/>
        <w:right w:val="none" w:sz="0" w:space="0" w:color="auto"/>
      </w:divBdr>
    </w:div>
    <w:div w:id="1426681586">
      <w:bodyDiv w:val="1"/>
      <w:marLeft w:val="0"/>
      <w:marRight w:val="0"/>
      <w:marTop w:val="0"/>
      <w:marBottom w:val="0"/>
      <w:divBdr>
        <w:top w:val="none" w:sz="0" w:space="0" w:color="auto"/>
        <w:left w:val="none" w:sz="0" w:space="0" w:color="auto"/>
        <w:bottom w:val="none" w:sz="0" w:space="0" w:color="auto"/>
        <w:right w:val="none" w:sz="0" w:space="0" w:color="auto"/>
      </w:divBdr>
    </w:div>
    <w:div w:id="1428892705">
      <w:bodyDiv w:val="1"/>
      <w:marLeft w:val="0"/>
      <w:marRight w:val="0"/>
      <w:marTop w:val="0"/>
      <w:marBottom w:val="0"/>
      <w:divBdr>
        <w:top w:val="none" w:sz="0" w:space="0" w:color="auto"/>
        <w:left w:val="none" w:sz="0" w:space="0" w:color="auto"/>
        <w:bottom w:val="none" w:sz="0" w:space="0" w:color="auto"/>
        <w:right w:val="none" w:sz="0" w:space="0" w:color="auto"/>
      </w:divBdr>
    </w:div>
    <w:div w:id="1429080852">
      <w:bodyDiv w:val="1"/>
      <w:marLeft w:val="0"/>
      <w:marRight w:val="0"/>
      <w:marTop w:val="0"/>
      <w:marBottom w:val="0"/>
      <w:divBdr>
        <w:top w:val="none" w:sz="0" w:space="0" w:color="auto"/>
        <w:left w:val="none" w:sz="0" w:space="0" w:color="auto"/>
        <w:bottom w:val="none" w:sz="0" w:space="0" w:color="auto"/>
        <w:right w:val="none" w:sz="0" w:space="0" w:color="auto"/>
      </w:divBdr>
    </w:div>
    <w:div w:id="1429738713">
      <w:bodyDiv w:val="1"/>
      <w:marLeft w:val="0"/>
      <w:marRight w:val="0"/>
      <w:marTop w:val="0"/>
      <w:marBottom w:val="0"/>
      <w:divBdr>
        <w:top w:val="none" w:sz="0" w:space="0" w:color="auto"/>
        <w:left w:val="none" w:sz="0" w:space="0" w:color="auto"/>
        <w:bottom w:val="none" w:sz="0" w:space="0" w:color="auto"/>
        <w:right w:val="none" w:sz="0" w:space="0" w:color="auto"/>
      </w:divBdr>
    </w:div>
    <w:div w:id="1430541687">
      <w:bodyDiv w:val="1"/>
      <w:marLeft w:val="0"/>
      <w:marRight w:val="0"/>
      <w:marTop w:val="0"/>
      <w:marBottom w:val="0"/>
      <w:divBdr>
        <w:top w:val="none" w:sz="0" w:space="0" w:color="auto"/>
        <w:left w:val="none" w:sz="0" w:space="0" w:color="auto"/>
        <w:bottom w:val="none" w:sz="0" w:space="0" w:color="auto"/>
        <w:right w:val="none" w:sz="0" w:space="0" w:color="auto"/>
      </w:divBdr>
    </w:div>
    <w:div w:id="1431508584">
      <w:bodyDiv w:val="1"/>
      <w:marLeft w:val="0"/>
      <w:marRight w:val="0"/>
      <w:marTop w:val="0"/>
      <w:marBottom w:val="0"/>
      <w:divBdr>
        <w:top w:val="none" w:sz="0" w:space="0" w:color="auto"/>
        <w:left w:val="none" w:sz="0" w:space="0" w:color="auto"/>
        <w:bottom w:val="none" w:sz="0" w:space="0" w:color="auto"/>
        <w:right w:val="none" w:sz="0" w:space="0" w:color="auto"/>
      </w:divBdr>
    </w:div>
    <w:div w:id="1431849045">
      <w:bodyDiv w:val="1"/>
      <w:marLeft w:val="0"/>
      <w:marRight w:val="0"/>
      <w:marTop w:val="0"/>
      <w:marBottom w:val="0"/>
      <w:divBdr>
        <w:top w:val="none" w:sz="0" w:space="0" w:color="auto"/>
        <w:left w:val="none" w:sz="0" w:space="0" w:color="auto"/>
        <w:bottom w:val="none" w:sz="0" w:space="0" w:color="auto"/>
        <w:right w:val="none" w:sz="0" w:space="0" w:color="auto"/>
      </w:divBdr>
    </w:div>
    <w:div w:id="1432584130">
      <w:bodyDiv w:val="1"/>
      <w:marLeft w:val="0"/>
      <w:marRight w:val="0"/>
      <w:marTop w:val="0"/>
      <w:marBottom w:val="0"/>
      <w:divBdr>
        <w:top w:val="none" w:sz="0" w:space="0" w:color="auto"/>
        <w:left w:val="none" w:sz="0" w:space="0" w:color="auto"/>
        <w:bottom w:val="none" w:sz="0" w:space="0" w:color="auto"/>
        <w:right w:val="none" w:sz="0" w:space="0" w:color="auto"/>
      </w:divBdr>
    </w:div>
    <w:div w:id="1435513633">
      <w:bodyDiv w:val="1"/>
      <w:marLeft w:val="0"/>
      <w:marRight w:val="0"/>
      <w:marTop w:val="0"/>
      <w:marBottom w:val="0"/>
      <w:divBdr>
        <w:top w:val="none" w:sz="0" w:space="0" w:color="auto"/>
        <w:left w:val="none" w:sz="0" w:space="0" w:color="auto"/>
        <w:bottom w:val="none" w:sz="0" w:space="0" w:color="auto"/>
        <w:right w:val="none" w:sz="0" w:space="0" w:color="auto"/>
      </w:divBdr>
    </w:div>
    <w:div w:id="1437864865">
      <w:bodyDiv w:val="1"/>
      <w:marLeft w:val="0"/>
      <w:marRight w:val="0"/>
      <w:marTop w:val="0"/>
      <w:marBottom w:val="0"/>
      <w:divBdr>
        <w:top w:val="none" w:sz="0" w:space="0" w:color="auto"/>
        <w:left w:val="none" w:sz="0" w:space="0" w:color="auto"/>
        <w:bottom w:val="none" w:sz="0" w:space="0" w:color="auto"/>
        <w:right w:val="none" w:sz="0" w:space="0" w:color="auto"/>
      </w:divBdr>
    </w:div>
    <w:div w:id="1440560672">
      <w:bodyDiv w:val="1"/>
      <w:marLeft w:val="0"/>
      <w:marRight w:val="0"/>
      <w:marTop w:val="0"/>
      <w:marBottom w:val="0"/>
      <w:divBdr>
        <w:top w:val="none" w:sz="0" w:space="0" w:color="auto"/>
        <w:left w:val="none" w:sz="0" w:space="0" w:color="auto"/>
        <w:bottom w:val="none" w:sz="0" w:space="0" w:color="auto"/>
        <w:right w:val="none" w:sz="0" w:space="0" w:color="auto"/>
      </w:divBdr>
    </w:div>
    <w:div w:id="1443257177">
      <w:bodyDiv w:val="1"/>
      <w:marLeft w:val="0"/>
      <w:marRight w:val="0"/>
      <w:marTop w:val="0"/>
      <w:marBottom w:val="0"/>
      <w:divBdr>
        <w:top w:val="none" w:sz="0" w:space="0" w:color="auto"/>
        <w:left w:val="none" w:sz="0" w:space="0" w:color="auto"/>
        <w:bottom w:val="none" w:sz="0" w:space="0" w:color="auto"/>
        <w:right w:val="none" w:sz="0" w:space="0" w:color="auto"/>
      </w:divBdr>
    </w:div>
    <w:div w:id="1448348234">
      <w:bodyDiv w:val="1"/>
      <w:marLeft w:val="0"/>
      <w:marRight w:val="0"/>
      <w:marTop w:val="0"/>
      <w:marBottom w:val="0"/>
      <w:divBdr>
        <w:top w:val="none" w:sz="0" w:space="0" w:color="auto"/>
        <w:left w:val="none" w:sz="0" w:space="0" w:color="auto"/>
        <w:bottom w:val="none" w:sz="0" w:space="0" w:color="auto"/>
        <w:right w:val="none" w:sz="0" w:space="0" w:color="auto"/>
      </w:divBdr>
    </w:div>
    <w:div w:id="1449812364">
      <w:bodyDiv w:val="1"/>
      <w:marLeft w:val="0"/>
      <w:marRight w:val="0"/>
      <w:marTop w:val="0"/>
      <w:marBottom w:val="0"/>
      <w:divBdr>
        <w:top w:val="none" w:sz="0" w:space="0" w:color="auto"/>
        <w:left w:val="none" w:sz="0" w:space="0" w:color="auto"/>
        <w:bottom w:val="none" w:sz="0" w:space="0" w:color="auto"/>
        <w:right w:val="none" w:sz="0" w:space="0" w:color="auto"/>
      </w:divBdr>
    </w:div>
    <w:div w:id="1450395621">
      <w:bodyDiv w:val="1"/>
      <w:marLeft w:val="0"/>
      <w:marRight w:val="0"/>
      <w:marTop w:val="0"/>
      <w:marBottom w:val="0"/>
      <w:divBdr>
        <w:top w:val="none" w:sz="0" w:space="0" w:color="auto"/>
        <w:left w:val="none" w:sz="0" w:space="0" w:color="auto"/>
        <w:bottom w:val="none" w:sz="0" w:space="0" w:color="auto"/>
        <w:right w:val="none" w:sz="0" w:space="0" w:color="auto"/>
      </w:divBdr>
    </w:div>
    <w:div w:id="1452478410">
      <w:bodyDiv w:val="1"/>
      <w:marLeft w:val="0"/>
      <w:marRight w:val="0"/>
      <w:marTop w:val="0"/>
      <w:marBottom w:val="0"/>
      <w:divBdr>
        <w:top w:val="none" w:sz="0" w:space="0" w:color="auto"/>
        <w:left w:val="none" w:sz="0" w:space="0" w:color="auto"/>
        <w:bottom w:val="none" w:sz="0" w:space="0" w:color="auto"/>
        <w:right w:val="none" w:sz="0" w:space="0" w:color="auto"/>
      </w:divBdr>
    </w:div>
    <w:div w:id="1452742494">
      <w:bodyDiv w:val="1"/>
      <w:marLeft w:val="0"/>
      <w:marRight w:val="0"/>
      <w:marTop w:val="0"/>
      <w:marBottom w:val="0"/>
      <w:divBdr>
        <w:top w:val="none" w:sz="0" w:space="0" w:color="auto"/>
        <w:left w:val="none" w:sz="0" w:space="0" w:color="auto"/>
        <w:bottom w:val="none" w:sz="0" w:space="0" w:color="auto"/>
        <w:right w:val="none" w:sz="0" w:space="0" w:color="auto"/>
      </w:divBdr>
    </w:div>
    <w:div w:id="1453397227">
      <w:bodyDiv w:val="1"/>
      <w:marLeft w:val="0"/>
      <w:marRight w:val="0"/>
      <w:marTop w:val="0"/>
      <w:marBottom w:val="0"/>
      <w:divBdr>
        <w:top w:val="none" w:sz="0" w:space="0" w:color="auto"/>
        <w:left w:val="none" w:sz="0" w:space="0" w:color="auto"/>
        <w:bottom w:val="none" w:sz="0" w:space="0" w:color="auto"/>
        <w:right w:val="none" w:sz="0" w:space="0" w:color="auto"/>
      </w:divBdr>
    </w:div>
    <w:div w:id="1455363441">
      <w:bodyDiv w:val="1"/>
      <w:marLeft w:val="0"/>
      <w:marRight w:val="0"/>
      <w:marTop w:val="0"/>
      <w:marBottom w:val="0"/>
      <w:divBdr>
        <w:top w:val="none" w:sz="0" w:space="0" w:color="auto"/>
        <w:left w:val="none" w:sz="0" w:space="0" w:color="auto"/>
        <w:bottom w:val="none" w:sz="0" w:space="0" w:color="auto"/>
        <w:right w:val="none" w:sz="0" w:space="0" w:color="auto"/>
      </w:divBdr>
    </w:div>
    <w:div w:id="1456559273">
      <w:bodyDiv w:val="1"/>
      <w:marLeft w:val="0"/>
      <w:marRight w:val="0"/>
      <w:marTop w:val="0"/>
      <w:marBottom w:val="0"/>
      <w:divBdr>
        <w:top w:val="none" w:sz="0" w:space="0" w:color="auto"/>
        <w:left w:val="none" w:sz="0" w:space="0" w:color="auto"/>
        <w:bottom w:val="none" w:sz="0" w:space="0" w:color="auto"/>
        <w:right w:val="none" w:sz="0" w:space="0" w:color="auto"/>
      </w:divBdr>
    </w:div>
    <w:div w:id="1457794461">
      <w:bodyDiv w:val="1"/>
      <w:marLeft w:val="0"/>
      <w:marRight w:val="0"/>
      <w:marTop w:val="0"/>
      <w:marBottom w:val="0"/>
      <w:divBdr>
        <w:top w:val="none" w:sz="0" w:space="0" w:color="auto"/>
        <w:left w:val="none" w:sz="0" w:space="0" w:color="auto"/>
        <w:bottom w:val="none" w:sz="0" w:space="0" w:color="auto"/>
        <w:right w:val="none" w:sz="0" w:space="0" w:color="auto"/>
      </w:divBdr>
    </w:div>
    <w:div w:id="1457874644">
      <w:bodyDiv w:val="1"/>
      <w:marLeft w:val="0"/>
      <w:marRight w:val="0"/>
      <w:marTop w:val="0"/>
      <w:marBottom w:val="0"/>
      <w:divBdr>
        <w:top w:val="none" w:sz="0" w:space="0" w:color="auto"/>
        <w:left w:val="none" w:sz="0" w:space="0" w:color="auto"/>
        <w:bottom w:val="none" w:sz="0" w:space="0" w:color="auto"/>
        <w:right w:val="none" w:sz="0" w:space="0" w:color="auto"/>
      </w:divBdr>
    </w:div>
    <w:div w:id="1458138140">
      <w:bodyDiv w:val="1"/>
      <w:marLeft w:val="0"/>
      <w:marRight w:val="0"/>
      <w:marTop w:val="0"/>
      <w:marBottom w:val="0"/>
      <w:divBdr>
        <w:top w:val="none" w:sz="0" w:space="0" w:color="auto"/>
        <w:left w:val="none" w:sz="0" w:space="0" w:color="auto"/>
        <w:bottom w:val="none" w:sz="0" w:space="0" w:color="auto"/>
        <w:right w:val="none" w:sz="0" w:space="0" w:color="auto"/>
      </w:divBdr>
    </w:div>
    <w:div w:id="1459058488">
      <w:bodyDiv w:val="1"/>
      <w:marLeft w:val="0"/>
      <w:marRight w:val="0"/>
      <w:marTop w:val="0"/>
      <w:marBottom w:val="0"/>
      <w:divBdr>
        <w:top w:val="none" w:sz="0" w:space="0" w:color="auto"/>
        <w:left w:val="none" w:sz="0" w:space="0" w:color="auto"/>
        <w:bottom w:val="none" w:sz="0" w:space="0" w:color="auto"/>
        <w:right w:val="none" w:sz="0" w:space="0" w:color="auto"/>
      </w:divBdr>
    </w:div>
    <w:div w:id="1459227490">
      <w:bodyDiv w:val="1"/>
      <w:marLeft w:val="0"/>
      <w:marRight w:val="0"/>
      <w:marTop w:val="0"/>
      <w:marBottom w:val="0"/>
      <w:divBdr>
        <w:top w:val="none" w:sz="0" w:space="0" w:color="auto"/>
        <w:left w:val="none" w:sz="0" w:space="0" w:color="auto"/>
        <w:bottom w:val="none" w:sz="0" w:space="0" w:color="auto"/>
        <w:right w:val="none" w:sz="0" w:space="0" w:color="auto"/>
      </w:divBdr>
    </w:div>
    <w:div w:id="1459295737">
      <w:bodyDiv w:val="1"/>
      <w:marLeft w:val="0"/>
      <w:marRight w:val="0"/>
      <w:marTop w:val="0"/>
      <w:marBottom w:val="0"/>
      <w:divBdr>
        <w:top w:val="none" w:sz="0" w:space="0" w:color="auto"/>
        <w:left w:val="none" w:sz="0" w:space="0" w:color="auto"/>
        <w:bottom w:val="none" w:sz="0" w:space="0" w:color="auto"/>
        <w:right w:val="none" w:sz="0" w:space="0" w:color="auto"/>
      </w:divBdr>
    </w:div>
    <w:div w:id="1460996461">
      <w:bodyDiv w:val="1"/>
      <w:marLeft w:val="0"/>
      <w:marRight w:val="0"/>
      <w:marTop w:val="0"/>
      <w:marBottom w:val="0"/>
      <w:divBdr>
        <w:top w:val="none" w:sz="0" w:space="0" w:color="auto"/>
        <w:left w:val="none" w:sz="0" w:space="0" w:color="auto"/>
        <w:bottom w:val="none" w:sz="0" w:space="0" w:color="auto"/>
        <w:right w:val="none" w:sz="0" w:space="0" w:color="auto"/>
      </w:divBdr>
    </w:div>
    <w:div w:id="1461997038">
      <w:bodyDiv w:val="1"/>
      <w:marLeft w:val="0"/>
      <w:marRight w:val="0"/>
      <w:marTop w:val="0"/>
      <w:marBottom w:val="0"/>
      <w:divBdr>
        <w:top w:val="none" w:sz="0" w:space="0" w:color="auto"/>
        <w:left w:val="none" w:sz="0" w:space="0" w:color="auto"/>
        <w:bottom w:val="none" w:sz="0" w:space="0" w:color="auto"/>
        <w:right w:val="none" w:sz="0" w:space="0" w:color="auto"/>
      </w:divBdr>
    </w:div>
    <w:div w:id="1462268362">
      <w:bodyDiv w:val="1"/>
      <w:marLeft w:val="0"/>
      <w:marRight w:val="0"/>
      <w:marTop w:val="0"/>
      <w:marBottom w:val="0"/>
      <w:divBdr>
        <w:top w:val="none" w:sz="0" w:space="0" w:color="auto"/>
        <w:left w:val="none" w:sz="0" w:space="0" w:color="auto"/>
        <w:bottom w:val="none" w:sz="0" w:space="0" w:color="auto"/>
        <w:right w:val="none" w:sz="0" w:space="0" w:color="auto"/>
      </w:divBdr>
      <w:divsChild>
        <w:div w:id="1548298081">
          <w:marLeft w:val="720"/>
          <w:marRight w:val="0"/>
          <w:marTop w:val="0"/>
          <w:marBottom w:val="0"/>
          <w:divBdr>
            <w:top w:val="none" w:sz="0" w:space="0" w:color="auto"/>
            <w:left w:val="none" w:sz="0" w:space="0" w:color="auto"/>
            <w:bottom w:val="none" w:sz="0" w:space="0" w:color="auto"/>
            <w:right w:val="none" w:sz="0" w:space="0" w:color="auto"/>
          </w:divBdr>
        </w:div>
        <w:div w:id="642582183">
          <w:marLeft w:val="720"/>
          <w:marRight w:val="0"/>
          <w:marTop w:val="0"/>
          <w:marBottom w:val="0"/>
          <w:divBdr>
            <w:top w:val="none" w:sz="0" w:space="0" w:color="auto"/>
            <w:left w:val="none" w:sz="0" w:space="0" w:color="auto"/>
            <w:bottom w:val="none" w:sz="0" w:space="0" w:color="auto"/>
            <w:right w:val="none" w:sz="0" w:space="0" w:color="auto"/>
          </w:divBdr>
        </w:div>
        <w:div w:id="1144665818">
          <w:marLeft w:val="720"/>
          <w:marRight w:val="0"/>
          <w:marTop w:val="0"/>
          <w:marBottom w:val="0"/>
          <w:divBdr>
            <w:top w:val="none" w:sz="0" w:space="0" w:color="auto"/>
            <w:left w:val="none" w:sz="0" w:space="0" w:color="auto"/>
            <w:bottom w:val="none" w:sz="0" w:space="0" w:color="auto"/>
            <w:right w:val="none" w:sz="0" w:space="0" w:color="auto"/>
          </w:divBdr>
        </w:div>
        <w:div w:id="221019895">
          <w:marLeft w:val="720"/>
          <w:marRight w:val="0"/>
          <w:marTop w:val="0"/>
          <w:marBottom w:val="0"/>
          <w:divBdr>
            <w:top w:val="none" w:sz="0" w:space="0" w:color="auto"/>
            <w:left w:val="none" w:sz="0" w:space="0" w:color="auto"/>
            <w:bottom w:val="none" w:sz="0" w:space="0" w:color="auto"/>
            <w:right w:val="none" w:sz="0" w:space="0" w:color="auto"/>
          </w:divBdr>
        </w:div>
        <w:div w:id="554048990">
          <w:marLeft w:val="1440"/>
          <w:marRight w:val="0"/>
          <w:marTop w:val="0"/>
          <w:marBottom w:val="0"/>
          <w:divBdr>
            <w:top w:val="none" w:sz="0" w:space="0" w:color="auto"/>
            <w:left w:val="none" w:sz="0" w:space="0" w:color="auto"/>
            <w:bottom w:val="none" w:sz="0" w:space="0" w:color="auto"/>
            <w:right w:val="none" w:sz="0" w:space="0" w:color="auto"/>
          </w:divBdr>
        </w:div>
        <w:div w:id="2030596746">
          <w:marLeft w:val="1440"/>
          <w:marRight w:val="0"/>
          <w:marTop w:val="0"/>
          <w:marBottom w:val="0"/>
          <w:divBdr>
            <w:top w:val="none" w:sz="0" w:space="0" w:color="auto"/>
            <w:left w:val="none" w:sz="0" w:space="0" w:color="auto"/>
            <w:bottom w:val="none" w:sz="0" w:space="0" w:color="auto"/>
            <w:right w:val="none" w:sz="0" w:space="0" w:color="auto"/>
          </w:divBdr>
        </w:div>
        <w:div w:id="684138217">
          <w:marLeft w:val="1440"/>
          <w:marRight w:val="0"/>
          <w:marTop w:val="0"/>
          <w:marBottom w:val="0"/>
          <w:divBdr>
            <w:top w:val="none" w:sz="0" w:space="0" w:color="auto"/>
            <w:left w:val="none" w:sz="0" w:space="0" w:color="auto"/>
            <w:bottom w:val="none" w:sz="0" w:space="0" w:color="auto"/>
            <w:right w:val="none" w:sz="0" w:space="0" w:color="auto"/>
          </w:divBdr>
        </w:div>
      </w:divsChild>
    </w:div>
    <w:div w:id="1462378218">
      <w:bodyDiv w:val="1"/>
      <w:marLeft w:val="0"/>
      <w:marRight w:val="0"/>
      <w:marTop w:val="0"/>
      <w:marBottom w:val="0"/>
      <w:divBdr>
        <w:top w:val="none" w:sz="0" w:space="0" w:color="auto"/>
        <w:left w:val="none" w:sz="0" w:space="0" w:color="auto"/>
        <w:bottom w:val="none" w:sz="0" w:space="0" w:color="auto"/>
        <w:right w:val="none" w:sz="0" w:space="0" w:color="auto"/>
      </w:divBdr>
    </w:div>
    <w:div w:id="1463882975">
      <w:bodyDiv w:val="1"/>
      <w:marLeft w:val="0"/>
      <w:marRight w:val="0"/>
      <w:marTop w:val="0"/>
      <w:marBottom w:val="0"/>
      <w:divBdr>
        <w:top w:val="none" w:sz="0" w:space="0" w:color="auto"/>
        <w:left w:val="none" w:sz="0" w:space="0" w:color="auto"/>
        <w:bottom w:val="none" w:sz="0" w:space="0" w:color="auto"/>
        <w:right w:val="none" w:sz="0" w:space="0" w:color="auto"/>
      </w:divBdr>
    </w:div>
    <w:div w:id="1464036699">
      <w:bodyDiv w:val="1"/>
      <w:marLeft w:val="0"/>
      <w:marRight w:val="0"/>
      <w:marTop w:val="0"/>
      <w:marBottom w:val="0"/>
      <w:divBdr>
        <w:top w:val="none" w:sz="0" w:space="0" w:color="auto"/>
        <w:left w:val="none" w:sz="0" w:space="0" w:color="auto"/>
        <w:bottom w:val="none" w:sz="0" w:space="0" w:color="auto"/>
        <w:right w:val="none" w:sz="0" w:space="0" w:color="auto"/>
      </w:divBdr>
    </w:div>
    <w:div w:id="1465073805">
      <w:bodyDiv w:val="1"/>
      <w:marLeft w:val="0"/>
      <w:marRight w:val="0"/>
      <w:marTop w:val="0"/>
      <w:marBottom w:val="0"/>
      <w:divBdr>
        <w:top w:val="none" w:sz="0" w:space="0" w:color="auto"/>
        <w:left w:val="none" w:sz="0" w:space="0" w:color="auto"/>
        <w:bottom w:val="none" w:sz="0" w:space="0" w:color="auto"/>
        <w:right w:val="none" w:sz="0" w:space="0" w:color="auto"/>
      </w:divBdr>
    </w:div>
    <w:div w:id="1466579897">
      <w:bodyDiv w:val="1"/>
      <w:marLeft w:val="0"/>
      <w:marRight w:val="0"/>
      <w:marTop w:val="0"/>
      <w:marBottom w:val="0"/>
      <w:divBdr>
        <w:top w:val="none" w:sz="0" w:space="0" w:color="auto"/>
        <w:left w:val="none" w:sz="0" w:space="0" w:color="auto"/>
        <w:bottom w:val="none" w:sz="0" w:space="0" w:color="auto"/>
        <w:right w:val="none" w:sz="0" w:space="0" w:color="auto"/>
      </w:divBdr>
    </w:div>
    <w:div w:id="1467235663">
      <w:bodyDiv w:val="1"/>
      <w:marLeft w:val="0"/>
      <w:marRight w:val="0"/>
      <w:marTop w:val="0"/>
      <w:marBottom w:val="0"/>
      <w:divBdr>
        <w:top w:val="none" w:sz="0" w:space="0" w:color="auto"/>
        <w:left w:val="none" w:sz="0" w:space="0" w:color="auto"/>
        <w:bottom w:val="none" w:sz="0" w:space="0" w:color="auto"/>
        <w:right w:val="none" w:sz="0" w:space="0" w:color="auto"/>
      </w:divBdr>
    </w:div>
    <w:div w:id="1467357122">
      <w:bodyDiv w:val="1"/>
      <w:marLeft w:val="0"/>
      <w:marRight w:val="0"/>
      <w:marTop w:val="0"/>
      <w:marBottom w:val="0"/>
      <w:divBdr>
        <w:top w:val="none" w:sz="0" w:space="0" w:color="auto"/>
        <w:left w:val="none" w:sz="0" w:space="0" w:color="auto"/>
        <w:bottom w:val="none" w:sz="0" w:space="0" w:color="auto"/>
        <w:right w:val="none" w:sz="0" w:space="0" w:color="auto"/>
      </w:divBdr>
    </w:div>
    <w:div w:id="1468474562">
      <w:bodyDiv w:val="1"/>
      <w:marLeft w:val="0"/>
      <w:marRight w:val="0"/>
      <w:marTop w:val="0"/>
      <w:marBottom w:val="0"/>
      <w:divBdr>
        <w:top w:val="none" w:sz="0" w:space="0" w:color="auto"/>
        <w:left w:val="none" w:sz="0" w:space="0" w:color="auto"/>
        <w:bottom w:val="none" w:sz="0" w:space="0" w:color="auto"/>
        <w:right w:val="none" w:sz="0" w:space="0" w:color="auto"/>
      </w:divBdr>
    </w:div>
    <w:div w:id="1471094809">
      <w:bodyDiv w:val="1"/>
      <w:marLeft w:val="0"/>
      <w:marRight w:val="0"/>
      <w:marTop w:val="0"/>
      <w:marBottom w:val="0"/>
      <w:divBdr>
        <w:top w:val="none" w:sz="0" w:space="0" w:color="auto"/>
        <w:left w:val="none" w:sz="0" w:space="0" w:color="auto"/>
        <w:bottom w:val="none" w:sz="0" w:space="0" w:color="auto"/>
        <w:right w:val="none" w:sz="0" w:space="0" w:color="auto"/>
      </w:divBdr>
    </w:div>
    <w:div w:id="1471247976">
      <w:bodyDiv w:val="1"/>
      <w:marLeft w:val="0"/>
      <w:marRight w:val="0"/>
      <w:marTop w:val="0"/>
      <w:marBottom w:val="0"/>
      <w:divBdr>
        <w:top w:val="none" w:sz="0" w:space="0" w:color="auto"/>
        <w:left w:val="none" w:sz="0" w:space="0" w:color="auto"/>
        <w:bottom w:val="none" w:sz="0" w:space="0" w:color="auto"/>
        <w:right w:val="none" w:sz="0" w:space="0" w:color="auto"/>
      </w:divBdr>
    </w:div>
    <w:div w:id="1471751156">
      <w:bodyDiv w:val="1"/>
      <w:marLeft w:val="0"/>
      <w:marRight w:val="0"/>
      <w:marTop w:val="0"/>
      <w:marBottom w:val="0"/>
      <w:divBdr>
        <w:top w:val="none" w:sz="0" w:space="0" w:color="auto"/>
        <w:left w:val="none" w:sz="0" w:space="0" w:color="auto"/>
        <w:bottom w:val="none" w:sz="0" w:space="0" w:color="auto"/>
        <w:right w:val="none" w:sz="0" w:space="0" w:color="auto"/>
      </w:divBdr>
    </w:div>
    <w:div w:id="1472867632">
      <w:bodyDiv w:val="1"/>
      <w:marLeft w:val="0"/>
      <w:marRight w:val="0"/>
      <w:marTop w:val="0"/>
      <w:marBottom w:val="0"/>
      <w:divBdr>
        <w:top w:val="none" w:sz="0" w:space="0" w:color="auto"/>
        <w:left w:val="none" w:sz="0" w:space="0" w:color="auto"/>
        <w:bottom w:val="none" w:sz="0" w:space="0" w:color="auto"/>
        <w:right w:val="none" w:sz="0" w:space="0" w:color="auto"/>
      </w:divBdr>
    </w:div>
    <w:div w:id="1472942670">
      <w:bodyDiv w:val="1"/>
      <w:marLeft w:val="0"/>
      <w:marRight w:val="0"/>
      <w:marTop w:val="0"/>
      <w:marBottom w:val="0"/>
      <w:divBdr>
        <w:top w:val="none" w:sz="0" w:space="0" w:color="auto"/>
        <w:left w:val="none" w:sz="0" w:space="0" w:color="auto"/>
        <w:bottom w:val="none" w:sz="0" w:space="0" w:color="auto"/>
        <w:right w:val="none" w:sz="0" w:space="0" w:color="auto"/>
      </w:divBdr>
    </w:div>
    <w:div w:id="1473866292">
      <w:bodyDiv w:val="1"/>
      <w:marLeft w:val="0"/>
      <w:marRight w:val="0"/>
      <w:marTop w:val="0"/>
      <w:marBottom w:val="0"/>
      <w:divBdr>
        <w:top w:val="none" w:sz="0" w:space="0" w:color="auto"/>
        <w:left w:val="none" w:sz="0" w:space="0" w:color="auto"/>
        <w:bottom w:val="none" w:sz="0" w:space="0" w:color="auto"/>
        <w:right w:val="none" w:sz="0" w:space="0" w:color="auto"/>
      </w:divBdr>
    </w:div>
    <w:div w:id="1476070915">
      <w:bodyDiv w:val="1"/>
      <w:marLeft w:val="0"/>
      <w:marRight w:val="0"/>
      <w:marTop w:val="0"/>
      <w:marBottom w:val="0"/>
      <w:divBdr>
        <w:top w:val="none" w:sz="0" w:space="0" w:color="auto"/>
        <w:left w:val="none" w:sz="0" w:space="0" w:color="auto"/>
        <w:bottom w:val="none" w:sz="0" w:space="0" w:color="auto"/>
        <w:right w:val="none" w:sz="0" w:space="0" w:color="auto"/>
      </w:divBdr>
      <w:divsChild>
        <w:div w:id="1223833176">
          <w:marLeft w:val="0"/>
          <w:marRight w:val="0"/>
          <w:marTop w:val="0"/>
          <w:marBottom w:val="0"/>
          <w:divBdr>
            <w:top w:val="none" w:sz="0" w:space="0" w:color="auto"/>
            <w:left w:val="none" w:sz="0" w:space="0" w:color="auto"/>
            <w:bottom w:val="none" w:sz="0" w:space="0" w:color="auto"/>
            <w:right w:val="none" w:sz="0" w:space="0" w:color="auto"/>
          </w:divBdr>
          <w:divsChild>
            <w:div w:id="978850622">
              <w:marLeft w:val="0"/>
              <w:marRight w:val="0"/>
              <w:marTop w:val="0"/>
              <w:marBottom w:val="0"/>
              <w:divBdr>
                <w:top w:val="none" w:sz="0" w:space="0" w:color="auto"/>
                <w:left w:val="none" w:sz="0" w:space="0" w:color="auto"/>
                <w:bottom w:val="none" w:sz="0" w:space="0" w:color="auto"/>
                <w:right w:val="none" w:sz="0" w:space="0" w:color="auto"/>
              </w:divBdr>
              <w:divsChild>
                <w:div w:id="439683184">
                  <w:marLeft w:val="0"/>
                  <w:marRight w:val="0"/>
                  <w:marTop w:val="0"/>
                  <w:marBottom w:val="0"/>
                  <w:divBdr>
                    <w:top w:val="none" w:sz="0" w:space="0" w:color="auto"/>
                    <w:left w:val="none" w:sz="0" w:space="0" w:color="auto"/>
                    <w:bottom w:val="none" w:sz="0" w:space="0" w:color="auto"/>
                    <w:right w:val="none" w:sz="0" w:space="0" w:color="auto"/>
                  </w:divBdr>
                  <w:divsChild>
                    <w:div w:id="16904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274682">
      <w:bodyDiv w:val="1"/>
      <w:marLeft w:val="0"/>
      <w:marRight w:val="0"/>
      <w:marTop w:val="0"/>
      <w:marBottom w:val="0"/>
      <w:divBdr>
        <w:top w:val="none" w:sz="0" w:space="0" w:color="auto"/>
        <w:left w:val="none" w:sz="0" w:space="0" w:color="auto"/>
        <w:bottom w:val="none" w:sz="0" w:space="0" w:color="auto"/>
        <w:right w:val="none" w:sz="0" w:space="0" w:color="auto"/>
      </w:divBdr>
    </w:div>
    <w:div w:id="1484421109">
      <w:bodyDiv w:val="1"/>
      <w:marLeft w:val="0"/>
      <w:marRight w:val="0"/>
      <w:marTop w:val="0"/>
      <w:marBottom w:val="0"/>
      <w:divBdr>
        <w:top w:val="none" w:sz="0" w:space="0" w:color="auto"/>
        <w:left w:val="none" w:sz="0" w:space="0" w:color="auto"/>
        <w:bottom w:val="none" w:sz="0" w:space="0" w:color="auto"/>
        <w:right w:val="none" w:sz="0" w:space="0" w:color="auto"/>
      </w:divBdr>
    </w:div>
    <w:div w:id="1484589690">
      <w:bodyDiv w:val="1"/>
      <w:marLeft w:val="0"/>
      <w:marRight w:val="0"/>
      <w:marTop w:val="0"/>
      <w:marBottom w:val="0"/>
      <w:divBdr>
        <w:top w:val="none" w:sz="0" w:space="0" w:color="auto"/>
        <w:left w:val="none" w:sz="0" w:space="0" w:color="auto"/>
        <w:bottom w:val="none" w:sz="0" w:space="0" w:color="auto"/>
        <w:right w:val="none" w:sz="0" w:space="0" w:color="auto"/>
      </w:divBdr>
    </w:div>
    <w:div w:id="1484809717">
      <w:bodyDiv w:val="1"/>
      <w:marLeft w:val="0"/>
      <w:marRight w:val="0"/>
      <w:marTop w:val="0"/>
      <w:marBottom w:val="0"/>
      <w:divBdr>
        <w:top w:val="none" w:sz="0" w:space="0" w:color="auto"/>
        <w:left w:val="none" w:sz="0" w:space="0" w:color="auto"/>
        <w:bottom w:val="none" w:sz="0" w:space="0" w:color="auto"/>
        <w:right w:val="none" w:sz="0" w:space="0" w:color="auto"/>
      </w:divBdr>
    </w:div>
    <w:div w:id="1485779757">
      <w:bodyDiv w:val="1"/>
      <w:marLeft w:val="0"/>
      <w:marRight w:val="0"/>
      <w:marTop w:val="0"/>
      <w:marBottom w:val="0"/>
      <w:divBdr>
        <w:top w:val="none" w:sz="0" w:space="0" w:color="auto"/>
        <w:left w:val="none" w:sz="0" w:space="0" w:color="auto"/>
        <w:bottom w:val="none" w:sz="0" w:space="0" w:color="auto"/>
        <w:right w:val="none" w:sz="0" w:space="0" w:color="auto"/>
      </w:divBdr>
    </w:div>
    <w:div w:id="1489597015">
      <w:bodyDiv w:val="1"/>
      <w:marLeft w:val="0"/>
      <w:marRight w:val="0"/>
      <w:marTop w:val="0"/>
      <w:marBottom w:val="0"/>
      <w:divBdr>
        <w:top w:val="none" w:sz="0" w:space="0" w:color="auto"/>
        <w:left w:val="none" w:sz="0" w:space="0" w:color="auto"/>
        <w:bottom w:val="none" w:sz="0" w:space="0" w:color="auto"/>
        <w:right w:val="none" w:sz="0" w:space="0" w:color="auto"/>
      </w:divBdr>
    </w:div>
    <w:div w:id="1489862378">
      <w:bodyDiv w:val="1"/>
      <w:marLeft w:val="0"/>
      <w:marRight w:val="0"/>
      <w:marTop w:val="0"/>
      <w:marBottom w:val="0"/>
      <w:divBdr>
        <w:top w:val="none" w:sz="0" w:space="0" w:color="auto"/>
        <w:left w:val="none" w:sz="0" w:space="0" w:color="auto"/>
        <w:bottom w:val="none" w:sz="0" w:space="0" w:color="auto"/>
        <w:right w:val="none" w:sz="0" w:space="0" w:color="auto"/>
      </w:divBdr>
    </w:div>
    <w:div w:id="1491866431">
      <w:bodyDiv w:val="1"/>
      <w:marLeft w:val="0"/>
      <w:marRight w:val="0"/>
      <w:marTop w:val="0"/>
      <w:marBottom w:val="0"/>
      <w:divBdr>
        <w:top w:val="none" w:sz="0" w:space="0" w:color="auto"/>
        <w:left w:val="none" w:sz="0" w:space="0" w:color="auto"/>
        <w:bottom w:val="none" w:sz="0" w:space="0" w:color="auto"/>
        <w:right w:val="none" w:sz="0" w:space="0" w:color="auto"/>
      </w:divBdr>
    </w:div>
    <w:div w:id="1496610810">
      <w:bodyDiv w:val="1"/>
      <w:marLeft w:val="0"/>
      <w:marRight w:val="0"/>
      <w:marTop w:val="0"/>
      <w:marBottom w:val="0"/>
      <w:divBdr>
        <w:top w:val="none" w:sz="0" w:space="0" w:color="auto"/>
        <w:left w:val="none" w:sz="0" w:space="0" w:color="auto"/>
        <w:bottom w:val="none" w:sz="0" w:space="0" w:color="auto"/>
        <w:right w:val="none" w:sz="0" w:space="0" w:color="auto"/>
      </w:divBdr>
    </w:div>
    <w:div w:id="1498493965">
      <w:bodyDiv w:val="1"/>
      <w:marLeft w:val="0"/>
      <w:marRight w:val="0"/>
      <w:marTop w:val="0"/>
      <w:marBottom w:val="0"/>
      <w:divBdr>
        <w:top w:val="none" w:sz="0" w:space="0" w:color="auto"/>
        <w:left w:val="none" w:sz="0" w:space="0" w:color="auto"/>
        <w:bottom w:val="none" w:sz="0" w:space="0" w:color="auto"/>
        <w:right w:val="none" w:sz="0" w:space="0" w:color="auto"/>
      </w:divBdr>
    </w:div>
    <w:div w:id="1502041064">
      <w:bodyDiv w:val="1"/>
      <w:marLeft w:val="0"/>
      <w:marRight w:val="0"/>
      <w:marTop w:val="0"/>
      <w:marBottom w:val="0"/>
      <w:divBdr>
        <w:top w:val="none" w:sz="0" w:space="0" w:color="auto"/>
        <w:left w:val="none" w:sz="0" w:space="0" w:color="auto"/>
        <w:bottom w:val="none" w:sz="0" w:space="0" w:color="auto"/>
        <w:right w:val="none" w:sz="0" w:space="0" w:color="auto"/>
      </w:divBdr>
    </w:div>
    <w:div w:id="1502811558">
      <w:bodyDiv w:val="1"/>
      <w:marLeft w:val="0"/>
      <w:marRight w:val="0"/>
      <w:marTop w:val="0"/>
      <w:marBottom w:val="0"/>
      <w:divBdr>
        <w:top w:val="none" w:sz="0" w:space="0" w:color="auto"/>
        <w:left w:val="none" w:sz="0" w:space="0" w:color="auto"/>
        <w:bottom w:val="none" w:sz="0" w:space="0" w:color="auto"/>
        <w:right w:val="none" w:sz="0" w:space="0" w:color="auto"/>
      </w:divBdr>
    </w:div>
    <w:div w:id="1503667294">
      <w:bodyDiv w:val="1"/>
      <w:marLeft w:val="0"/>
      <w:marRight w:val="0"/>
      <w:marTop w:val="0"/>
      <w:marBottom w:val="0"/>
      <w:divBdr>
        <w:top w:val="none" w:sz="0" w:space="0" w:color="auto"/>
        <w:left w:val="none" w:sz="0" w:space="0" w:color="auto"/>
        <w:bottom w:val="none" w:sz="0" w:space="0" w:color="auto"/>
        <w:right w:val="none" w:sz="0" w:space="0" w:color="auto"/>
      </w:divBdr>
    </w:div>
    <w:div w:id="1503736138">
      <w:bodyDiv w:val="1"/>
      <w:marLeft w:val="0"/>
      <w:marRight w:val="0"/>
      <w:marTop w:val="0"/>
      <w:marBottom w:val="0"/>
      <w:divBdr>
        <w:top w:val="none" w:sz="0" w:space="0" w:color="auto"/>
        <w:left w:val="none" w:sz="0" w:space="0" w:color="auto"/>
        <w:bottom w:val="none" w:sz="0" w:space="0" w:color="auto"/>
        <w:right w:val="none" w:sz="0" w:space="0" w:color="auto"/>
      </w:divBdr>
    </w:div>
    <w:div w:id="1507359473">
      <w:bodyDiv w:val="1"/>
      <w:marLeft w:val="0"/>
      <w:marRight w:val="0"/>
      <w:marTop w:val="0"/>
      <w:marBottom w:val="0"/>
      <w:divBdr>
        <w:top w:val="none" w:sz="0" w:space="0" w:color="auto"/>
        <w:left w:val="none" w:sz="0" w:space="0" w:color="auto"/>
        <w:bottom w:val="none" w:sz="0" w:space="0" w:color="auto"/>
        <w:right w:val="none" w:sz="0" w:space="0" w:color="auto"/>
      </w:divBdr>
    </w:div>
    <w:div w:id="1509634036">
      <w:bodyDiv w:val="1"/>
      <w:marLeft w:val="0"/>
      <w:marRight w:val="0"/>
      <w:marTop w:val="0"/>
      <w:marBottom w:val="0"/>
      <w:divBdr>
        <w:top w:val="none" w:sz="0" w:space="0" w:color="auto"/>
        <w:left w:val="none" w:sz="0" w:space="0" w:color="auto"/>
        <w:bottom w:val="none" w:sz="0" w:space="0" w:color="auto"/>
        <w:right w:val="none" w:sz="0" w:space="0" w:color="auto"/>
      </w:divBdr>
    </w:div>
    <w:div w:id="1511871344">
      <w:bodyDiv w:val="1"/>
      <w:marLeft w:val="0"/>
      <w:marRight w:val="0"/>
      <w:marTop w:val="0"/>
      <w:marBottom w:val="0"/>
      <w:divBdr>
        <w:top w:val="none" w:sz="0" w:space="0" w:color="auto"/>
        <w:left w:val="none" w:sz="0" w:space="0" w:color="auto"/>
        <w:bottom w:val="none" w:sz="0" w:space="0" w:color="auto"/>
        <w:right w:val="none" w:sz="0" w:space="0" w:color="auto"/>
      </w:divBdr>
    </w:div>
    <w:div w:id="1513182383">
      <w:bodyDiv w:val="1"/>
      <w:marLeft w:val="0"/>
      <w:marRight w:val="0"/>
      <w:marTop w:val="0"/>
      <w:marBottom w:val="0"/>
      <w:divBdr>
        <w:top w:val="none" w:sz="0" w:space="0" w:color="auto"/>
        <w:left w:val="none" w:sz="0" w:space="0" w:color="auto"/>
        <w:bottom w:val="none" w:sz="0" w:space="0" w:color="auto"/>
        <w:right w:val="none" w:sz="0" w:space="0" w:color="auto"/>
      </w:divBdr>
    </w:div>
    <w:div w:id="1513298415">
      <w:bodyDiv w:val="1"/>
      <w:marLeft w:val="0"/>
      <w:marRight w:val="0"/>
      <w:marTop w:val="0"/>
      <w:marBottom w:val="0"/>
      <w:divBdr>
        <w:top w:val="none" w:sz="0" w:space="0" w:color="auto"/>
        <w:left w:val="none" w:sz="0" w:space="0" w:color="auto"/>
        <w:bottom w:val="none" w:sz="0" w:space="0" w:color="auto"/>
        <w:right w:val="none" w:sz="0" w:space="0" w:color="auto"/>
      </w:divBdr>
    </w:div>
    <w:div w:id="1513376854">
      <w:bodyDiv w:val="1"/>
      <w:marLeft w:val="0"/>
      <w:marRight w:val="0"/>
      <w:marTop w:val="0"/>
      <w:marBottom w:val="0"/>
      <w:divBdr>
        <w:top w:val="none" w:sz="0" w:space="0" w:color="auto"/>
        <w:left w:val="none" w:sz="0" w:space="0" w:color="auto"/>
        <w:bottom w:val="none" w:sz="0" w:space="0" w:color="auto"/>
        <w:right w:val="none" w:sz="0" w:space="0" w:color="auto"/>
      </w:divBdr>
    </w:div>
    <w:div w:id="1517622250">
      <w:bodyDiv w:val="1"/>
      <w:marLeft w:val="0"/>
      <w:marRight w:val="0"/>
      <w:marTop w:val="0"/>
      <w:marBottom w:val="0"/>
      <w:divBdr>
        <w:top w:val="none" w:sz="0" w:space="0" w:color="auto"/>
        <w:left w:val="none" w:sz="0" w:space="0" w:color="auto"/>
        <w:bottom w:val="none" w:sz="0" w:space="0" w:color="auto"/>
        <w:right w:val="none" w:sz="0" w:space="0" w:color="auto"/>
      </w:divBdr>
    </w:div>
    <w:div w:id="1521821349">
      <w:bodyDiv w:val="1"/>
      <w:marLeft w:val="0"/>
      <w:marRight w:val="0"/>
      <w:marTop w:val="0"/>
      <w:marBottom w:val="0"/>
      <w:divBdr>
        <w:top w:val="none" w:sz="0" w:space="0" w:color="auto"/>
        <w:left w:val="none" w:sz="0" w:space="0" w:color="auto"/>
        <w:bottom w:val="none" w:sz="0" w:space="0" w:color="auto"/>
        <w:right w:val="none" w:sz="0" w:space="0" w:color="auto"/>
      </w:divBdr>
    </w:div>
    <w:div w:id="1522433339">
      <w:bodyDiv w:val="1"/>
      <w:marLeft w:val="0"/>
      <w:marRight w:val="0"/>
      <w:marTop w:val="0"/>
      <w:marBottom w:val="0"/>
      <w:divBdr>
        <w:top w:val="none" w:sz="0" w:space="0" w:color="auto"/>
        <w:left w:val="none" w:sz="0" w:space="0" w:color="auto"/>
        <w:bottom w:val="none" w:sz="0" w:space="0" w:color="auto"/>
        <w:right w:val="none" w:sz="0" w:space="0" w:color="auto"/>
      </w:divBdr>
    </w:div>
    <w:div w:id="1526478818">
      <w:bodyDiv w:val="1"/>
      <w:marLeft w:val="0"/>
      <w:marRight w:val="0"/>
      <w:marTop w:val="0"/>
      <w:marBottom w:val="0"/>
      <w:divBdr>
        <w:top w:val="none" w:sz="0" w:space="0" w:color="auto"/>
        <w:left w:val="none" w:sz="0" w:space="0" w:color="auto"/>
        <w:bottom w:val="none" w:sz="0" w:space="0" w:color="auto"/>
        <w:right w:val="none" w:sz="0" w:space="0" w:color="auto"/>
      </w:divBdr>
    </w:div>
    <w:div w:id="1527594112">
      <w:bodyDiv w:val="1"/>
      <w:marLeft w:val="0"/>
      <w:marRight w:val="0"/>
      <w:marTop w:val="0"/>
      <w:marBottom w:val="0"/>
      <w:divBdr>
        <w:top w:val="none" w:sz="0" w:space="0" w:color="auto"/>
        <w:left w:val="none" w:sz="0" w:space="0" w:color="auto"/>
        <w:bottom w:val="none" w:sz="0" w:space="0" w:color="auto"/>
        <w:right w:val="none" w:sz="0" w:space="0" w:color="auto"/>
      </w:divBdr>
    </w:div>
    <w:div w:id="1531987616">
      <w:bodyDiv w:val="1"/>
      <w:marLeft w:val="0"/>
      <w:marRight w:val="0"/>
      <w:marTop w:val="0"/>
      <w:marBottom w:val="0"/>
      <w:divBdr>
        <w:top w:val="none" w:sz="0" w:space="0" w:color="auto"/>
        <w:left w:val="none" w:sz="0" w:space="0" w:color="auto"/>
        <w:bottom w:val="none" w:sz="0" w:space="0" w:color="auto"/>
        <w:right w:val="none" w:sz="0" w:space="0" w:color="auto"/>
      </w:divBdr>
    </w:div>
    <w:div w:id="1536574688">
      <w:bodyDiv w:val="1"/>
      <w:marLeft w:val="0"/>
      <w:marRight w:val="0"/>
      <w:marTop w:val="0"/>
      <w:marBottom w:val="0"/>
      <w:divBdr>
        <w:top w:val="none" w:sz="0" w:space="0" w:color="auto"/>
        <w:left w:val="none" w:sz="0" w:space="0" w:color="auto"/>
        <w:bottom w:val="none" w:sz="0" w:space="0" w:color="auto"/>
        <w:right w:val="none" w:sz="0" w:space="0" w:color="auto"/>
      </w:divBdr>
    </w:div>
    <w:div w:id="1538397081">
      <w:bodyDiv w:val="1"/>
      <w:marLeft w:val="0"/>
      <w:marRight w:val="0"/>
      <w:marTop w:val="0"/>
      <w:marBottom w:val="0"/>
      <w:divBdr>
        <w:top w:val="none" w:sz="0" w:space="0" w:color="auto"/>
        <w:left w:val="none" w:sz="0" w:space="0" w:color="auto"/>
        <w:bottom w:val="none" w:sz="0" w:space="0" w:color="auto"/>
        <w:right w:val="none" w:sz="0" w:space="0" w:color="auto"/>
      </w:divBdr>
    </w:div>
    <w:div w:id="1539470924">
      <w:bodyDiv w:val="1"/>
      <w:marLeft w:val="0"/>
      <w:marRight w:val="0"/>
      <w:marTop w:val="0"/>
      <w:marBottom w:val="0"/>
      <w:divBdr>
        <w:top w:val="none" w:sz="0" w:space="0" w:color="auto"/>
        <w:left w:val="none" w:sz="0" w:space="0" w:color="auto"/>
        <w:bottom w:val="none" w:sz="0" w:space="0" w:color="auto"/>
        <w:right w:val="none" w:sz="0" w:space="0" w:color="auto"/>
      </w:divBdr>
    </w:div>
    <w:div w:id="1539855329">
      <w:bodyDiv w:val="1"/>
      <w:marLeft w:val="0"/>
      <w:marRight w:val="0"/>
      <w:marTop w:val="0"/>
      <w:marBottom w:val="0"/>
      <w:divBdr>
        <w:top w:val="none" w:sz="0" w:space="0" w:color="auto"/>
        <w:left w:val="none" w:sz="0" w:space="0" w:color="auto"/>
        <w:bottom w:val="none" w:sz="0" w:space="0" w:color="auto"/>
        <w:right w:val="none" w:sz="0" w:space="0" w:color="auto"/>
      </w:divBdr>
    </w:div>
    <w:div w:id="1541279384">
      <w:bodyDiv w:val="1"/>
      <w:marLeft w:val="0"/>
      <w:marRight w:val="0"/>
      <w:marTop w:val="0"/>
      <w:marBottom w:val="0"/>
      <w:divBdr>
        <w:top w:val="none" w:sz="0" w:space="0" w:color="auto"/>
        <w:left w:val="none" w:sz="0" w:space="0" w:color="auto"/>
        <w:bottom w:val="none" w:sz="0" w:space="0" w:color="auto"/>
        <w:right w:val="none" w:sz="0" w:space="0" w:color="auto"/>
      </w:divBdr>
    </w:div>
    <w:div w:id="1543861972">
      <w:bodyDiv w:val="1"/>
      <w:marLeft w:val="0"/>
      <w:marRight w:val="0"/>
      <w:marTop w:val="0"/>
      <w:marBottom w:val="0"/>
      <w:divBdr>
        <w:top w:val="none" w:sz="0" w:space="0" w:color="auto"/>
        <w:left w:val="none" w:sz="0" w:space="0" w:color="auto"/>
        <w:bottom w:val="none" w:sz="0" w:space="0" w:color="auto"/>
        <w:right w:val="none" w:sz="0" w:space="0" w:color="auto"/>
      </w:divBdr>
    </w:div>
    <w:div w:id="1543902535">
      <w:bodyDiv w:val="1"/>
      <w:marLeft w:val="0"/>
      <w:marRight w:val="0"/>
      <w:marTop w:val="0"/>
      <w:marBottom w:val="0"/>
      <w:divBdr>
        <w:top w:val="none" w:sz="0" w:space="0" w:color="auto"/>
        <w:left w:val="none" w:sz="0" w:space="0" w:color="auto"/>
        <w:bottom w:val="none" w:sz="0" w:space="0" w:color="auto"/>
        <w:right w:val="none" w:sz="0" w:space="0" w:color="auto"/>
      </w:divBdr>
    </w:div>
    <w:div w:id="1547795813">
      <w:bodyDiv w:val="1"/>
      <w:marLeft w:val="0"/>
      <w:marRight w:val="0"/>
      <w:marTop w:val="0"/>
      <w:marBottom w:val="0"/>
      <w:divBdr>
        <w:top w:val="none" w:sz="0" w:space="0" w:color="auto"/>
        <w:left w:val="none" w:sz="0" w:space="0" w:color="auto"/>
        <w:bottom w:val="none" w:sz="0" w:space="0" w:color="auto"/>
        <w:right w:val="none" w:sz="0" w:space="0" w:color="auto"/>
      </w:divBdr>
    </w:div>
    <w:div w:id="1548252477">
      <w:bodyDiv w:val="1"/>
      <w:marLeft w:val="0"/>
      <w:marRight w:val="0"/>
      <w:marTop w:val="0"/>
      <w:marBottom w:val="0"/>
      <w:divBdr>
        <w:top w:val="none" w:sz="0" w:space="0" w:color="auto"/>
        <w:left w:val="none" w:sz="0" w:space="0" w:color="auto"/>
        <w:bottom w:val="none" w:sz="0" w:space="0" w:color="auto"/>
        <w:right w:val="none" w:sz="0" w:space="0" w:color="auto"/>
      </w:divBdr>
    </w:div>
    <w:div w:id="1548644341">
      <w:bodyDiv w:val="1"/>
      <w:marLeft w:val="0"/>
      <w:marRight w:val="0"/>
      <w:marTop w:val="0"/>
      <w:marBottom w:val="0"/>
      <w:divBdr>
        <w:top w:val="none" w:sz="0" w:space="0" w:color="auto"/>
        <w:left w:val="none" w:sz="0" w:space="0" w:color="auto"/>
        <w:bottom w:val="none" w:sz="0" w:space="0" w:color="auto"/>
        <w:right w:val="none" w:sz="0" w:space="0" w:color="auto"/>
      </w:divBdr>
    </w:div>
    <w:div w:id="1553808033">
      <w:bodyDiv w:val="1"/>
      <w:marLeft w:val="0"/>
      <w:marRight w:val="0"/>
      <w:marTop w:val="0"/>
      <w:marBottom w:val="0"/>
      <w:divBdr>
        <w:top w:val="none" w:sz="0" w:space="0" w:color="auto"/>
        <w:left w:val="none" w:sz="0" w:space="0" w:color="auto"/>
        <w:bottom w:val="none" w:sz="0" w:space="0" w:color="auto"/>
        <w:right w:val="none" w:sz="0" w:space="0" w:color="auto"/>
      </w:divBdr>
    </w:div>
    <w:div w:id="1555501671">
      <w:bodyDiv w:val="1"/>
      <w:marLeft w:val="0"/>
      <w:marRight w:val="0"/>
      <w:marTop w:val="0"/>
      <w:marBottom w:val="0"/>
      <w:divBdr>
        <w:top w:val="none" w:sz="0" w:space="0" w:color="auto"/>
        <w:left w:val="none" w:sz="0" w:space="0" w:color="auto"/>
        <w:bottom w:val="none" w:sz="0" w:space="0" w:color="auto"/>
        <w:right w:val="none" w:sz="0" w:space="0" w:color="auto"/>
      </w:divBdr>
      <w:divsChild>
        <w:div w:id="1864786006">
          <w:marLeft w:val="0"/>
          <w:marRight w:val="0"/>
          <w:marTop w:val="0"/>
          <w:marBottom w:val="0"/>
          <w:divBdr>
            <w:top w:val="none" w:sz="0" w:space="0" w:color="auto"/>
            <w:left w:val="none" w:sz="0" w:space="0" w:color="auto"/>
            <w:bottom w:val="none" w:sz="0" w:space="0" w:color="auto"/>
            <w:right w:val="none" w:sz="0" w:space="0" w:color="auto"/>
          </w:divBdr>
          <w:divsChild>
            <w:div w:id="18702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1213">
      <w:bodyDiv w:val="1"/>
      <w:marLeft w:val="0"/>
      <w:marRight w:val="0"/>
      <w:marTop w:val="0"/>
      <w:marBottom w:val="0"/>
      <w:divBdr>
        <w:top w:val="none" w:sz="0" w:space="0" w:color="auto"/>
        <w:left w:val="none" w:sz="0" w:space="0" w:color="auto"/>
        <w:bottom w:val="none" w:sz="0" w:space="0" w:color="auto"/>
        <w:right w:val="none" w:sz="0" w:space="0" w:color="auto"/>
      </w:divBdr>
    </w:div>
    <w:div w:id="1558661397">
      <w:bodyDiv w:val="1"/>
      <w:marLeft w:val="0"/>
      <w:marRight w:val="0"/>
      <w:marTop w:val="0"/>
      <w:marBottom w:val="0"/>
      <w:divBdr>
        <w:top w:val="none" w:sz="0" w:space="0" w:color="auto"/>
        <w:left w:val="none" w:sz="0" w:space="0" w:color="auto"/>
        <w:bottom w:val="none" w:sz="0" w:space="0" w:color="auto"/>
        <w:right w:val="none" w:sz="0" w:space="0" w:color="auto"/>
      </w:divBdr>
    </w:div>
    <w:div w:id="1559704506">
      <w:bodyDiv w:val="1"/>
      <w:marLeft w:val="0"/>
      <w:marRight w:val="0"/>
      <w:marTop w:val="0"/>
      <w:marBottom w:val="0"/>
      <w:divBdr>
        <w:top w:val="none" w:sz="0" w:space="0" w:color="auto"/>
        <w:left w:val="none" w:sz="0" w:space="0" w:color="auto"/>
        <w:bottom w:val="none" w:sz="0" w:space="0" w:color="auto"/>
        <w:right w:val="none" w:sz="0" w:space="0" w:color="auto"/>
      </w:divBdr>
    </w:div>
    <w:div w:id="1560634208">
      <w:bodyDiv w:val="1"/>
      <w:marLeft w:val="0"/>
      <w:marRight w:val="0"/>
      <w:marTop w:val="0"/>
      <w:marBottom w:val="0"/>
      <w:divBdr>
        <w:top w:val="none" w:sz="0" w:space="0" w:color="auto"/>
        <w:left w:val="none" w:sz="0" w:space="0" w:color="auto"/>
        <w:bottom w:val="none" w:sz="0" w:space="0" w:color="auto"/>
        <w:right w:val="none" w:sz="0" w:space="0" w:color="auto"/>
      </w:divBdr>
    </w:div>
    <w:div w:id="1561137809">
      <w:bodyDiv w:val="1"/>
      <w:marLeft w:val="0"/>
      <w:marRight w:val="0"/>
      <w:marTop w:val="0"/>
      <w:marBottom w:val="0"/>
      <w:divBdr>
        <w:top w:val="none" w:sz="0" w:space="0" w:color="auto"/>
        <w:left w:val="none" w:sz="0" w:space="0" w:color="auto"/>
        <w:bottom w:val="none" w:sz="0" w:space="0" w:color="auto"/>
        <w:right w:val="none" w:sz="0" w:space="0" w:color="auto"/>
      </w:divBdr>
    </w:div>
    <w:div w:id="1562132130">
      <w:bodyDiv w:val="1"/>
      <w:marLeft w:val="0"/>
      <w:marRight w:val="0"/>
      <w:marTop w:val="0"/>
      <w:marBottom w:val="0"/>
      <w:divBdr>
        <w:top w:val="none" w:sz="0" w:space="0" w:color="auto"/>
        <w:left w:val="none" w:sz="0" w:space="0" w:color="auto"/>
        <w:bottom w:val="none" w:sz="0" w:space="0" w:color="auto"/>
        <w:right w:val="none" w:sz="0" w:space="0" w:color="auto"/>
      </w:divBdr>
    </w:div>
    <w:div w:id="1563171757">
      <w:bodyDiv w:val="1"/>
      <w:marLeft w:val="0"/>
      <w:marRight w:val="0"/>
      <w:marTop w:val="0"/>
      <w:marBottom w:val="0"/>
      <w:divBdr>
        <w:top w:val="none" w:sz="0" w:space="0" w:color="auto"/>
        <w:left w:val="none" w:sz="0" w:space="0" w:color="auto"/>
        <w:bottom w:val="none" w:sz="0" w:space="0" w:color="auto"/>
        <w:right w:val="none" w:sz="0" w:space="0" w:color="auto"/>
      </w:divBdr>
    </w:div>
    <w:div w:id="1564634654">
      <w:bodyDiv w:val="1"/>
      <w:marLeft w:val="0"/>
      <w:marRight w:val="0"/>
      <w:marTop w:val="0"/>
      <w:marBottom w:val="0"/>
      <w:divBdr>
        <w:top w:val="none" w:sz="0" w:space="0" w:color="auto"/>
        <w:left w:val="none" w:sz="0" w:space="0" w:color="auto"/>
        <w:bottom w:val="none" w:sz="0" w:space="0" w:color="auto"/>
        <w:right w:val="none" w:sz="0" w:space="0" w:color="auto"/>
      </w:divBdr>
    </w:div>
    <w:div w:id="1565215156">
      <w:bodyDiv w:val="1"/>
      <w:marLeft w:val="0"/>
      <w:marRight w:val="0"/>
      <w:marTop w:val="0"/>
      <w:marBottom w:val="0"/>
      <w:divBdr>
        <w:top w:val="none" w:sz="0" w:space="0" w:color="auto"/>
        <w:left w:val="none" w:sz="0" w:space="0" w:color="auto"/>
        <w:bottom w:val="none" w:sz="0" w:space="0" w:color="auto"/>
        <w:right w:val="none" w:sz="0" w:space="0" w:color="auto"/>
      </w:divBdr>
    </w:div>
    <w:div w:id="1565682112">
      <w:bodyDiv w:val="1"/>
      <w:marLeft w:val="0"/>
      <w:marRight w:val="0"/>
      <w:marTop w:val="0"/>
      <w:marBottom w:val="0"/>
      <w:divBdr>
        <w:top w:val="none" w:sz="0" w:space="0" w:color="auto"/>
        <w:left w:val="none" w:sz="0" w:space="0" w:color="auto"/>
        <w:bottom w:val="none" w:sz="0" w:space="0" w:color="auto"/>
        <w:right w:val="none" w:sz="0" w:space="0" w:color="auto"/>
      </w:divBdr>
    </w:div>
    <w:div w:id="1567958028">
      <w:bodyDiv w:val="1"/>
      <w:marLeft w:val="0"/>
      <w:marRight w:val="0"/>
      <w:marTop w:val="0"/>
      <w:marBottom w:val="0"/>
      <w:divBdr>
        <w:top w:val="none" w:sz="0" w:space="0" w:color="auto"/>
        <w:left w:val="none" w:sz="0" w:space="0" w:color="auto"/>
        <w:bottom w:val="none" w:sz="0" w:space="0" w:color="auto"/>
        <w:right w:val="none" w:sz="0" w:space="0" w:color="auto"/>
      </w:divBdr>
    </w:div>
    <w:div w:id="1571191490">
      <w:bodyDiv w:val="1"/>
      <w:marLeft w:val="0"/>
      <w:marRight w:val="0"/>
      <w:marTop w:val="0"/>
      <w:marBottom w:val="0"/>
      <w:divBdr>
        <w:top w:val="none" w:sz="0" w:space="0" w:color="auto"/>
        <w:left w:val="none" w:sz="0" w:space="0" w:color="auto"/>
        <w:bottom w:val="none" w:sz="0" w:space="0" w:color="auto"/>
        <w:right w:val="none" w:sz="0" w:space="0" w:color="auto"/>
      </w:divBdr>
    </w:div>
    <w:div w:id="1572620059">
      <w:bodyDiv w:val="1"/>
      <w:marLeft w:val="0"/>
      <w:marRight w:val="0"/>
      <w:marTop w:val="0"/>
      <w:marBottom w:val="0"/>
      <w:divBdr>
        <w:top w:val="none" w:sz="0" w:space="0" w:color="auto"/>
        <w:left w:val="none" w:sz="0" w:space="0" w:color="auto"/>
        <w:bottom w:val="none" w:sz="0" w:space="0" w:color="auto"/>
        <w:right w:val="none" w:sz="0" w:space="0" w:color="auto"/>
      </w:divBdr>
    </w:div>
    <w:div w:id="1572816334">
      <w:bodyDiv w:val="1"/>
      <w:marLeft w:val="0"/>
      <w:marRight w:val="0"/>
      <w:marTop w:val="0"/>
      <w:marBottom w:val="0"/>
      <w:divBdr>
        <w:top w:val="none" w:sz="0" w:space="0" w:color="auto"/>
        <w:left w:val="none" w:sz="0" w:space="0" w:color="auto"/>
        <w:bottom w:val="none" w:sz="0" w:space="0" w:color="auto"/>
        <w:right w:val="none" w:sz="0" w:space="0" w:color="auto"/>
      </w:divBdr>
    </w:div>
    <w:div w:id="1574511193">
      <w:bodyDiv w:val="1"/>
      <w:marLeft w:val="0"/>
      <w:marRight w:val="0"/>
      <w:marTop w:val="0"/>
      <w:marBottom w:val="0"/>
      <w:divBdr>
        <w:top w:val="none" w:sz="0" w:space="0" w:color="auto"/>
        <w:left w:val="none" w:sz="0" w:space="0" w:color="auto"/>
        <w:bottom w:val="none" w:sz="0" w:space="0" w:color="auto"/>
        <w:right w:val="none" w:sz="0" w:space="0" w:color="auto"/>
      </w:divBdr>
    </w:div>
    <w:div w:id="1578320688">
      <w:bodyDiv w:val="1"/>
      <w:marLeft w:val="0"/>
      <w:marRight w:val="0"/>
      <w:marTop w:val="0"/>
      <w:marBottom w:val="0"/>
      <w:divBdr>
        <w:top w:val="none" w:sz="0" w:space="0" w:color="auto"/>
        <w:left w:val="none" w:sz="0" w:space="0" w:color="auto"/>
        <w:bottom w:val="none" w:sz="0" w:space="0" w:color="auto"/>
        <w:right w:val="none" w:sz="0" w:space="0" w:color="auto"/>
      </w:divBdr>
    </w:div>
    <w:div w:id="1580169768">
      <w:bodyDiv w:val="1"/>
      <w:marLeft w:val="0"/>
      <w:marRight w:val="0"/>
      <w:marTop w:val="0"/>
      <w:marBottom w:val="0"/>
      <w:divBdr>
        <w:top w:val="none" w:sz="0" w:space="0" w:color="auto"/>
        <w:left w:val="none" w:sz="0" w:space="0" w:color="auto"/>
        <w:bottom w:val="none" w:sz="0" w:space="0" w:color="auto"/>
        <w:right w:val="none" w:sz="0" w:space="0" w:color="auto"/>
      </w:divBdr>
    </w:div>
    <w:div w:id="1581021068">
      <w:bodyDiv w:val="1"/>
      <w:marLeft w:val="0"/>
      <w:marRight w:val="0"/>
      <w:marTop w:val="0"/>
      <w:marBottom w:val="0"/>
      <w:divBdr>
        <w:top w:val="none" w:sz="0" w:space="0" w:color="auto"/>
        <w:left w:val="none" w:sz="0" w:space="0" w:color="auto"/>
        <w:bottom w:val="none" w:sz="0" w:space="0" w:color="auto"/>
        <w:right w:val="none" w:sz="0" w:space="0" w:color="auto"/>
      </w:divBdr>
    </w:div>
    <w:div w:id="1584950566">
      <w:bodyDiv w:val="1"/>
      <w:marLeft w:val="0"/>
      <w:marRight w:val="0"/>
      <w:marTop w:val="0"/>
      <w:marBottom w:val="0"/>
      <w:divBdr>
        <w:top w:val="none" w:sz="0" w:space="0" w:color="auto"/>
        <w:left w:val="none" w:sz="0" w:space="0" w:color="auto"/>
        <w:bottom w:val="none" w:sz="0" w:space="0" w:color="auto"/>
        <w:right w:val="none" w:sz="0" w:space="0" w:color="auto"/>
      </w:divBdr>
    </w:div>
    <w:div w:id="1587182535">
      <w:bodyDiv w:val="1"/>
      <w:marLeft w:val="0"/>
      <w:marRight w:val="0"/>
      <w:marTop w:val="0"/>
      <w:marBottom w:val="0"/>
      <w:divBdr>
        <w:top w:val="none" w:sz="0" w:space="0" w:color="auto"/>
        <w:left w:val="none" w:sz="0" w:space="0" w:color="auto"/>
        <w:bottom w:val="none" w:sz="0" w:space="0" w:color="auto"/>
        <w:right w:val="none" w:sz="0" w:space="0" w:color="auto"/>
      </w:divBdr>
    </w:div>
    <w:div w:id="1588418597">
      <w:bodyDiv w:val="1"/>
      <w:marLeft w:val="0"/>
      <w:marRight w:val="0"/>
      <w:marTop w:val="0"/>
      <w:marBottom w:val="0"/>
      <w:divBdr>
        <w:top w:val="none" w:sz="0" w:space="0" w:color="auto"/>
        <w:left w:val="none" w:sz="0" w:space="0" w:color="auto"/>
        <w:bottom w:val="none" w:sz="0" w:space="0" w:color="auto"/>
        <w:right w:val="none" w:sz="0" w:space="0" w:color="auto"/>
      </w:divBdr>
      <w:divsChild>
        <w:div w:id="1603492779">
          <w:marLeft w:val="0"/>
          <w:marRight w:val="0"/>
          <w:marTop w:val="0"/>
          <w:marBottom w:val="0"/>
          <w:divBdr>
            <w:top w:val="none" w:sz="0" w:space="0" w:color="auto"/>
            <w:left w:val="none" w:sz="0" w:space="0" w:color="auto"/>
            <w:bottom w:val="none" w:sz="0" w:space="0" w:color="auto"/>
            <w:right w:val="none" w:sz="0" w:space="0" w:color="auto"/>
          </w:divBdr>
          <w:divsChild>
            <w:div w:id="15030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7593">
      <w:bodyDiv w:val="1"/>
      <w:marLeft w:val="0"/>
      <w:marRight w:val="0"/>
      <w:marTop w:val="0"/>
      <w:marBottom w:val="0"/>
      <w:divBdr>
        <w:top w:val="none" w:sz="0" w:space="0" w:color="auto"/>
        <w:left w:val="none" w:sz="0" w:space="0" w:color="auto"/>
        <w:bottom w:val="none" w:sz="0" w:space="0" w:color="auto"/>
        <w:right w:val="none" w:sz="0" w:space="0" w:color="auto"/>
      </w:divBdr>
    </w:div>
    <w:div w:id="1597206620">
      <w:bodyDiv w:val="1"/>
      <w:marLeft w:val="0"/>
      <w:marRight w:val="0"/>
      <w:marTop w:val="0"/>
      <w:marBottom w:val="0"/>
      <w:divBdr>
        <w:top w:val="none" w:sz="0" w:space="0" w:color="auto"/>
        <w:left w:val="none" w:sz="0" w:space="0" w:color="auto"/>
        <w:bottom w:val="none" w:sz="0" w:space="0" w:color="auto"/>
        <w:right w:val="none" w:sz="0" w:space="0" w:color="auto"/>
      </w:divBdr>
    </w:div>
    <w:div w:id="1598562955">
      <w:bodyDiv w:val="1"/>
      <w:marLeft w:val="0"/>
      <w:marRight w:val="0"/>
      <w:marTop w:val="0"/>
      <w:marBottom w:val="0"/>
      <w:divBdr>
        <w:top w:val="none" w:sz="0" w:space="0" w:color="auto"/>
        <w:left w:val="none" w:sz="0" w:space="0" w:color="auto"/>
        <w:bottom w:val="none" w:sz="0" w:space="0" w:color="auto"/>
        <w:right w:val="none" w:sz="0" w:space="0" w:color="auto"/>
      </w:divBdr>
    </w:div>
    <w:div w:id="1600793912">
      <w:bodyDiv w:val="1"/>
      <w:marLeft w:val="0"/>
      <w:marRight w:val="0"/>
      <w:marTop w:val="0"/>
      <w:marBottom w:val="0"/>
      <w:divBdr>
        <w:top w:val="none" w:sz="0" w:space="0" w:color="auto"/>
        <w:left w:val="none" w:sz="0" w:space="0" w:color="auto"/>
        <w:bottom w:val="none" w:sz="0" w:space="0" w:color="auto"/>
        <w:right w:val="none" w:sz="0" w:space="0" w:color="auto"/>
      </w:divBdr>
    </w:div>
    <w:div w:id="1601334511">
      <w:bodyDiv w:val="1"/>
      <w:marLeft w:val="0"/>
      <w:marRight w:val="0"/>
      <w:marTop w:val="0"/>
      <w:marBottom w:val="0"/>
      <w:divBdr>
        <w:top w:val="none" w:sz="0" w:space="0" w:color="auto"/>
        <w:left w:val="none" w:sz="0" w:space="0" w:color="auto"/>
        <w:bottom w:val="none" w:sz="0" w:space="0" w:color="auto"/>
        <w:right w:val="none" w:sz="0" w:space="0" w:color="auto"/>
      </w:divBdr>
    </w:div>
    <w:div w:id="1601447865">
      <w:bodyDiv w:val="1"/>
      <w:marLeft w:val="0"/>
      <w:marRight w:val="0"/>
      <w:marTop w:val="0"/>
      <w:marBottom w:val="0"/>
      <w:divBdr>
        <w:top w:val="none" w:sz="0" w:space="0" w:color="auto"/>
        <w:left w:val="none" w:sz="0" w:space="0" w:color="auto"/>
        <w:bottom w:val="none" w:sz="0" w:space="0" w:color="auto"/>
        <w:right w:val="none" w:sz="0" w:space="0" w:color="auto"/>
      </w:divBdr>
    </w:div>
    <w:div w:id="1602029355">
      <w:bodyDiv w:val="1"/>
      <w:marLeft w:val="0"/>
      <w:marRight w:val="0"/>
      <w:marTop w:val="0"/>
      <w:marBottom w:val="0"/>
      <w:divBdr>
        <w:top w:val="none" w:sz="0" w:space="0" w:color="auto"/>
        <w:left w:val="none" w:sz="0" w:space="0" w:color="auto"/>
        <w:bottom w:val="none" w:sz="0" w:space="0" w:color="auto"/>
        <w:right w:val="none" w:sz="0" w:space="0" w:color="auto"/>
      </w:divBdr>
    </w:div>
    <w:div w:id="1602180282">
      <w:bodyDiv w:val="1"/>
      <w:marLeft w:val="0"/>
      <w:marRight w:val="0"/>
      <w:marTop w:val="0"/>
      <w:marBottom w:val="0"/>
      <w:divBdr>
        <w:top w:val="none" w:sz="0" w:space="0" w:color="auto"/>
        <w:left w:val="none" w:sz="0" w:space="0" w:color="auto"/>
        <w:bottom w:val="none" w:sz="0" w:space="0" w:color="auto"/>
        <w:right w:val="none" w:sz="0" w:space="0" w:color="auto"/>
      </w:divBdr>
    </w:div>
    <w:div w:id="1605072001">
      <w:bodyDiv w:val="1"/>
      <w:marLeft w:val="0"/>
      <w:marRight w:val="0"/>
      <w:marTop w:val="0"/>
      <w:marBottom w:val="0"/>
      <w:divBdr>
        <w:top w:val="none" w:sz="0" w:space="0" w:color="auto"/>
        <w:left w:val="none" w:sz="0" w:space="0" w:color="auto"/>
        <w:bottom w:val="none" w:sz="0" w:space="0" w:color="auto"/>
        <w:right w:val="none" w:sz="0" w:space="0" w:color="auto"/>
      </w:divBdr>
    </w:div>
    <w:div w:id="1605772066">
      <w:bodyDiv w:val="1"/>
      <w:marLeft w:val="0"/>
      <w:marRight w:val="0"/>
      <w:marTop w:val="0"/>
      <w:marBottom w:val="0"/>
      <w:divBdr>
        <w:top w:val="none" w:sz="0" w:space="0" w:color="auto"/>
        <w:left w:val="none" w:sz="0" w:space="0" w:color="auto"/>
        <w:bottom w:val="none" w:sz="0" w:space="0" w:color="auto"/>
        <w:right w:val="none" w:sz="0" w:space="0" w:color="auto"/>
      </w:divBdr>
    </w:div>
    <w:div w:id="1606229030">
      <w:bodyDiv w:val="1"/>
      <w:marLeft w:val="0"/>
      <w:marRight w:val="0"/>
      <w:marTop w:val="0"/>
      <w:marBottom w:val="0"/>
      <w:divBdr>
        <w:top w:val="none" w:sz="0" w:space="0" w:color="auto"/>
        <w:left w:val="none" w:sz="0" w:space="0" w:color="auto"/>
        <w:bottom w:val="none" w:sz="0" w:space="0" w:color="auto"/>
        <w:right w:val="none" w:sz="0" w:space="0" w:color="auto"/>
      </w:divBdr>
    </w:div>
    <w:div w:id="1606766610">
      <w:bodyDiv w:val="1"/>
      <w:marLeft w:val="0"/>
      <w:marRight w:val="0"/>
      <w:marTop w:val="0"/>
      <w:marBottom w:val="0"/>
      <w:divBdr>
        <w:top w:val="none" w:sz="0" w:space="0" w:color="auto"/>
        <w:left w:val="none" w:sz="0" w:space="0" w:color="auto"/>
        <w:bottom w:val="none" w:sz="0" w:space="0" w:color="auto"/>
        <w:right w:val="none" w:sz="0" w:space="0" w:color="auto"/>
      </w:divBdr>
    </w:div>
    <w:div w:id="1607039583">
      <w:bodyDiv w:val="1"/>
      <w:marLeft w:val="0"/>
      <w:marRight w:val="0"/>
      <w:marTop w:val="0"/>
      <w:marBottom w:val="0"/>
      <w:divBdr>
        <w:top w:val="none" w:sz="0" w:space="0" w:color="auto"/>
        <w:left w:val="none" w:sz="0" w:space="0" w:color="auto"/>
        <w:bottom w:val="none" w:sz="0" w:space="0" w:color="auto"/>
        <w:right w:val="none" w:sz="0" w:space="0" w:color="auto"/>
      </w:divBdr>
    </w:div>
    <w:div w:id="1608463603">
      <w:bodyDiv w:val="1"/>
      <w:marLeft w:val="0"/>
      <w:marRight w:val="0"/>
      <w:marTop w:val="0"/>
      <w:marBottom w:val="0"/>
      <w:divBdr>
        <w:top w:val="none" w:sz="0" w:space="0" w:color="auto"/>
        <w:left w:val="none" w:sz="0" w:space="0" w:color="auto"/>
        <w:bottom w:val="none" w:sz="0" w:space="0" w:color="auto"/>
        <w:right w:val="none" w:sz="0" w:space="0" w:color="auto"/>
      </w:divBdr>
    </w:div>
    <w:div w:id="1610163223">
      <w:bodyDiv w:val="1"/>
      <w:marLeft w:val="0"/>
      <w:marRight w:val="0"/>
      <w:marTop w:val="0"/>
      <w:marBottom w:val="0"/>
      <w:divBdr>
        <w:top w:val="none" w:sz="0" w:space="0" w:color="auto"/>
        <w:left w:val="none" w:sz="0" w:space="0" w:color="auto"/>
        <w:bottom w:val="none" w:sz="0" w:space="0" w:color="auto"/>
        <w:right w:val="none" w:sz="0" w:space="0" w:color="auto"/>
      </w:divBdr>
    </w:div>
    <w:div w:id="1610313860">
      <w:bodyDiv w:val="1"/>
      <w:marLeft w:val="0"/>
      <w:marRight w:val="0"/>
      <w:marTop w:val="0"/>
      <w:marBottom w:val="0"/>
      <w:divBdr>
        <w:top w:val="none" w:sz="0" w:space="0" w:color="auto"/>
        <w:left w:val="none" w:sz="0" w:space="0" w:color="auto"/>
        <w:bottom w:val="none" w:sz="0" w:space="0" w:color="auto"/>
        <w:right w:val="none" w:sz="0" w:space="0" w:color="auto"/>
      </w:divBdr>
    </w:div>
    <w:div w:id="1611084295">
      <w:bodyDiv w:val="1"/>
      <w:marLeft w:val="0"/>
      <w:marRight w:val="0"/>
      <w:marTop w:val="0"/>
      <w:marBottom w:val="0"/>
      <w:divBdr>
        <w:top w:val="none" w:sz="0" w:space="0" w:color="auto"/>
        <w:left w:val="none" w:sz="0" w:space="0" w:color="auto"/>
        <w:bottom w:val="none" w:sz="0" w:space="0" w:color="auto"/>
        <w:right w:val="none" w:sz="0" w:space="0" w:color="auto"/>
      </w:divBdr>
    </w:div>
    <w:div w:id="1613249194">
      <w:bodyDiv w:val="1"/>
      <w:marLeft w:val="0"/>
      <w:marRight w:val="0"/>
      <w:marTop w:val="0"/>
      <w:marBottom w:val="0"/>
      <w:divBdr>
        <w:top w:val="none" w:sz="0" w:space="0" w:color="auto"/>
        <w:left w:val="none" w:sz="0" w:space="0" w:color="auto"/>
        <w:bottom w:val="none" w:sz="0" w:space="0" w:color="auto"/>
        <w:right w:val="none" w:sz="0" w:space="0" w:color="auto"/>
      </w:divBdr>
    </w:div>
    <w:div w:id="1616325009">
      <w:bodyDiv w:val="1"/>
      <w:marLeft w:val="0"/>
      <w:marRight w:val="0"/>
      <w:marTop w:val="0"/>
      <w:marBottom w:val="0"/>
      <w:divBdr>
        <w:top w:val="none" w:sz="0" w:space="0" w:color="auto"/>
        <w:left w:val="none" w:sz="0" w:space="0" w:color="auto"/>
        <w:bottom w:val="none" w:sz="0" w:space="0" w:color="auto"/>
        <w:right w:val="none" w:sz="0" w:space="0" w:color="auto"/>
      </w:divBdr>
    </w:div>
    <w:div w:id="1618871640">
      <w:bodyDiv w:val="1"/>
      <w:marLeft w:val="0"/>
      <w:marRight w:val="0"/>
      <w:marTop w:val="0"/>
      <w:marBottom w:val="0"/>
      <w:divBdr>
        <w:top w:val="none" w:sz="0" w:space="0" w:color="auto"/>
        <w:left w:val="none" w:sz="0" w:space="0" w:color="auto"/>
        <w:bottom w:val="none" w:sz="0" w:space="0" w:color="auto"/>
        <w:right w:val="none" w:sz="0" w:space="0" w:color="auto"/>
      </w:divBdr>
    </w:div>
    <w:div w:id="1621689537">
      <w:bodyDiv w:val="1"/>
      <w:marLeft w:val="0"/>
      <w:marRight w:val="0"/>
      <w:marTop w:val="0"/>
      <w:marBottom w:val="0"/>
      <w:divBdr>
        <w:top w:val="none" w:sz="0" w:space="0" w:color="auto"/>
        <w:left w:val="none" w:sz="0" w:space="0" w:color="auto"/>
        <w:bottom w:val="none" w:sz="0" w:space="0" w:color="auto"/>
        <w:right w:val="none" w:sz="0" w:space="0" w:color="auto"/>
      </w:divBdr>
    </w:div>
    <w:div w:id="1624538649">
      <w:bodyDiv w:val="1"/>
      <w:marLeft w:val="0"/>
      <w:marRight w:val="0"/>
      <w:marTop w:val="0"/>
      <w:marBottom w:val="0"/>
      <w:divBdr>
        <w:top w:val="none" w:sz="0" w:space="0" w:color="auto"/>
        <w:left w:val="none" w:sz="0" w:space="0" w:color="auto"/>
        <w:bottom w:val="none" w:sz="0" w:space="0" w:color="auto"/>
        <w:right w:val="none" w:sz="0" w:space="0" w:color="auto"/>
      </w:divBdr>
    </w:div>
    <w:div w:id="1624651918">
      <w:bodyDiv w:val="1"/>
      <w:marLeft w:val="0"/>
      <w:marRight w:val="0"/>
      <w:marTop w:val="0"/>
      <w:marBottom w:val="0"/>
      <w:divBdr>
        <w:top w:val="none" w:sz="0" w:space="0" w:color="auto"/>
        <w:left w:val="none" w:sz="0" w:space="0" w:color="auto"/>
        <w:bottom w:val="none" w:sz="0" w:space="0" w:color="auto"/>
        <w:right w:val="none" w:sz="0" w:space="0" w:color="auto"/>
      </w:divBdr>
    </w:div>
    <w:div w:id="1625697091">
      <w:bodyDiv w:val="1"/>
      <w:marLeft w:val="0"/>
      <w:marRight w:val="0"/>
      <w:marTop w:val="0"/>
      <w:marBottom w:val="0"/>
      <w:divBdr>
        <w:top w:val="none" w:sz="0" w:space="0" w:color="auto"/>
        <w:left w:val="none" w:sz="0" w:space="0" w:color="auto"/>
        <w:bottom w:val="none" w:sz="0" w:space="0" w:color="auto"/>
        <w:right w:val="none" w:sz="0" w:space="0" w:color="auto"/>
      </w:divBdr>
    </w:div>
    <w:div w:id="1631591680">
      <w:bodyDiv w:val="1"/>
      <w:marLeft w:val="0"/>
      <w:marRight w:val="0"/>
      <w:marTop w:val="0"/>
      <w:marBottom w:val="0"/>
      <w:divBdr>
        <w:top w:val="none" w:sz="0" w:space="0" w:color="auto"/>
        <w:left w:val="none" w:sz="0" w:space="0" w:color="auto"/>
        <w:bottom w:val="none" w:sz="0" w:space="0" w:color="auto"/>
        <w:right w:val="none" w:sz="0" w:space="0" w:color="auto"/>
      </w:divBdr>
    </w:div>
    <w:div w:id="1631784529">
      <w:bodyDiv w:val="1"/>
      <w:marLeft w:val="0"/>
      <w:marRight w:val="0"/>
      <w:marTop w:val="0"/>
      <w:marBottom w:val="0"/>
      <w:divBdr>
        <w:top w:val="none" w:sz="0" w:space="0" w:color="auto"/>
        <w:left w:val="none" w:sz="0" w:space="0" w:color="auto"/>
        <w:bottom w:val="none" w:sz="0" w:space="0" w:color="auto"/>
        <w:right w:val="none" w:sz="0" w:space="0" w:color="auto"/>
      </w:divBdr>
    </w:div>
    <w:div w:id="1634366837">
      <w:bodyDiv w:val="1"/>
      <w:marLeft w:val="0"/>
      <w:marRight w:val="0"/>
      <w:marTop w:val="0"/>
      <w:marBottom w:val="0"/>
      <w:divBdr>
        <w:top w:val="none" w:sz="0" w:space="0" w:color="auto"/>
        <w:left w:val="none" w:sz="0" w:space="0" w:color="auto"/>
        <w:bottom w:val="none" w:sz="0" w:space="0" w:color="auto"/>
        <w:right w:val="none" w:sz="0" w:space="0" w:color="auto"/>
      </w:divBdr>
    </w:div>
    <w:div w:id="1637906186">
      <w:bodyDiv w:val="1"/>
      <w:marLeft w:val="0"/>
      <w:marRight w:val="0"/>
      <w:marTop w:val="0"/>
      <w:marBottom w:val="0"/>
      <w:divBdr>
        <w:top w:val="none" w:sz="0" w:space="0" w:color="auto"/>
        <w:left w:val="none" w:sz="0" w:space="0" w:color="auto"/>
        <w:bottom w:val="none" w:sz="0" w:space="0" w:color="auto"/>
        <w:right w:val="none" w:sz="0" w:space="0" w:color="auto"/>
      </w:divBdr>
    </w:div>
    <w:div w:id="1639147396">
      <w:bodyDiv w:val="1"/>
      <w:marLeft w:val="0"/>
      <w:marRight w:val="0"/>
      <w:marTop w:val="0"/>
      <w:marBottom w:val="0"/>
      <w:divBdr>
        <w:top w:val="none" w:sz="0" w:space="0" w:color="auto"/>
        <w:left w:val="none" w:sz="0" w:space="0" w:color="auto"/>
        <w:bottom w:val="none" w:sz="0" w:space="0" w:color="auto"/>
        <w:right w:val="none" w:sz="0" w:space="0" w:color="auto"/>
      </w:divBdr>
    </w:div>
    <w:div w:id="1639451516">
      <w:bodyDiv w:val="1"/>
      <w:marLeft w:val="0"/>
      <w:marRight w:val="0"/>
      <w:marTop w:val="0"/>
      <w:marBottom w:val="0"/>
      <w:divBdr>
        <w:top w:val="none" w:sz="0" w:space="0" w:color="auto"/>
        <w:left w:val="none" w:sz="0" w:space="0" w:color="auto"/>
        <w:bottom w:val="none" w:sz="0" w:space="0" w:color="auto"/>
        <w:right w:val="none" w:sz="0" w:space="0" w:color="auto"/>
      </w:divBdr>
    </w:div>
    <w:div w:id="1647971935">
      <w:bodyDiv w:val="1"/>
      <w:marLeft w:val="0"/>
      <w:marRight w:val="0"/>
      <w:marTop w:val="0"/>
      <w:marBottom w:val="0"/>
      <w:divBdr>
        <w:top w:val="none" w:sz="0" w:space="0" w:color="auto"/>
        <w:left w:val="none" w:sz="0" w:space="0" w:color="auto"/>
        <w:bottom w:val="none" w:sz="0" w:space="0" w:color="auto"/>
        <w:right w:val="none" w:sz="0" w:space="0" w:color="auto"/>
      </w:divBdr>
    </w:div>
    <w:div w:id="1649089213">
      <w:bodyDiv w:val="1"/>
      <w:marLeft w:val="0"/>
      <w:marRight w:val="0"/>
      <w:marTop w:val="0"/>
      <w:marBottom w:val="0"/>
      <w:divBdr>
        <w:top w:val="none" w:sz="0" w:space="0" w:color="auto"/>
        <w:left w:val="none" w:sz="0" w:space="0" w:color="auto"/>
        <w:bottom w:val="none" w:sz="0" w:space="0" w:color="auto"/>
        <w:right w:val="none" w:sz="0" w:space="0" w:color="auto"/>
      </w:divBdr>
    </w:div>
    <w:div w:id="1651323683">
      <w:bodyDiv w:val="1"/>
      <w:marLeft w:val="0"/>
      <w:marRight w:val="0"/>
      <w:marTop w:val="0"/>
      <w:marBottom w:val="0"/>
      <w:divBdr>
        <w:top w:val="none" w:sz="0" w:space="0" w:color="auto"/>
        <w:left w:val="none" w:sz="0" w:space="0" w:color="auto"/>
        <w:bottom w:val="none" w:sz="0" w:space="0" w:color="auto"/>
        <w:right w:val="none" w:sz="0" w:space="0" w:color="auto"/>
      </w:divBdr>
    </w:div>
    <w:div w:id="1652442406">
      <w:bodyDiv w:val="1"/>
      <w:marLeft w:val="0"/>
      <w:marRight w:val="0"/>
      <w:marTop w:val="0"/>
      <w:marBottom w:val="0"/>
      <w:divBdr>
        <w:top w:val="none" w:sz="0" w:space="0" w:color="auto"/>
        <w:left w:val="none" w:sz="0" w:space="0" w:color="auto"/>
        <w:bottom w:val="none" w:sz="0" w:space="0" w:color="auto"/>
        <w:right w:val="none" w:sz="0" w:space="0" w:color="auto"/>
      </w:divBdr>
    </w:div>
    <w:div w:id="1660034380">
      <w:bodyDiv w:val="1"/>
      <w:marLeft w:val="0"/>
      <w:marRight w:val="0"/>
      <w:marTop w:val="0"/>
      <w:marBottom w:val="0"/>
      <w:divBdr>
        <w:top w:val="none" w:sz="0" w:space="0" w:color="auto"/>
        <w:left w:val="none" w:sz="0" w:space="0" w:color="auto"/>
        <w:bottom w:val="none" w:sz="0" w:space="0" w:color="auto"/>
        <w:right w:val="none" w:sz="0" w:space="0" w:color="auto"/>
      </w:divBdr>
    </w:div>
    <w:div w:id="1660116283">
      <w:bodyDiv w:val="1"/>
      <w:marLeft w:val="0"/>
      <w:marRight w:val="0"/>
      <w:marTop w:val="0"/>
      <w:marBottom w:val="0"/>
      <w:divBdr>
        <w:top w:val="none" w:sz="0" w:space="0" w:color="auto"/>
        <w:left w:val="none" w:sz="0" w:space="0" w:color="auto"/>
        <w:bottom w:val="none" w:sz="0" w:space="0" w:color="auto"/>
        <w:right w:val="none" w:sz="0" w:space="0" w:color="auto"/>
      </w:divBdr>
    </w:div>
    <w:div w:id="1660840368">
      <w:bodyDiv w:val="1"/>
      <w:marLeft w:val="0"/>
      <w:marRight w:val="0"/>
      <w:marTop w:val="0"/>
      <w:marBottom w:val="0"/>
      <w:divBdr>
        <w:top w:val="none" w:sz="0" w:space="0" w:color="auto"/>
        <w:left w:val="none" w:sz="0" w:space="0" w:color="auto"/>
        <w:bottom w:val="none" w:sz="0" w:space="0" w:color="auto"/>
        <w:right w:val="none" w:sz="0" w:space="0" w:color="auto"/>
      </w:divBdr>
    </w:div>
    <w:div w:id="1663774239">
      <w:bodyDiv w:val="1"/>
      <w:marLeft w:val="0"/>
      <w:marRight w:val="0"/>
      <w:marTop w:val="0"/>
      <w:marBottom w:val="0"/>
      <w:divBdr>
        <w:top w:val="none" w:sz="0" w:space="0" w:color="auto"/>
        <w:left w:val="none" w:sz="0" w:space="0" w:color="auto"/>
        <w:bottom w:val="none" w:sz="0" w:space="0" w:color="auto"/>
        <w:right w:val="none" w:sz="0" w:space="0" w:color="auto"/>
      </w:divBdr>
    </w:div>
    <w:div w:id="1664310972">
      <w:bodyDiv w:val="1"/>
      <w:marLeft w:val="0"/>
      <w:marRight w:val="0"/>
      <w:marTop w:val="0"/>
      <w:marBottom w:val="0"/>
      <w:divBdr>
        <w:top w:val="none" w:sz="0" w:space="0" w:color="auto"/>
        <w:left w:val="none" w:sz="0" w:space="0" w:color="auto"/>
        <w:bottom w:val="none" w:sz="0" w:space="0" w:color="auto"/>
        <w:right w:val="none" w:sz="0" w:space="0" w:color="auto"/>
      </w:divBdr>
    </w:div>
    <w:div w:id="1665082857">
      <w:bodyDiv w:val="1"/>
      <w:marLeft w:val="0"/>
      <w:marRight w:val="0"/>
      <w:marTop w:val="0"/>
      <w:marBottom w:val="0"/>
      <w:divBdr>
        <w:top w:val="none" w:sz="0" w:space="0" w:color="auto"/>
        <w:left w:val="none" w:sz="0" w:space="0" w:color="auto"/>
        <w:bottom w:val="none" w:sz="0" w:space="0" w:color="auto"/>
        <w:right w:val="none" w:sz="0" w:space="0" w:color="auto"/>
      </w:divBdr>
    </w:div>
    <w:div w:id="1666854286">
      <w:bodyDiv w:val="1"/>
      <w:marLeft w:val="0"/>
      <w:marRight w:val="0"/>
      <w:marTop w:val="0"/>
      <w:marBottom w:val="0"/>
      <w:divBdr>
        <w:top w:val="none" w:sz="0" w:space="0" w:color="auto"/>
        <w:left w:val="none" w:sz="0" w:space="0" w:color="auto"/>
        <w:bottom w:val="none" w:sz="0" w:space="0" w:color="auto"/>
        <w:right w:val="none" w:sz="0" w:space="0" w:color="auto"/>
      </w:divBdr>
    </w:div>
    <w:div w:id="1670710300">
      <w:bodyDiv w:val="1"/>
      <w:marLeft w:val="0"/>
      <w:marRight w:val="0"/>
      <w:marTop w:val="0"/>
      <w:marBottom w:val="0"/>
      <w:divBdr>
        <w:top w:val="none" w:sz="0" w:space="0" w:color="auto"/>
        <w:left w:val="none" w:sz="0" w:space="0" w:color="auto"/>
        <w:bottom w:val="none" w:sz="0" w:space="0" w:color="auto"/>
        <w:right w:val="none" w:sz="0" w:space="0" w:color="auto"/>
      </w:divBdr>
    </w:div>
    <w:div w:id="1671832177">
      <w:bodyDiv w:val="1"/>
      <w:marLeft w:val="0"/>
      <w:marRight w:val="0"/>
      <w:marTop w:val="0"/>
      <w:marBottom w:val="0"/>
      <w:divBdr>
        <w:top w:val="none" w:sz="0" w:space="0" w:color="auto"/>
        <w:left w:val="none" w:sz="0" w:space="0" w:color="auto"/>
        <w:bottom w:val="none" w:sz="0" w:space="0" w:color="auto"/>
        <w:right w:val="none" w:sz="0" w:space="0" w:color="auto"/>
      </w:divBdr>
    </w:div>
    <w:div w:id="1672561313">
      <w:bodyDiv w:val="1"/>
      <w:marLeft w:val="0"/>
      <w:marRight w:val="0"/>
      <w:marTop w:val="0"/>
      <w:marBottom w:val="0"/>
      <w:divBdr>
        <w:top w:val="none" w:sz="0" w:space="0" w:color="auto"/>
        <w:left w:val="none" w:sz="0" w:space="0" w:color="auto"/>
        <w:bottom w:val="none" w:sz="0" w:space="0" w:color="auto"/>
        <w:right w:val="none" w:sz="0" w:space="0" w:color="auto"/>
      </w:divBdr>
    </w:div>
    <w:div w:id="1673071774">
      <w:bodyDiv w:val="1"/>
      <w:marLeft w:val="0"/>
      <w:marRight w:val="0"/>
      <w:marTop w:val="0"/>
      <w:marBottom w:val="0"/>
      <w:divBdr>
        <w:top w:val="none" w:sz="0" w:space="0" w:color="auto"/>
        <w:left w:val="none" w:sz="0" w:space="0" w:color="auto"/>
        <w:bottom w:val="none" w:sz="0" w:space="0" w:color="auto"/>
        <w:right w:val="none" w:sz="0" w:space="0" w:color="auto"/>
      </w:divBdr>
    </w:div>
    <w:div w:id="1673533789">
      <w:bodyDiv w:val="1"/>
      <w:marLeft w:val="0"/>
      <w:marRight w:val="0"/>
      <w:marTop w:val="0"/>
      <w:marBottom w:val="0"/>
      <w:divBdr>
        <w:top w:val="none" w:sz="0" w:space="0" w:color="auto"/>
        <w:left w:val="none" w:sz="0" w:space="0" w:color="auto"/>
        <w:bottom w:val="none" w:sz="0" w:space="0" w:color="auto"/>
        <w:right w:val="none" w:sz="0" w:space="0" w:color="auto"/>
      </w:divBdr>
    </w:div>
    <w:div w:id="1674183179">
      <w:bodyDiv w:val="1"/>
      <w:marLeft w:val="0"/>
      <w:marRight w:val="0"/>
      <w:marTop w:val="0"/>
      <w:marBottom w:val="0"/>
      <w:divBdr>
        <w:top w:val="none" w:sz="0" w:space="0" w:color="auto"/>
        <w:left w:val="none" w:sz="0" w:space="0" w:color="auto"/>
        <w:bottom w:val="none" w:sz="0" w:space="0" w:color="auto"/>
        <w:right w:val="none" w:sz="0" w:space="0" w:color="auto"/>
      </w:divBdr>
    </w:div>
    <w:div w:id="1676224237">
      <w:bodyDiv w:val="1"/>
      <w:marLeft w:val="0"/>
      <w:marRight w:val="0"/>
      <w:marTop w:val="0"/>
      <w:marBottom w:val="0"/>
      <w:divBdr>
        <w:top w:val="none" w:sz="0" w:space="0" w:color="auto"/>
        <w:left w:val="none" w:sz="0" w:space="0" w:color="auto"/>
        <w:bottom w:val="none" w:sz="0" w:space="0" w:color="auto"/>
        <w:right w:val="none" w:sz="0" w:space="0" w:color="auto"/>
      </w:divBdr>
    </w:div>
    <w:div w:id="1676227264">
      <w:bodyDiv w:val="1"/>
      <w:marLeft w:val="0"/>
      <w:marRight w:val="0"/>
      <w:marTop w:val="0"/>
      <w:marBottom w:val="0"/>
      <w:divBdr>
        <w:top w:val="none" w:sz="0" w:space="0" w:color="auto"/>
        <w:left w:val="none" w:sz="0" w:space="0" w:color="auto"/>
        <w:bottom w:val="none" w:sz="0" w:space="0" w:color="auto"/>
        <w:right w:val="none" w:sz="0" w:space="0" w:color="auto"/>
      </w:divBdr>
    </w:div>
    <w:div w:id="1677074544">
      <w:bodyDiv w:val="1"/>
      <w:marLeft w:val="0"/>
      <w:marRight w:val="0"/>
      <w:marTop w:val="0"/>
      <w:marBottom w:val="0"/>
      <w:divBdr>
        <w:top w:val="none" w:sz="0" w:space="0" w:color="auto"/>
        <w:left w:val="none" w:sz="0" w:space="0" w:color="auto"/>
        <w:bottom w:val="none" w:sz="0" w:space="0" w:color="auto"/>
        <w:right w:val="none" w:sz="0" w:space="0" w:color="auto"/>
      </w:divBdr>
    </w:div>
    <w:div w:id="1678574768">
      <w:bodyDiv w:val="1"/>
      <w:marLeft w:val="0"/>
      <w:marRight w:val="0"/>
      <w:marTop w:val="0"/>
      <w:marBottom w:val="0"/>
      <w:divBdr>
        <w:top w:val="none" w:sz="0" w:space="0" w:color="auto"/>
        <w:left w:val="none" w:sz="0" w:space="0" w:color="auto"/>
        <w:bottom w:val="none" w:sz="0" w:space="0" w:color="auto"/>
        <w:right w:val="none" w:sz="0" w:space="0" w:color="auto"/>
      </w:divBdr>
    </w:div>
    <w:div w:id="1681809324">
      <w:bodyDiv w:val="1"/>
      <w:marLeft w:val="0"/>
      <w:marRight w:val="0"/>
      <w:marTop w:val="0"/>
      <w:marBottom w:val="0"/>
      <w:divBdr>
        <w:top w:val="none" w:sz="0" w:space="0" w:color="auto"/>
        <w:left w:val="none" w:sz="0" w:space="0" w:color="auto"/>
        <w:bottom w:val="none" w:sz="0" w:space="0" w:color="auto"/>
        <w:right w:val="none" w:sz="0" w:space="0" w:color="auto"/>
      </w:divBdr>
    </w:div>
    <w:div w:id="1682197490">
      <w:bodyDiv w:val="1"/>
      <w:marLeft w:val="0"/>
      <w:marRight w:val="0"/>
      <w:marTop w:val="0"/>
      <w:marBottom w:val="0"/>
      <w:divBdr>
        <w:top w:val="none" w:sz="0" w:space="0" w:color="auto"/>
        <w:left w:val="none" w:sz="0" w:space="0" w:color="auto"/>
        <w:bottom w:val="none" w:sz="0" w:space="0" w:color="auto"/>
        <w:right w:val="none" w:sz="0" w:space="0" w:color="auto"/>
      </w:divBdr>
    </w:div>
    <w:div w:id="1683125225">
      <w:bodyDiv w:val="1"/>
      <w:marLeft w:val="0"/>
      <w:marRight w:val="0"/>
      <w:marTop w:val="0"/>
      <w:marBottom w:val="0"/>
      <w:divBdr>
        <w:top w:val="none" w:sz="0" w:space="0" w:color="auto"/>
        <w:left w:val="none" w:sz="0" w:space="0" w:color="auto"/>
        <w:bottom w:val="none" w:sz="0" w:space="0" w:color="auto"/>
        <w:right w:val="none" w:sz="0" w:space="0" w:color="auto"/>
      </w:divBdr>
    </w:div>
    <w:div w:id="1683387451">
      <w:bodyDiv w:val="1"/>
      <w:marLeft w:val="0"/>
      <w:marRight w:val="0"/>
      <w:marTop w:val="0"/>
      <w:marBottom w:val="0"/>
      <w:divBdr>
        <w:top w:val="none" w:sz="0" w:space="0" w:color="auto"/>
        <w:left w:val="none" w:sz="0" w:space="0" w:color="auto"/>
        <w:bottom w:val="none" w:sz="0" w:space="0" w:color="auto"/>
        <w:right w:val="none" w:sz="0" w:space="0" w:color="auto"/>
      </w:divBdr>
    </w:div>
    <w:div w:id="1686862061">
      <w:bodyDiv w:val="1"/>
      <w:marLeft w:val="0"/>
      <w:marRight w:val="0"/>
      <w:marTop w:val="0"/>
      <w:marBottom w:val="0"/>
      <w:divBdr>
        <w:top w:val="none" w:sz="0" w:space="0" w:color="auto"/>
        <w:left w:val="none" w:sz="0" w:space="0" w:color="auto"/>
        <w:bottom w:val="none" w:sz="0" w:space="0" w:color="auto"/>
        <w:right w:val="none" w:sz="0" w:space="0" w:color="auto"/>
      </w:divBdr>
    </w:div>
    <w:div w:id="1695181574">
      <w:bodyDiv w:val="1"/>
      <w:marLeft w:val="0"/>
      <w:marRight w:val="0"/>
      <w:marTop w:val="0"/>
      <w:marBottom w:val="0"/>
      <w:divBdr>
        <w:top w:val="none" w:sz="0" w:space="0" w:color="auto"/>
        <w:left w:val="none" w:sz="0" w:space="0" w:color="auto"/>
        <w:bottom w:val="none" w:sz="0" w:space="0" w:color="auto"/>
        <w:right w:val="none" w:sz="0" w:space="0" w:color="auto"/>
      </w:divBdr>
    </w:div>
    <w:div w:id="1695643659">
      <w:bodyDiv w:val="1"/>
      <w:marLeft w:val="0"/>
      <w:marRight w:val="0"/>
      <w:marTop w:val="0"/>
      <w:marBottom w:val="0"/>
      <w:divBdr>
        <w:top w:val="none" w:sz="0" w:space="0" w:color="auto"/>
        <w:left w:val="none" w:sz="0" w:space="0" w:color="auto"/>
        <w:bottom w:val="none" w:sz="0" w:space="0" w:color="auto"/>
        <w:right w:val="none" w:sz="0" w:space="0" w:color="auto"/>
      </w:divBdr>
    </w:div>
    <w:div w:id="1696729476">
      <w:bodyDiv w:val="1"/>
      <w:marLeft w:val="0"/>
      <w:marRight w:val="0"/>
      <w:marTop w:val="0"/>
      <w:marBottom w:val="0"/>
      <w:divBdr>
        <w:top w:val="none" w:sz="0" w:space="0" w:color="auto"/>
        <w:left w:val="none" w:sz="0" w:space="0" w:color="auto"/>
        <w:bottom w:val="none" w:sz="0" w:space="0" w:color="auto"/>
        <w:right w:val="none" w:sz="0" w:space="0" w:color="auto"/>
      </w:divBdr>
    </w:div>
    <w:div w:id="1699427402">
      <w:bodyDiv w:val="1"/>
      <w:marLeft w:val="0"/>
      <w:marRight w:val="0"/>
      <w:marTop w:val="0"/>
      <w:marBottom w:val="0"/>
      <w:divBdr>
        <w:top w:val="none" w:sz="0" w:space="0" w:color="auto"/>
        <w:left w:val="none" w:sz="0" w:space="0" w:color="auto"/>
        <w:bottom w:val="none" w:sz="0" w:space="0" w:color="auto"/>
        <w:right w:val="none" w:sz="0" w:space="0" w:color="auto"/>
      </w:divBdr>
    </w:div>
    <w:div w:id="1702978297">
      <w:bodyDiv w:val="1"/>
      <w:marLeft w:val="0"/>
      <w:marRight w:val="0"/>
      <w:marTop w:val="0"/>
      <w:marBottom w:val="0"/>
      <w:divBdr>
        <w:top w:val="none" w:sz="0" w:space="0" w:color="auto"/>
        <w:left w:val="none" w:sz="0" w:space="0" w:color="auto"/>
        <w:bottom w:val="none" w:sz="0" w:space="0" w:color="auto"/>
        <w:right w:val="none" w:sz="0" w:space="0" w:color="auto"/>
      </w:divBdr>
    </w:div>
    <w:div w:id="1708021048">
      <w:bodyDiv w:val="1"/>
      <w:marLeft w:val="0"/>
      <w:marRight w:val="0"/>
      <w:marTop w:val="0"/>
      <w:marBottom w:val="0"/>
      <w:divBdr>
        <w:top w:val="none" w:sz="0" w:space="0" w:color="auto"/>
        <w:left w:val="none" w:sz="0" w:space="0" w:color="auto"/>
        <w:bottom w:val="none" w:sz="0" w:space="0" w:color="auto"/>
        <w:right w:val="none" w:sz="0" w:space="0" w:color="auto"/>
      </w:divBdr>
    </w:div>
    <w:div w:id="1708725317">
      <w:bodyDiv w:val="1"/>
      <w:marLeft w:val="0"/>
      <w:marRight w:val="0"/>
      <w:marTop w:val="0"/>
      <w:marBottom w:val="0"/>
      <w:divBdr>
        <w:top w:val="none" w:sz="0" w:space="0" w:color="auto"/>
        <w:left w:val="none" w:sz="0" w:space="0" w:color="auto"/>
        <w:bottom w:val="none" w:sz="0" w:space="0" w:color="auto"/>
        <w:right w:val="none" w:sz="0" w:space="0" w:color="auto"/>
      </w:divBdr>
    </w:div>
    <w:div w:id="1710060641">
      <w:bodyDiv w:val="1"/>
      <w:marLeft w:val="0"/>
      <w:marRight w:val="0"/>
      <w:marTop w:val="0"/>
      <w:marBottom w:val="0"/>
      <w:divBdr>
        <w:top w:val="none" w:sz="0" w:space="0" w:color="auto"/>
        <w:left w:val="none" w:sz="0" w:space="0" w:color="auto"/>
        <w:bottom w:val="none" w:sz="0" w:space="0" w:color="auto"/>
        <w:right w:val="none" w:sz="0" w:space="0" w:color="auto"/>
      </w:divBdr>
    </w:div>
    <w:div w:id="1711567702">
      <w:bodyDiv w:val="1"/>
      <w:marLeft w:val="0"/>
      <w:marRight w:val="0"/>
      <w:marTop w:val="0"/>
      <w:marBottom w:val="0"/>
      <w:divBdr>
        <w:top w:val="none" w:sz="0" w:space="0" w:color="auto"/>
        <w:left w:val="none" w:sz="0" w:space="0" w:color="auto"/>
        <w:bottom w:val="none" w:sz="0" w:space="0" w:color="auto"/>
        <w:right w:val="none" w:sz="0" w:space="0" w:color="auto"/>
      </w:divBdr>
    </w:div>
    <w:div w:id="1713186691">
      <w:bodyDiv w:val="1"/>
      <w:marLeft w:val="0"/>
      <w:marRight w:val="0"/>
      <w:marTop w:val="0"/>
      <w:marBottom w:val="0"/>
      <w:divBdr>
        <w:top w:val="none" w:sz="0" w:space="0" w:color="auto"/>
        <w:left w:val="none" w:sz="0" w:space="0" w:color="auto"/>
        <w:bottom w:val="none" w:sz="0" w:space="0" w:color="auto"/>
        <w:right w:val="none" w:sz="0" w:space="0" w:color="auto"/>
      </w:divBdr>
    </w:div>
    <w:div w:id="1716388508">
      <w:bodyDiv w:val="1"/>
      <w:marLeft w:val="0"/>
      <w:marRight w:val="0"/>
      <w:marTop w:val="0"/>
      <w:marBottom w:val="0"/>
      <w:divBdr>
        <w:top w:val="none" w:sz="0" w:space="0" w:color="auto"/>
        <w:left w:val="none" w:sz="0" w:space="0" w:color="auto"/>
        <w:bottom w:val="none" w:sz="0" w:space="0" w:color="auto"/>
        <w:right w:val="none" w:sz="0" w:space="0" w:color="auto"/>
      </w:divBdr>
    </w:div>
    <w:div w:id="1717506279">
      <w:bodyDiv w:val="1"/>
      <w:marLeft w:val="0"/>
      <w:marRight w:val="0"/>
      <w:marTop w:val="0"/>
      <w:marBottom w:val="0"/>
      <w:divBdr>
        <w:top w:val="none" w:sz="0" w:space="0" w:color="auto"/>
        <w:left w:val="none" w:sz="0" w:space="0" w:color="auto"/>
        <w:bottom w:val="none" w:sz="0" w:space="0" w:color="auto"/>
        <w:right w:val="none" w:sz="0" w:space="0" w:color="auto"/>
      </w:divBdr>
    </w:div>
    <w:div w:id="1718359062">
      <w:bodyDiv w:val="1"/>
      <w:marLeft w:val="0"/>
      <w:marRight w:val="0"/>
      <w:marTop w:val="0"/>
      <w:marBottom w:val="0"/>
      <w:divBdr>
        <w:top w:val="none" w:sz="0" w:space="0" w:color="auto"/>
        <w:left w:val="none" w:sz="0" w:space="0" w:color="auto"/>
        <w:bottom w:val="none" w:sz="0" w:space="0" w:color="auto"/>
        <w:right w:val="none" w:sz="0" w:space="0" w:color="auto"/>
      </w:divBdr>
    </w:div>
    <w:div w:id="1720545173">
      <w:bodyDiv w:val="1"/>
      <w:marLeft w:val="0"/>
      <w:marRight w:val="0"/>
      <w:marTop w:val="0"/>
      <w:marBottom w:val="0"/>
      <w:divBdr>
        <w:top w:val="none" w:sz="0" w:space="0" w:color="auto"/>
        <w:left w:val="none" w:sz="0" w:space="0" w:color="auto"/>
        <w:bottom w:val="none" w:sz="0" w:space="0" w:color="auto"/>
        <w:right w:val="none" w:sz="0" w:space="0" w:color="auto"/>
      </w:divBdr>
    </w:div>
    <w:div w:id="1720549260">
      <w:bodyDiv w:val="1"/>
      <w:marLeft w:val="0"/>
      <w:marRight w:val="0"/>
      <w:marTop w:val="0"/>
      <w:marBottom w:val="0"/>
      <w:divBdr>
        <w:top w:val="none" w:sz="0" w:space="0" w:color="auto"/>
        <w:left w:val="none" w:sz="0" w:space="0" w:color="auto"/>
        <w:bottom w:val="none" w:sz="0" w:space="0" w:color="auto"/>
        <w:right w:val="none" w:sz="0" w:space="0" w:color="auto"/>
      </w:divBdr>
    </w:div>
    <w:div w:id="1721856828">
      <w:bodyDiv w:val="1"/>
      <w:marLeft w:val="0"/>
      <w:marRight w:val="0"/>
      <w:marTop w:val="0"/>
      <w:marBottom w:val="0"/>
      <w:divBdr>
        <w:top w:val="none" w:sz="0" w:space="0" w:color="auto"/>
        <w:left w:val="none" w:sz="0" w:space="0" w:color="auto"/>
        <w:bottom w:val="none" w:sz="0" w:space="0" w:color="auto"/>
        <w:right w:val="none" w:sz="0" w:space="0" w:color="auto"/>
      </w:divBdr>
    </w:div>
    <w:div w:id="1724984699">
      <w:bodyDiv w:val="1"/>
      <w:marLeft w:val="0"/>
      <w:marRight w:val="0"/>
      <w:marTop w:val="0"/>
      <w:marBottom w:val="0"/>
      <w:divBdr>
        <w:top w:val="none" w:sz="0" w:space="0" w:color="auto"/>
        <w:left w:val="none" w:sz="0" w:space="0" w:color="auto"/>
        <w:bottom w:val="none" w:sz="0" w:space="0" w:color="auto"/>
        <w:right w:val="none" w:sz="0" w:space="0" w:color="auto"/>
      </w:divBdr>
    </w:div>
    <w:div w:id="1725178379">
      <w:bodyDiv w:val="1"/>
      <w:marLeft w:val="0"/>
      <w:marRight w:val="0"/>
      <w:marTop w:val="0"/>
      <w:marBottom w:val="0"/>
      <w:divBdr>
        <w:top w:val="none" w:sz="0" w:space="0" w:color="auto"/>
        <w:left w:val="none" w:sz="0" w:space="0" w:color="auto"/>
        <w:bottom w:val="none" w:sz="0" w:space="0" w:color="auto"/>
        <w:right w:val="none" w:sz="0" w:space="0" w:color="auto"/>
      </w:divBdr>
    </w:div>
    <w:div w:id="1725566607">
      <w:bodyDiv w:val="1"/>
      <w:marLeft w:val="0"/>
      <w:marRight w:val="0"/>
      <w:marTop w:val="0"/>
      <w:marBottom w:val="0"/>
      <w:divBdr>
        <w:top w:val="none" w:sz="0" w:space="0" w:color="auto"/>
        <w:left w:val="none" w:sz="0" w:space="0" w:color="auto"/>
        <w:bottom w:val="none" w:sz="0" w:space="0" w:color="auto"/>
        <w:right w:val="none" w:sz="0" w:space="0" w:color="auto"/>
      </w:divBdr>
    </w:div>
    <w:div w:id="1726024775">
      <w:bodyDiv w:val="1"/>
      <w:marLeft w:val="0"/>
      <w:marRight w:val="0"/>
      <w:marTop w:val="0"/>
      <w:marBottom w:val="0"/>
      <w:divBdr>
        <w:top w:val="none" w:sz="0" w:space="0" w:color="auto"/>
        <w:left w:val="none" w:sz="0" w:space="0" w:color="auto"/>
        <w:bottom w:val="none" w:sz="0" w:space="0" w:color="auto"/>
        <w:right w:val="none" w:sz="0" w:space="0" w:color="auto"/>
      </w:divBdr>
    </w:div>
    <w:div w:id="1726026676">
      <w:bodyDiv w:val="1"/>
      <w:marLeft w:val="0"/>
      <w:marRight w:val="0"/>
      <w:marTop w:val="0"/>
      <w:marBottom w:val="0"/>
      <w:divBdr>
        <w:top w:val="none" w:sz="0" w:space="0" w:color="auto"/>
        <w:left w:val="none" w:sz="0" w:space="0" w:color="auto"/>
        <w:bottom w:val="none" w:sz="0" w:space="0" w:color="auto"/>
        <w:right w:val="none" w:sz="0" w:space="0" w:color="auto"/>
      </w:divBdr>
    </w:div>
    <w:div w:id="1726834991">
      <w:bodyDiv w:val="1"/>
      <w:marLeft w:val="0"/>
      <w:marRight w:val="0"/>
      <w:marTop w:val="0"/>
      <w:marBottom w:val="0"/>
      <w:divBdr>
        <w:top w:val="none" w:sz="0" w:space="0" w:color="auto"/>
        <w:left w:val="none" w:sz="0" w:space="0" w:color="auto"/>
        <w:bottom w:val="none" w:sz="0" w:space="0" w:color="auto"/>
        <w:right w:val="none" w:sz="0" w:space="0" w:color="auto"/>
      </w:divBdr>
    </w:div>
    <w:div w:id="1728189048">
      <w:bodyDiv w:val="1"/>
      <w:marLeft w:val="0"/>
      <w:marRight w:val="0"/>
      <w:marTop w:val="0"/>
      <w:marBottom w:val="0"/>
      <w:divBdr>
        <w:top w:val="none" w:sz="0" w:space="0" w:color="auto"/>
        <w:left w:val="none" w:sz="0" w:space="0" w:color="auto"/>
        <w:bottom w:val="none" w:sz="0" w:space="0" w:color="auto"/>
        <w:right w:val="none" w:sz="0" w:space="0" w:color="auto"/>
      </w:divBdr>
    </w:div>
    <w:div w:id="1731882010">
      <w:bodyDiv w:val="1"/>
      <w:marLeft w:val="0"/>
      <w:marRight w:val="0"/>
      <w:marTop w:val="0"/>
      <w:marBottom w:val="0"/>
      <w:divBdr>
        <w:top w:val="none" w:sz="0" w:space="0" w:color="auto"/>
        <w:left w:val="none" w:sz="0" w:space="0" w:color="auto"/>
        <w:bottom w:val="none" w:sz="0" w:space="0" w:color="auto"/>
        <w:right w:val="none" w:sz="0" w:space="0" w:color="auto"/>
      </w:divBdr>
    </w:div>
    <w:div w:id="1733381194">
      <w:bodyDiv w:val="1"/>
      <w:marLeft w:val="0"/>
      <w:marRight w:val="0"/>
      <w:marTop w:val="0"/>
      <w:marBottom w:val="0"/>
      <w:divBdr>
        <w:top w:val="none" w:sz="0" w:space="0" w:color="auto"/>
        <w:left w:val="none" w:sz="0" w:space="0" w:color="auto"/>
        <w:bottom w:val="none" w:sz="0" w:space="0" w:color="auto"/>
        <w:right w:val="none" w:sz="0" w:space="0" w:color="auto"/>
      </w:divBdr>
    </w:div>
    <w:div w:id="1734892227">
      <w:bodyDiv w:val="1"/>
      <w:marLeft w:val="0"/>
      <w:marRight w:val="0"/>
      <w:marTop w:val="0"/>
      <w:marBottom w:val="0"/>
      <w:divBdr>
        <w:top w:val="none" w:sz="0" w:space="0" w:color="auto"/>
        <w:left w:val="none" w:sz="0" w:space="0" w:color="auto"/>
        <w:bottom w:val="none" w:sz="0" w:space="0" w:color="auto"/>
        <w:right w:val="none" w:sz="0" w:space="0" w:color="auto"/>
      </w:divBdr>
    </w:div>
    <w:div w:id="1735273076">
      <w:bodyDiv w:val="1"/>
      <w:marLeft w:val="0"/>
      <w:marRight w:val="0"/>
      <w:marTop w:val="0"/>
      <w:marBottom w:val="0"/>
      <w:divBdr>
        <w:top w:val="none" w:sz="0" w:space="0" w:color="auto"/>
        <w:left w:val="none" w:sz="0" w:space="0" w:color="auto"/>
        <w:bottom w:val="none" w:sz="0" w:space="0" w:color="auto"/>
        <w:right w:val="none" w:sz="0" w:space="0" w:color="auto"/>
      </w:divBdr>
    </w:div>
    <w:div w:id="1735274386">
      <w:bodyDiv w:val="1"/>
      <w:marLeft w:val="0"/>
      <w:marRight w:val="0"/>
      <w:marTop w:val="0"/>
      <w:marBottom w:val="0"/>
      <w:divBdr>
        <w:top w:val="none" w:sz="0" w:space="0" w:color="auto"/>
        <w:left w:val="none" w:sz="0" w:space="0" w:color="auto"/>
        <w:bottom w:val="none" w:sz="0" w:space="0" w:color="auto"/>
        <w:right w:val="none" w:sz="0" w:space="0" w:color="auto"/>
      </w:divBdr>
    </w:div>
    <w:div w:id="1737893944">
      <w:bodyDiv w:val="1"/>
      <w:marLeft w:val="0"/>
      <w:marRight w:val="0"/>
      <w:marTop w:val="0"/>
      <w:marBottom w:val="0"/>
      <w:divBdr>
        <w:top w:val="none" w:sz="0" w:space="0" w:color="auto"/>
        <w:left w:val="none" w:sz="0" w:space="0" w:color="auto"/>
        <w:bottom w:val="none" w:sz="0" w:space="0" w:color="auto"/>
        <w:right w:val="none" w:sz="0" w:space="0" w:color="auto"/>
      </w:divBdr>
    </w:div>
    <w:div w:id="1738505872">
      <w:bodyDiv w:val="1"/>
      <w:marLeft w:val="0"/>
      <w:marRight w:val="0"/>
      <w:marTop w:val="0"/>
      <w:marBottom w:val="0"/>
      <w:divBdr>
        <w:top w:val="none" w:sz="0" w:space="0" w:color="auto"/>
        <w:left w:val="none" w:sz="0" w:space="0" w:color="auto"/>
        <w:bottom w:val="none" w:sz="0" w:space="0" w:color="auto"/>
        <w:right w:val="none" w:sz="0" w:space="0" w:color="auto"/>
      </w:divBdr>
    </w:div>
    <w:div w:id="1740205038">
      <w:bodyDiv w:val="1"/>
      <w:marLeft w:val="0"/>
      <w:marRight w:val="0"/>
      <w:marTop w:val="0"/>
      <w:marBottom w:val="0"/>
      <w:divBdr>
        <w:top w:val="none" w:sz="0" w:space="0" w:color="auto"/>
        <w:left w:val="none" w:sz="0" w:space="0" w:color="auto"/>
        <w:bottom w:val="none" w:sz="0" w:space="0" w:color="auto"/>
        <w:right w:val="none" w:sz="0" w:space="0" w:color="auto"/>
      </w:divBdr>
    </w:div>
    <w:div w:id="1740787626">
      <w:bodyDiv w:val="1"/>
      <w:marLeft w:val="0"/>
      <w:marRight w:val="0"/>
      <w:marTop w:val="0"/>
      <w:marBottom w:val="0"/>
      <w:divBdr>
        <w:top w:val="none" w:sz="0" w:space="0" w:color="auto"/>
        <w:left w:val="none" w:sz="0" w:space="0" w:color="auto"/>
        <w:bottom w:val="none" w:sz="0" w:space="0" w:color="auto"/>
        <w:right w:val="none" w:sz="0" w:space="0" w:color="auto"/>
      </w:divBdr>
    </w:div>
    <w:div w:id="1740862251">
      <w:bodyDiv w:val="1"/>
      <w:marLeft w:val="0"/>
      <w:marRight w:val="0"/>
      <w:marTop w:val="0"/>
      <w:marBottom w:val="0"/>
      <w:divBdr>
        <w:top w:val="none" w:sz="0" w:space="0" w:color="auto"/>
        <w:left w:val="none" w:sz="0" w:space="0" w:color="auto"/>
        <w:bottom w:val="none" w:sz="0" w:space="0" w:color="auto"/>
        <w:right w:val="none" w:sz="0" w:space="0" w:color="auto"/>
      </w:divBdr>
    </w:div>
    <w:div w:id="1743403976">
      <w:bodyDiv w:val="1"/>
      <w:marLeft w:val="0"/>
      <w:marRight w:val="0"/>
      <w:marTop w:val="0"/>
      <w:marBottom w:val="0"/>
      <w:divBdr>
        <w:top w:val="none" w:sz="0" w:space="0" w:color="auto"/>
        <w:left w:val="none" w:sz="0" w:space="0" w:color="auto"/>
        <w:bottom w:val="none" w:sz="0" w:space="0" w:color="auto"/>
        <w:right w:val="none" w:sz="0" w:space="0" w:color="auto"/>
      </w:divBdr>
    </w:div>
    <w:div w:id="1746561088">
      <w:bodyDiv w:val="1"/>
      <w:marLeft w:val="0"/>
      <w:marRight w:val="0"/>
      <w:marTop w:val="0"/>
      <w:marBottom w:val="0"/>
      <w:divBdr>
        <w:top w:val="none" w:sz="0" w:space="0" w:color="auto"/>
        <w:left w:val="none" w:sz="0" w:space="0" w:color="auto"/>
        <w:bottom w:val="none" w:sz="0" w:space="0" w:color="auto"/>
        <w:right w:val="none" w:sz="0" w:space="0" w:color="auto"/>
      </w:divBdr>
    </w:div>
    <w:div w:id="1748729278">
      <w:bodyDiv w:val="1"/>
      <w:marLeft w:val="0"/>
      <w:marRight w:val="0"/>
      <w:marTop w:val="0"/>
      <w:marBottom w:val="0"/>
      <w:divBdr>
        <w:top w:val="none" w:sz="0" w:space="0" w:color="auto"/>
        <w:left w:val="none" w:sz="0" w:space="0" w:color="auto"/>
        <w:bottom w:val="none" w:sz="0" w:space="0" w:color="auto"/>
        <w:right w:val="none" w:sz="0" w:space="0" w:color="auto"/>
      </w:divBdr>
    </w:div>
    <w:div w:id="1749305039">
      <w:bodyDiv w:val="1"/>
      <w:marLeft w:val="0"/>
      <w:marRight w:val="0"/>
      <w:marTop w:val="0"/>
      <w:marBottom w:val="0"/>
      <w:divBdr>
        <w:top w:val="none" w:sz="0" w:space="0" w:color="auto"/>
        <w:left w:val="none" w:sz="0" w:space="0" w:color="auto"/>
        <w:bottom w:val="none" w:sz="0" w:space="0" w:color="auto"/>
        <w:right w:val="none" w:sz="0" w:space="0" w:color="auto"/>
      </w:divBdr>
    </w:div>
    <w:div w:id="1749881342">
      <w:bodyDiv w:val="1"/>
      <w:marLeft w:val="0"/>
      <w:marRight w:val="0"/>
      <w:marTop w:val="0"/>
      <w:marBottom w:val="0"/>
      <w:divBdr>
        <w:top w:val="none" w:sz="0" w:space="0" w:color="auto"/>
        <w:left w:val="none" w:sz="0" w:space="0" w:color="auto"/>
        <w:bottom w:val="none" w:sz="0" w:space="0" w:color="auto"/>
        <w:right w:val="none" w:sz="0" w:space="0" w:color="auto"/>
      </w:divBdr>
    </w:div>
    <w:div w:id="1757288552">
      <w:bodyDiv w:val="1"/>
      <w:marLeft w:val="0"/>
      <w:marRight w:val="0"/>
      <w:marTop w:val="0"/>
      <w:marBottom w:val="0"/>
      <w:divBdr>
        <w:top w:val="none" w:sz="0" w:space="0" w:color="auto"/>
        <w:left w:val="none" w:sz="0" w:space="0" w:color="auto"/>
        <w:bottom w:val="none" w:sz="0" w:space="0" w:color="auto"/>
        <w:right w:val="none" w:sz="0" w:space="0" w:color="auto"/>
      </w:divBdr>
    </w:div>
    <w:div w:id="1758212646">
      <w:bodyDiv w:val="1"/>
      <w:marLeft w:val="0"/>
      <w:marRight w:val="0"/>
      <w:marTop w:val="0"/>
      <w:marBottom w:val="0"/>
      <w:divBdr>
        <w:top w:val="none" w:sz="0" w:space="0" w:color="auto"/>
        <w:left w:val="none" w:sz="0" w:space="0" w:color="auto"/>
        <w:bottom w:val="none" w:sz="0" w:space="0" w:color="auto"/>
        <w:right w:val="none" w:sz="0" w:space="0" w:color="auto"/>
      </w:divBdr>
    </w:div>
    <w:div w:id="1758281282">
      <w:bodyDiv w:val="1"/>
      <w:marLeft w:val="0"/>
      <w:marRight w:val="0"/>
      <w:marTop w:val="0"/>
      <w:marBottom w:val="0"/>
      <w:divBdr>
        <w:top w:val="none" w:sz="0" w:space="0" w:color="auto"/>
        <w:left w:val="none" w:sz="0" w:space="0" w:color="auto"/>
        <w:bottom w:val="none" w:sz="0" w:space="0" w:color="auto"/>
        <w:right w:val="none" w:sz="0" w:space="0" w:color="auto"/>
      </w:divBdr>
    </w:div>
    <w:div w:id="1761753507">
      <w:bodyDiv w:val="1"/>
      <w:marLeft w:val="0"/>
      <w:marRight w:val="0"/>
      <w:marTop w:val="0"/>
      <w:marBottom w:val="0"/>
      <w:divBdr>
        <w:top w:val="none" w:sz="0" w:space="0" w:color="auto"/>
        <w:left w:val="none" w:sz="0" w:space="0" w:color="auto"/>
        <w:bottom w:val="none" w:sz="0" w:space="0" w:color="auto"/>
        <w:right w:val="none" w:sz="0" w:space="0" w:color="auto"/>
      </w:divBdr>
    </w:div>
    <w:div w:id="1763525143">
      <w:bodyDiv w:val="1"/>
      <w:marLeft w:val="0"/>
      <w:marRight w:val="0"/>
      <w:marTop w:val="0"/>
      <w:marBottom w:val="0"/>
      <w:divBdr>
        <w:top w:val="none" w:sz="0" w:space="0" w:color="auto"/>
        <w:left w:val="none" w:sz="0" w:space="0" w:color="auto"/>
        <w:bottom w:val="none" w:sz="0" w:space="0" w:color="auto"/>
        <w:right w:val="none" w:sz="0" w:space="0" w:color="auto"/>
      </w:divBdr>
    </w:div>
    <w:div w:id="1767996989">
      <w:bodyDiv w:val="1"/>
      <w:marLeft w:val="0"/>
      <w:marRight w:val="0"/>
      <w:marTop w:val="0"/>
      <w:marBottom w:val="0"/>
      <w:divBdr>
        <w:top w:val="none" w:sz="0" w:space="0" w:color="auto"/>
        <w:left w:val="none" w:sz="0" w:space="0" w:color="auto"/>
        <w:bottom w:val="none" w:sz="0" w:space="0" w:color="auto"/>
        <w:right w:val="none" w:sz="0" w:space="0" w:color="auto"/>
      </w:divBdr>
    </w:div>
    <w:div w:id="1770198491">
      <w:bodyDiv w:val="1"/>
      <w:marLeft w:val="0"/>
      <w:marRight w:val="0"/>
      <w:marTop w:val="0"/>
      <w:marBottom w:val="0"/>
      <w:divBdr>
        <w:top w:val="none" w:sz="0" w:space="0" w:color="auto"/>
        <w:left w:val="none" w:sz="0" w:space="0" w:color="auto"/>
        <w:bottom w:val="none" w:sz="0" w:space="0" w:color="auto"/>
        <w:right w:val="none" w:sz="0" w:space="0" w:color="auto"/>
      </w:divBdr>
    </w:div>
    <w:div w:id="1770812898">
      <w:bodyDiv w:val="1"/>
      <w:marLeft w:val="0"/>
      <w:marRight w:val="0"/>
      <w:marTop w:val="0"/>
      <w:marBottom w:val="0"/>
      <w:divBdr>
        <w:top w:val="none" w:sz="0" w:space="0" w:color="auto"/>
        <w:left w:val="none" w:sz="0" w:space="0" w:color="auto"/>
        <w:bottom w:val="none" w:sz="0" w:space="0" w:color="auto"/>
        <w:right w:val="none" w:sz="0" w:space="0" w:color="auto"/>
      </w:divBdr>
    </w:div>
    <w:div w:id="1772162370">
      <w:bodyDiv w:val="1"/>
      <w:marLeft w:val="0"/>
      <w:marRight w:val="0"/>
      <w:marTop w:val="0"/>
      <w:marBottom w:val="0"/>
      <w:divBdr>
        <w:top w:val="none" w:sz="0" w:space="0" w:color="auto"/>
        <w:left w:val="none" w:sz="0" w:space="0" w:color="auto"/>
        <w:bottom w:val="none" w:sz="0" w:space="0" w:color="auto"/>
        <w:right w:val="none" w:sz="0" w:space="0" w:color="auto"/>
      </w:divBdr>
    </w:div>
    <w:div w:id="1772509298">
      <w:bodyDiv w:val="1"/>
      <w:marLeft w:val="0"/>
      <w:marRight w:val="0"/>
      <w:marTop w:val="0"/>
      <w:marBottom w:val="0"/>
      <w:divBdr>
        <w:top w:val="none" w:sz="0" w:space="0" w:color="auto"/>
        <w:left w:val="none" w:sz="0" w:space="0" w:color="auto"/>
        <w:bottom w:val="none" w:sz="0" w:space="0" w:color="auto"/>
        <w:right w:val="none" w:sz="0" w:space="0" w:color="auto"/>
      </w:divBdr>
    </w:div>
    <w:div w:id="1773433528">
      <w:bodyDiv w:val="1"/>
      <w:marLeft w:val="0"/>
      <w:marRight w:val="0"/>
      <w:marTop w:val="0"/>
      <w:marBottom w:val="0"/>
      <w:divBdr>
        <w:top w:val="none" w:sz="0" w:space="0" w:color="auto"/>
        <w:left w:val="none" w:sz="0" w:space="0" w:color="auto"/>
        <w:bottom w:val="none" w:sz="0" w:space="0" w:color="auto"/>
        <w:right w:val="none" w:sz="0" w:space="0" w:color="auto"/>
      </w:divBdr>
    </w:div>
    <w:div w:id="1775972956">
      <w:bodyDiv w:val="1"/>
      <w:marLeft w:val="0"/>
      <w:marRight w:val="0"/>
      <w:marTop w:val="0"/>
      <w:marBottom w:val="0"/>
      <w:divBdr>
        <w:top w:val="none" w:sz="0" w:space="0" w:color="auto"/>
        <w:left w:val="none" w:sz="0" w:space="0" w:color="auto"/>
        <w:bottom w:val="none" w:sz="0" w:space="0" w:color="auto"/>
        <w:right w:val="none" w:sz="0" w:space="0" w:color="auto"/>
      </w:divBdr>
    </w:div>
    <w:div w:id="1776826165">
      <w:bodyDiv w:val="1"/>
      <w:marLeft w:val="0"/>
      <w:marRight w:val="0"/>
      <w:marTop w:val="0"/>
      <w:marBottom w:val="0"/>
      <w:divBdr>
        <w:top w:val="none" w:sz="0" w:space="0" w:color="auto"/>
        <w:left w:val="none" w:sz="0" w:space="0" w:color="auto"/>
        <w:bottom w:val="none" w:sz="0" w:space="0" w:color="auto"/>
        <w:right w:val="none" w:sz="0" w:space="0" w:color="auto"/>
      </w:divBdr>
    </w:div>
    <w:div w:id="1778060144">
      <w:bodyDiv w:val="1"/>
      <w:marLeft w:val="0"/>
      <w:marRight w:val="0"/>
      <w:marTop w:val="0"/>
      <w:marBottom w:val="0"/>
      <w:divBdr>
        <w:top w:val="none" w:sz="0" w:space="0" w:color="auto"/>
        <w:left w:val="none" w:sz="0" w:space="0" w:color="auto"/>
        <w:bottom w:val="none" w:sz="0" w:space="0" w:color="auto"/>
        <w:right w:val="none" w:sz="0" w:space="0" w:color="auto"/>
      </w:divBdr>
    </w:div>
    <w:div w:id="1780293434">
      <w:bodyDiv w:val="1"/>
      <w:marLeft w:val="0"/>
      <w:marRight w:val="0"/>
      <w:marTop w:val="0"/>
      <w:marBottom w:val="0"/>
      <w:divBdr>
        <w:top w:val="none" w:sz="0" w:space="0" w:color="auto"/>
        <w:left w:val="none" w:sz="0" w:space="0" w:color="auto"/>
        <w:bottom w:val="none" w:sz="0" w:space="0" w:color="auto"/>
        <w:right w:val="none" w:sz="0" w:space="0" w:color="auto"/>
      </w:divBdr>
    </w:div>
    <w:div w:id="1780828765">
      <w:bodyDiv w:val="1"/>
      <w:marLeft w:val="0"/>
      <w:marRight w:val="0"/>
      <w:marTop w:val="0"/>
      <w:marBottom w:val="0"/>
      <w:divBdr>
        <w:top w:val="none" w:sz="0" w:space="0" w:color="auto"/>
        <w:left w:val="none" w:sz="0" w:space="0" w:color="auto"/>
        <w:bottom w:val="none" w:sz="0" w:space="0" w:color="auto"/>
        <w:right w:val="none" w:sz="0" w:space="0" w:color="auto"/>
      </w:divBdr>
    </w:div>
    <w:div w:id="1780833768">
      <w:bodyDiv w:val="1"/>
      <w:marLeft w:val="0"/>
      <w:marRight w:val="0"/>
      <w:marTop w:val="0"/>
      <w:marBottom w:val="0"/>
      <w:divBdr>
        <w:top w:val="none" w:sz="0" w:space="0" w:color="auto"/>
        <w:left w:val="none" w:sz="0" w:space="0" w:color="auto"/>
        <w:bottom w:val="none" w:sz="0" w:space="0" w:color="auto"/>
        <w:right w:val="none" w:sz="0" w:space="0" w:color="auto"/>
      </w:divBdr>
    </w:div>
    <w:div w:id="1781103616">
      <w:bodyDiv w:val="1"/>
      <w:marLeft w:val="0"/>
      <w:marRight w:val="0"/>
      <w:marTop w:val="0"/>
      <w:marBottom w:val="0"/>
      <w:divBdr>
        <w:top w:val="none" w:sz="0" w:space="0" w:color="auto"/>
        <w:left w:val="none" w:sz="0" w:space="0" w:color="auto"/>
        <w:bottom w:val="none" w:sz="0" w:space="0" w:color="auto"/>
        <w:right w:val="none" w:sz="0" w:space="0" w:color="auto"/>
      </w:divBdr>
    </w:div>
    <w:div w:id="1781559668">
      <w:bodyDiv w:val="1"/>
      <w:marLeft w:val="0"/>
      <w:marRight w:val="0"/>
      <w:marTop w:val="0"/>
      <w:marBottom w:val="0"/>
      <w:divBdr>
        <w:top w:val="none" w:sz="0" w:space="0" w:color="auto"/>
        <w:left w:val="none" w:sz="0" w:space="0" w:color="auto"/>
        <w:bottom w:val="none" w:sz="0" w:space="0" w:color="auto"/>
        <w:right w:val="none" w:sz="0" w:space="0" w:color="auto"/>
      </w:divBdr>
    </w:div>
    <w:div w:id="1781950671">
      <w:bodyDiv w:val="1"/>
      <w:marLeft w:val="0"/>
      <w:marRight w:val="0"/>
      <w:marTop w:val="0"/>
      <w:marBottom w:val="0"/>
      <w:divBdr>
        <w:top w:val="none" w:sz="0" w:space="0" w:color="auto"/>
        <w:left w:val="none" w:sz="0" w:space="0" w:color="auto"/>
        <w:bottom w:val="none" w:sz="0" w:space="0" w:color="auto"/>
        <w:right w:val="none" w:sz="0" w:space="0" w:color="auto"/>
      </w:divBdr>
    </w:div>
    <w:div w:id="1784493738">
      <w:bodyDiv w:val="1"/>
      <w:marLeft w:val="0"/>
      <w:marRight w:val="0"/>
      <w:marTop w:val="0"/>
      <w:marBottom w:val="0"/>
      <w:divBdr>
        <w:top w:val="none" w:sz="0" w:space="0" w:color="auto"/>
        <w:left w:val="none" w:sz="0" w:space="0" w:color="auto"/>
        <w:bottom w:val="none" w:sz="0" w:space="0" w:color="auto"/>
        <w:right w:val="none" w:sz="0" w:space="0" w:color="auto"/>
      </w:divBdr>
    </w:div>
    <w:div w:id="1784838081">
      <w:bodyDiv w:val="1"/>
      <w:marLeft w:val="0"/>
      <w:marRight w:val="0"/>
      <w:marTop w:val="0"/>
      <w:marBottom w:val="0"/>
      <w:divBdr>
        <w:top w:val="none" w:sz="0" w:space="0" w:color="auto"/>
        <w:left w:val="none" w:sz="0" w:space="0" w:color="auto"/>
        <w:bottom w:val="none" w:sz="0" w:space="0" w:color="auto"/>
        <w:right w:val="none" w:sz="0" w:space="0" w:color="auto"/>
      </w:divBdr>
    </w:div>
    <w:div w:id="1786923399">
      <w:bodyDiv w:val="1"/>
      <w:marLeft w:val="0"/>
      <w:marRight w:val="0"/>
      <w:marTop w:val="0"/>
      <w:marBottom w:val="0"/>
      <w:divBdr>
        <w:top w:val="none" w:sz="0" w:space="0" w:color="auto"/>
        <w:left w:val="none" w:sz="0" w:space="0" w:color="auto"/>
        <w:bottom w:val="none" w:sz="0" w:space="0" w:color="auto"/>
        <w:right w:val="none" w:sz="0" w:space="0" w:color="auto"/>
      </w:divBdr>
    </w:div>
    <w:div w:id="1787848865">
      <w:bodyDiv w:val="1"/>
      <w:marLeft w:val="0"/>
      <w:marRight w:val="0"/>
      <w:marTop w:val="0"/>
      <w:marBottom w:val="0"/>
      <w:divBdr>
        <w:top w:val="none" w:sz="0" w:space="0" w:color="auto"/>
        <w:left w:val="none" w:sz="0" w:space="0" w:color="auto"/>
        <w:bottom w:val="none" w:sz="0" w:space="0" w:color="auto"/>
        <w:right w:val="none" w:sz="0" w:space="0" w:color="auto"/>
      </w:divBdr>
    </w:div>
    <w:div w:id="1789662074">
      <w:bodyDiv w:val="1"/>
      <w:marLeft w:val="0"/>
      <w:marRight w:val="0"/>
      <w:marTop w:val="0"/>
      <w:marBottom w:val="0"/>
      <w:divBdr>
        <w:top w:val="none" w:sz="0" w:space="0" w:color="auto"/>
        <w:left w:val="none" w:sz="0" w:space="0" w:color="auto"/>
        <w:bottom w:val="none" w:sz="0" w:space="0" w:color="auto"/>
        <w:right w:val="none" w:sz="0" w:space="0" w:color="auto"/>
      </w:divBdr>
    </w:div>
    <w:div w:id="1789733829">
      <w:bodyDiv w:val="1"/>
      <w:marLeft w:val="0"/>
      <w:marRight w:val="0"/>
      <w:marTop w:val="0"/>
      <w:marBottom w:val="0"/>
      <w:divBdr>
        <w:top w:val="none" w:sz="0" w:space="0" w:color="auto"/>
        <w:left w:val="none" w:sz="0" w:space="0" w:color="auto"/>
        <w:bottom w:val="none" w:sz="0" w:space="0" w:color="auto"/>
        <w:right w:val="none" w:sz="0" w:space="0" w:color="auto"/>
      </w:divBdr>
    </w:div>
    <w:div w:id="1792626312">
      <w:bodyDiv w:val="1"/>
      <w:marLeft w:val="0"/>
      <w:marRight w:val="0"/>
      <w:marTop w:val="0"/>
      <w:marBottom w:val="0"/>
      <w:divBdr>
        <w:top w:val="none" w:sz="0" w:space="0" w:color="auto"/>
        <w:left w:val="none" w:sz="0" w:space="0" w:color="auto"/>
        <w:bottom w:val="none" w:sz="0" w:space="0" w:color="auto"/>
        <w:right w:val="none" w:sz="0" w:space="0" w:color="auto"/>
      </w:divBdr>
    </w:div>
    <w:div w:id="1793596349">
      <w:bodyDiv w:val="1"/>
      <w:marLeft w:val="0"/>
      <w:marRight w:val="0"/>
      <w:marTop w:val="0"/>
      <w:marBottom w:val="0"/>
      <w:divBdr>
        <w:top w:val="none" w:sz="0" w:space="0" w:color="auto"/>
        <w:left w:val="none" w:sz="0" w:space="0" w:color="auto"/>
        <w:bottom w:val="none" w:sz="0" w:space="0" w:color="auto"/>
        <w:right w:val="none" w:sz="0" w:space="0" w:color="auto"/>
      </w:divBdr>
    </w:div>
    <w:div w:id="1793673211">
      <w:bodyDiv w:val="1"/>
      <w:marLeft w:val="0"/>
      <w:marRight w:val="0"/>
      <w:marTop w:val="0"/>
      <w:marBottom w:val="0"/>
      <w:divBdr>
        <w:top w:val="none" w:sz="0" w:space="0" w:color="auto"/>
        <w:left w:val="none" w:sz="0" w:space="0" w:color="auto"/>
        <w:bottom w:val="none" w:sz="0" w:space="0" w:color="auto"/>
        <w:right w:val="none" w:sz="0" w:space="0" w:color="auto"/>
      </w:divBdr>
    </w:div>
    <w:div w:id="1796873157">
      <w:bodyDiv w:val="1"/>
      <w:marLeft w:val="0"/>
      <w:marRight w:val="0"/>
      <w:marTop w:val="0"/>
      <w:marBottom w:val="0"/>
      <w:divBdr>
        <w:top w:val="none" w:sz="0" w:space="0" w:color="auto"/>
        <w:left w:val="none" w:sz="0" w:space="0" w:color="auto"/>
        <w:bottom w:val="none" w:sz="0" w:space="0" w:color="auto"/>
        <w:right w:val="none" w:sz="0" w:space="0" w:color="auto"/>
      </w:divBdr>
    </w:div>
    <w:div w:id="1799757944">
      <w:bodyDiv w:val="1"/>
      <w:marLeft w:val="0"/>
      <w:marRight w:val="0"/>
      <w:marTop w:val="0"/>
      <w:marBottom w:val="0"/>
      <w:divBdr>
        <w:top w:val="none" w:sz="0" w:space="0" w:color="auto"/>
        <w:left w:val="none" w:sz="0" w:space="0" w:color="auto"/>
        <w:bottom w:val="none" w:sz="0" w:space="0" w:color="auto"/>
        <w:right w:val="none" w:sz="0" w:space="0" w:color="auto"/>
      </w:divBdr>
    </w:div>
    <w:div w:id="1805392875">
      <w:bodyDiv w:val="1"/>
      <w:marLeft w:val="0"/>
      <w:marRight w:val="0"/>
      <w:marTop w:val="0"/>
      <w:marBottom w:val="0"/>
      <w:divBdr>
        <w:top w:val="none" w:sz="0" w:space="0" w:color="auto"/>
        <w:left w:val="none" w:sz="0" w:space="0" w:color="auto"/>
        <w:bottom w:val="none" w:sz="0" w:space="0" w:color="auto"/>
        <w:right w:val="none" w:sz="0" w:space="0" w:color="auto"/>
      </w:divBdr>
    </w:div>
    <w:div w:id="1805469193">
      <w:bodyDiv w:val="1"/>
      <w:marLeft w:val="0"/>
      <w:marRight w:val="0"/>
      <w:marTop w:val="0"/>
      <w:marBottom w:val="0"/>
      <w:divBdr>
        <w:top w:val="none" w:sz="0" w:space="0" w:color="auto"/>
        <w:left w:val="none" w:sz="0" w:space="0" w:color="auto"/>
        <w:bottom w:val="none" w:sz="0" w:space="0" w:color="auto"/>
        <w:right w:val="none" w:sz="0" w:space="0" w:color="auto"/>
      </w:divBdr>
    </w:div>
    <w:div w:id="1806317597">
      <w:bodyDiv w:val="1"/>
      <w:marLeft w:val="0"/>
      <w:marRight w:val="0"/>
      <w:marTop w:val="0"/>
      <w:marBottom w:val="0"/>
      <w:divBdr>
        <w:top w:val="none" w:sz="0" w:space="0" w:color="auto"/>
        <w:left w:val="none" w:sz="0" w:space="0" w:color="auto"/>
        <w:bottom w:val="none" w:sz="0" w:space="0" w:color="auto"/>
        <w:right w:val="none" w:sz="0" w:space="0" w:color="auto"/>
      </w:divBdr>
    </w:div>
    <w:div w:id="1814449583">
      <w:bodyDiv w:val="1"/>
      <w:marLeft w:val="0"/>
      <w:marRight w:val="0"/>
      <w:marTop w:val="0"/>
      <w:marBottom w:val="0"/>
      <w:divBdr>
        <w:top w:val="none" w:sz="0" w:space="0" w:color="auto"/>
        <w:left w:val="none" w:sz="0" w:space="0" w:color="auto"/>
        <w:bottom w:val="none" w:sz="0" w:space="0" w:color="auto"/>
        <w:right w:val="none" w:sz="0" w:space="0" w:color="auto"/>
      </w:divBdr>
    </w:div>
    <w:div w:id="1817719079">
      <w:bodyDiv w:val="1"/>
      <w:marLeft w:val="0"/>
      <w:marRight w:val="0"/>
      <w:marTop w:val="0"/>
      <w:marBottom w:val="0"/>
      <w:divBdr>
        <w:top w:val="none" w:sz="0" w:space="0" w:color="auto"/>
        <w:left w:val="none" w:sz="0" w:space="0" w:color="auto"/>
        <w:bottom w:val="none" w:sz="0" w:space="0" w:color="auto"/>
        <w:right w:val="none" w:sz="0" w:space="0" w:color="auto"/>
      </w:divBdr>
    </w:div>
    <w:div w:id="1818720086">
      <w:bodyDiv w:val="1"/>
      <w:marLeft w:val="0"/>
      <w:marRight w:val="0"/>
      <w:marTop w:val="0"/>
      <w:marBottom w:val="0"/>
      <w:divBdr>
        <w:top w:val="none" w:sz="0" w:space="0" w:color="auto"/>
        <w:left w:val="none" w:sz="0" w:space="0" w:color="auto"/>
        <w:bottom w:val="none" w:sz="0" w:space="0" w:color="auto"/>
        <w:right w:val="none" w:sz="0" w:space="0" w:color="auto"/>
      </w:divBdr>
    </w:div>
    <w:div w:id="1819346594">
      <w:bodyDiv w:val="1"/>
      <w:marLeft w:val="0"/>
      <w:marRight w:val="0"/>
      <w:marTop w:val="0"/>
      <w:marBottom w:val="0"/>
      <w:divBdr>
        <w:top w:val="none" w:sz="0" w:space="0" w:color="auto"/>
        <w:left w:val="none" w:sz="0" w:space="0" w:color="auto"/>
        <w:bottom w:val="none" w:sz="0" w:space="0" w:color="auto"/>
        <w:right w:val="none" w:sz="0" w:space="0" w:color="auto"/>
      </w:divBdr>
    </w:div>
    <w:div w:id="1824394073">
      <w:bodyDiv w:val="1"/>
      <w:marLeft w:val="0"/>
      <w:marRight w:val="0"/>
      <w:marTop w:val="0"/>
      <w:marBottom w:val="0"/>
      <w:divBdr>
        <w:top w:val="none" w:sz="0" w:space="0" w:color="auto"/>
        <w:left w:val="none" w:sz="0" w:space="0" w:color="auto"/>
        <w:bottom w:val="none" w:sz="0" w:space="0" w:color="auto"/>
        <w:right w:val="none" w:sz="0" w:space="0" w:color="auto"/>
      </w:divBdr>
    </w:div>
    <w:div w:id="1825002237">
      <w:bodyDiv w:val="1"/>
      <w:marLeft w:val="0"/>
      <w:marRight w:val="0"/>
      <w:marTop w:val="0"/>
      <w:marBottom w:val="0"/>
      <w:divBdr>
        <w:top w:val="none" w:sz="0" w:space="0" w:color="auto"/>
        <w:left w:val="none" w:sz="0" w:space="0" w:color="auto"/>
        <w:bottom w:val="none" w:sz="0" w:space="0" w:color="auto"/>
        <w:right w:val="none" w:sz="0" w:space="0" w:color="auto"/>
      </w:divBdr>
    </w:div>
    <w:div w:id="1827091973">
      <w:bodyDiv w:val="1"/>
      <w:marLeft w:val="0"/>
      <w:marRight w:val="0"/>
      <w:marTop w:val="0"/>
      <w:marBottom w:val="0"/>
      <w:divBdr>
        <w:top w:val="none" w:sz="0" w:space="0" w:color="auto"/>
        <w:left w:val="none" w:sz="0" w:space="0" w:color="auto"/>
        <w:bottom w:val="none" w:sz="0" w:space="0" w:color="auto"/>
        <w:right w:val="none" w:sz="0" w:space="0" w:color="auto"/>
      </w:divBdr>
    </w:div>
    <w:div w:id="1828398252">
      <w:bodyDiv w:val="1"/>
      <w:marLeft w:val="0"/>
      <w:marRight w:val="0"/>
      <w:marTop w:val="0"/>
      <w:marBottom w:val="0"/>
      <w:divBdr>
        <w:top w:val="none" w:sz="0" w:space="0" w:color="auto"/>
        <w:left w:val="none" w:sz="0" w:space="0" w:color="auto"/>
        <w:bottom w:val="none" w:sz="0" w:space="0" w:color="auto"/>
        <w:right w:val="none" w:sz="0" w:space="0" w:color="auto"/>
      </w:divBdr>
    </w:div>
    <w:div w:id="1833526569">
      <w:bodyDiv w:val="1"/>
      <w:marLeft w:val="0"/>
      <w:marRight w:val="0"/>
      <w:marTop w:val="0"/>
      <w:marBottom w:val="0"/>
      <w:divBdr>
        <w:top w:val="none" w:sz="0" w:space="0" w:color="auto"/>
        <w:left w:val="none" w:sz="0" w:space="0" w:color="auto"/>
        <w:bottom w:val="none" w:sz="0" w:space="0" w:color="auto"/>
        <w:right w:val="none" w:sz="0" w:space="0" w:color="auto"/>
      </w:divBdr>
    </w:div>
    <w:div w:id="1834877944">
      <w:bodyDiv w:val="1"/>
      <w:marLeft w:val="0"/>
      <w:marRight w:val="0"/>
      <w:marTop w:val="0"/>
      <w:marBottom w:val="0"/>
      <w:divBdr>
        <w:top w:val="none" w:sz="0" w:space="0" w:color="auto"/>
        <w:left w:val="none" w:sz="0" w:space="0" w:color="auto"/>
        <w:bottom w:val="none" w:sz="0" w:space="0" w:color="auto"/>
        <w:right w:val="none" w:sz="0" w:space="0" w:color="auto"/>
      </w:divBdr>
    </w:div>
    <w:div w:id="1835561930">
      <w:bodyDiv w:val="1"/>
      <w:marLeft w:val="0"/>
      <w:marRight w:val="0"/>
      <w:marTop w:val="0"/>
      <w:marBottom w:val="0"/>
      <w:divBdr>
        <w:top w:val="none" w:sz="0" w:space="0" w:color="auto"/>
        <w:left w:val="none" w:sz="0" w:space="0" w:color="auto"/>
        <w:bottom w:val="none" w:sz="0" w:space="0" w:color="auto"/>
        <w:right w:val="none" w:sz="0" w:space="0" w:color="auto"/>
      </w:divBdr>
    </w:div>
    <w:div w:id="1837769422">
      <w:bodyDiv w:val="1"/>
      <w:marLeft w:val="0"/>
      <w:marRight w:val="0"/>
      <w:marTop w:val="0"/>
      <w:marBottom w:val="0"/>
      <w:divBdr>
        <w:top w:val="none" w:sz="0" w:space="0" w:color="auto"/>
        <w:left w:val="none" w:sz="0" w:space="0" w:color="auto"/>
        <w:bottom w:val="none" w:sz="0" w:space="0" w:color="auto"/>
        <w:right w:val="none" w:sz="0" w:space="0" w:color="auto"/>
      </w:divBdr>
    </w:div>
    <w:div w:id="1838037589">
      <w:bodyDiv w:val="1"/>
      <w:marLeft w:val="0"/>
      <w:marRight w:val="0"/>
      <w:marTop w:val="0"/>
      <w:marBottom w:val="0"/>
      <w:divBdr>
        <w:top w:val="none" w:sz="0" w:space="0" w:color="auto"/>
        <w:left w:val="none" w:sz="0" w:space="0" w:color="auto"/>
        <w:bottom w:val="none" w:sz="0" w:space="0" w:color="auto"/>
        <w:right w:val="none" w:sz="0" w:space="0" w:color="auto"/>
      </w:divBdr>
    </w:div>
    <w:div w:id="1838614236">
      <w:bodyDiv w:val="1"/>
      <w:marLeft w:val="0"/>
      <w:marRight w:val="0"/>
      <w:marTop w:val="0"/>
      <w:marBottom w:val="0"/>
      <w:divBdr>
        <w:top w:val="none" w:sz="0" w:space="0" w:color="auto"/>
        <w:left w:val="none" w:sz="0" w:space="0" w:color="auto"/>
        <w:bottom w:val="none" w:sz="0" w:space="0" w:color="auto"/>
        <w:right w:val="none" w:sz="0" w:space="0" w:color="auto"/>
      </w:divBdr>
    </w:div>
    <w:div w:id="1839422029">
      <w:bodyDiv w:val="1"/>
      <w:marLeft w:val="0"/>
      <w:marRight w:val="0"/>
      <w:marTop w:val="0"/>
      <w:marBottom w:val="0"/>
      <w:divBdr>
        <w:top w:val="none" w:sz="0" w:space="0" w:color="auto"/>
        <w:left w:val="none" w:sz="0" w:space="0" w:color="auto"/>
        <w:bottom w:val="none" w:sz="0" w:space="0" w:color="auto"/>
        <w:right w:val="none" w:sz="0" w:space="0" w:color="auto"/>
      </w:divBdr>
    </w:div>
    <w:div w:id="1842892911">
      <w:bodyDiv w:val="1"/>
      <w:marLeft w:val="0"/>
      <w:marRight w:val="0"/>
      <w:marTop w:val="0"/>
      <w:marBottom w:val="0"/>
      <w:divBdr>
        <w:top w:val="none" w:sz="0" w:space="0" w:color="auto"/>
        <w:left w:val="none" w:sz="0" w:space="0" w:color="auto"/>
        <w:bottom w:val="none" w:sz="0" w:space="0" w:color="auto"/>
        <w:right w:val="none" w:sz="0" w:space="0" w:color="auto"/>
      </w:divBdr>
    </w:div>
    <w:div w:id="1847472791">
      <w:bodyDiv w:val="1"/>
      <w:marLeft w:val="0"/>
      <w:marRight w:val="0"/>
      <w:marTop w:val="0"/>
      <w:marBottom w:val="0"/>
      <w:divBdr>
        <w:top w:val="none" w:sz="0" w:space="0" w:color="auto"/>
        <w:left w:val="none" w:sz="0" w:space="0" w:color="auto"/>
        <w:bottom w:val="none" w:sz="0" w:space="0" w:color="auto"/>
        <w:right w:val="none" w:sz="0" w:space="0" w:color="auto"/>
      </w:divBdr>
    </w:div>
    <w:div w:id="1848056880">
      <w:bodyDiv w:val="1"/>
      <w:marLeft w:val="0"/>
      <w:marRight w:val="0"/>
      <w:marTop w:val="0"/>
      <w:marBottom w:val="0"/>
      <w:divBdr>
        <w:top w:val="none" w:sz="0" w:space="0" w:color="auto"/>
        <w:left w:val="none" w:sz="0" w:space="0" w:color="auto"/>
        <w:bottom w:val="none" w:sz="0" w:space="0" w:color="auto"/>
        <w:right w:val="none" w:sz="0" w:space="0" w:color="auto"/>
      </w:divBdr>
    </w:div>
    <w:div w:id="1850100715">
      <w:bodyDiv w:val="1"/>
      <w:marLeft w:val="0"/>
      <w:marRight w:val="0"/>
      <w:marTop w:val="0"/>
      <w:marBottom w:val="0"/>
      <w:divBdr>
        <w:top w:val="none" w:sz="0" w:space="0" w:color="auto"/>
        <w:left w:val="none" w:sz="0" w:space="0" w:color="auto"/>
        <w:bottom w:val="none" w:sz="0" w:space="0" w:color="auto"/>
        <w:right w:val="none" w:sz="0" w:space="0" w:color="auto"/>
      </w:divBdr>
    </w:div>
    <w:div w:id="1852142691">
      <w:bodyDiv w:val="1"/>
      <w:marLeft w:val="0"/>
      <w:marRight w:val="0"/>
      <w:marTop w:val="0"/>
      <w:marBottom w:val="0"/>
      <w:divBdr>
        <w:top w:val="none" w:sz="0" w:space="0" w:color="auto"/>
        <w:left w:val="none" w:sz="0" w:space="0" w:color="auto"/>
        <w:bottom w:val="none" w:sz="0" w:space="0" w:color="auto"/>
        <w:right w:val="none" w:sz="0" w:space="0" w:color="auto"/>
      </w:divBdr>
    </w:div>
    <w:div w:id="1852521819">
      <w:bodyDiv w:val="1"/>
      <w:marLeft w:val="0"/>
      <w:marRight w:val="0"/>
      <w:marTop w:val="0"/>
      <w:marBottom w:val="0"/>
      <w:divBdr>
        <w:top w:val="none" w:sz="0" w:space="0" w:color="auto"/>
        <w:left w:val="none" w:sz="0" w:space="0" w:color="auto"/>
        <w:bottom w:val="none" w:sz="0" w:space="0" w:color="auto"/>
        <w:right w:val="none" w:sz="0" w:space="0" w:color="auto"/>
      </w:divBdr>
    </w:div>
    <w:div w:id="1854609121">
      <w:bodyDiv w:val="1"/>
      <w:marLeft w:val="0"/>
      <w:marRight w:val="0"/>
      <w:marTop w:val="0"/>
      <w:marBottom w:val="0"/>
      <w:divBdr>
        <w:top w:val="none" w:sz="0" w:space="0" w:color="auto"/>
        <w:left w:val="none" w:sz="0" w:space="0" w:color="auto"/>
        <w:bottom w:val="none" w:sz="0" w:space="0" w:color="auto"/>
        <w:right w:val="none" w:sz="0" w:space="0" w:color="auto"/>
      </w:divBdr>
    </w:div>
    <w:div w:id="1854881668">
      <w:bodyDiv w:val="1"/>
      <w:marLeft w:val="0"/>
      <w:marRight w:val="0"/>
      <w:marTop w:val="0"/>
      <w:marBottom w:val="0"/>
      <w:divBdr>
        <w:top w:val="none" w:sz="0" w:space="0" w:color="auto"/>
        <w:left w:val="none" w:sz="0" w:space="0" w:color="auto"/>
        <w:bottom w:val="none" w:sz="0" w:space="0" w:color="auto"/>
        <w:right w:val="none" w:sz="0" w:space="0" w:color="auto"/>
      </w:divBdr>
    </w:div>
    <w:div w:id="1859660101">
      <w:bodyDiv w:val="1"/>
      <w:marLeft w:val="0"/>
      <w:marRight w:val="0"/>
      <w:marTop w:val="0"/>
      <w:marBottom w:val="0"/>
      <w:divBdr>
        <w:top w:val="none" w:sz="0" w:space="0" w:color="auto"/>
        <w:left w:val="none" w:sz="0" w:space="0" w:color="auto"/>
        <w:bottom w:val="none" w:sz="0" w:space="0" w:color="auto"/>
        <w:right w:val="none" w:sz="0" w:space="0" w:color="auto"/>
      </w:divBdr>
    </w:div>
    <w:div w:id="1860000226">
      <w:bodyDiv w:val="1"/>
      <w:marLeft w:val="0"/>
      <w:marRight w:val="0"/>
      <w:marTop w:val="0"/>
      <w:marBottom w:val="0"/>
      <w:divBdr>
        <w:top w:val="none" w:sz="0" w:space="0" w:color="auto"/>
        <w:left w:val="none" w:sz="0" w:space="0" w:color="auto"/>
        <w:bottom w:val="none" w:sz="0" w:space="0" w:color="auto"/>
        <w:right w:val="none" w:sz="0" w:space="0" w:color="auto"/>
      </w:divBdr>
    </w:div>
    <w:div w:id="1860581101">
      <w:bodyDiv w:val="1"/>
      <w:marLeft w:val="0"/>
      <w:marRight w:val="0"/>
      <w:marTop w:val="0"/>
      <w:marBottom w:val="0"/>
      <w:divBdr>
        <w:top w:val="none" w:sz="0" w:space="0" w:color="auto"/>
        <w:left w:val="none" w:sz="0" w:space="0" w:color="auto"/>
        <w:bottom w:val="none" w:sz="0" w:space="0" w:color="auto"/>
        <w:right w:val="none" w:sz="0" w:space="0" w:color="auto"/>
      </w:divBdr>
    </w:div>
    <w:div w:id="1861772908">
      <w:bodyDiv w:val="1"/>
      <w:marLeft w:val="0"/>
      <w:marRight w:val="0"/>
      <w:marTop w:val="0"/>
      <w:marBottom w:val="0"/>
      <w:divBdr>
        <w:top w:val="none" w:sz="0" w:space="0" w:color="auto"/>
        <w:left w:val="none" w:sz="0" w:space="0" w:color="auto"/>
        <w:bottom w:val="none" w:sz="0" w:space="0" w:color="auto"/>
        <w:right w:val="none" w:sz="0" w:space="0" w:color="auto"/>
      </w:divBdr>
    </w:div>
    <w:div w:id="1862474910">
      <w:bodyDiv w:val="1"/>
      <w:marLeft w:val="0"/>
      <w:marRight w:val="0"/>
      <w:marTop w:val="0"/>
      <w:marBottom w:val="0"/>
      <w:divBdr>
        <w:top w:val="none" w:sz="0" w:space="0" w:color="auto"/>
        <w:left w:val="none" w:sz="0" w:space="0" w:color="auto"/>
        <w:bottom w:val="none" w:sz="0" w:space="0" w:color="auto"/>
        <w:right w:val="none" w:sz="0" w:space="0" w:color="auto"/>
      </w:divBdr>
    </w:div>
    <w:div w:id="1862622457">
      <w:bodyDiv w:val="1"/>
      <w:marLeft w:val="0"/>
      <w:marRight w:val="0"/>
      <w:marTop w:val="0"/>
      <w:marBottom w:val="0"/>
      <w:divBdr>
        <w:top w:val="none" w:sz="0" w:space="0" w:color="auto"/>
        <w:left w:val="none" w:sz="0" w:space="0" w:color="auto"/>
        <w:bottom w:val="none" w:sz="0" w:space="0" w:color="auto"/>
        <w:right w:val="none" w:sz="0" w:space="0" w:color="auto"/>
      </w:divBdr>
    </w:div>
    <w:div w:id="1864006832">
      <w:bodyDiv w:val="1"/>
      <w:marLeft w:val="0"/>
      <w:marRight w:val="0"/>
      <w:marTop w:val="0"/>
      <w:marBottom w:val="0"/>
      <w:divBdr>
        <w:top w:val="none" w:sz="0" w:space="0" w:color="auto"/>
        <w:left w:val="none" w:sz="0" w:space="0" w:color="auto"/>
        <w:bottom w:val="none" w:sz="0" w:space="0" w:color="auto"/>
        <w:right w:val="none" w:sz="0" w:space="0" w:color="auto"/>
      </w:divBdr>
    </w:div>
    <w:div w:id="1864439433">
      <w:bodyDiv w:val="1"/>
      <w:marLeft w:val="0"/>
      <w:marRight w:val="0"/>
      <w:marTop w:val="0"/>
      <w:marBottom w:val="0"/>
      <w:divBdr>
        <w:top w:val="none" w:sz="0" w:space="0" w:color="auto"/>
        <w:left w:val="none" w:sz="0" w:space="0" w:color="auto"/>
        <w:bottom w:val="none" w:sz="0" w:space="0" w:color="auto"/>
        <w:right w:val="none" w:sz="0" w:space="0" w:color="auto"/>
      </w:divBdr>
    </w:div>
    <w:div w:id="1864635213">
      <w:bodyDiv w:val="1"/>
      <w:marLeft w:val="0"/>
      <w:marRight w:val="0"/>
      <w:marTop w:val="0"/>
      <w:marBottom w:val="0"/>
      <w:divBdr>
        <w:top w:val="none" w:sz="0" w:space="0" w:color="auto"/>
        <w:left w:val="none" w:sz="0" w:space="0" w:color="auto"/>
        <w:bottom w:val="none" w:sz="0" w:space="0" w:color="auto"/>
        <w:right w:val="none" w:sz="0" w:space="0" w:color="auto"/>
      </w:divBdr>
    </w:div>
    <w:div w:id="1866404361">
      <w:bodyDiv w:val="1"/>
      <w:marLeft w:val="0"/>
      <w:marRight w:val="0"/>
      <w:marTop w:val="0"/>
      <w:marBottom w:val="0"/>
      <w:divBdr>
        <w:top w:val="none" w:sz="0" w:space="0" w:color="auto"/>
        <w:left w:val="none" w:sz="0" w:space="0" w:color="auto"/>
        <w:bottom w:val="none" w:sz="0" w:space="0" w:color="auto"/>
        <w:right w:val="none" w:sz="0" w:space="0" w:color="auto"/>
      </w:divBdr>
    </w:div>
    <w:div w:id="1867938636">
      <w:bodyDiv w:val="1"/>
      <w:marLeft w:val="0"/>
      <w:marRight w:val="0"/>
      <w:marTop w:val="0"/>
      <w:marBottom w:val="0"/>
      <w:divBdr>
        <w:top w:val="none" w:sz="0" w:space="0" w:color="auto"/>
        <w:left w:val="none" w:sz="0" w:space="0" w:color="auto"/>
        <w:bottom w:val="none" w:sz="0" w:space="0" w:color="auto"/>
        <w:right w:val="none" w:sz="0" w:space="0" w:color="auto"/>
      </w:divBdr>
    </w:div>
    <w:div w:id="1868179502">
      <w:bodyDiv w:val="1"/>
      <w:marLeft w:val="0"/>
      <w:marRight w:val="0"/>
      <w:marTop w:val="0"/>
      <w:marBottom w:val="0"/>
      <w:divBdr>
        <w:top w:val="none" w:sz="0" w:space="0" w:color="auto"/>
        <w:left w:val="none" w:sz="0" w:space="0" w:color="auto"/>
        <w:bottom w:val="none" w:sz="0" w:space="0" w:color="auto"/>
        <w:right w:val="none" w:sz="0" w:space="0" w:color="auto"/>
      </w:divBdr>
    </w:div>
    <w:div w:id="1868904677">
      <w:bodyDiv w:val="1"/>
      <w:marLeft w:val="0"/>
      <w:marRight w:val="0"/>
      <w:marTop w:val="0"/>
      <w:marBottom w:val="0"/>
      <w:divBdr>
        <w:top w:val="none" w:sz="0" w:space="0" w:color="auto"/>
        <w:left w:val="none" w:sz="0" w:space="0" w:color="auto"/>
        <w:bottom w:val="none" w:sz="0" w:space="0" w:color="auto"/>
        <w:right w:val="none" w:sz="0" w:space="0" w:color="auto"/>
      </w:divBdr>
    </w:div>
    <w:div w:id="1869833787">
      <w:bodyDiv w:val="1"/>
      <w:marLeft w:val="0"/>
      <w:marRight w:val="0"/>
      <w:marTop w:val="0"/>
      <w:marBottom w:val="0"/>
      <w:divBdr>
        <w:top w:val="none" w:sz="0" w:space="0" w:color="auto"/>
        <w:left w:val="none" w:sz="0" w:space="0" w:color="auto"/>
        <w:bottom w:val="none" w:sz="0" w:space="0" w:color="auto"/>
        <w:right w:val="none" w:sz="0" w:space="0" w:color="auto"/>
      </w:divBdr>
    </w:div>
    <w:div w:id="1870870531">
      <w:bodyDiv w:val="1"/>
      <w:marLeft w:val="0"/>
      <w:marRight w:val="0"/>
      <w:marTop w:val="0"/>
      <w:marBottom w:val="0"/>
      <w:divBdr>
        <w:top w:val="none" w:sz="0" w:space="0" w:color="auto"/>
        <w:left w:val="none" w:sz="0" w:space="0" w:color="auto"/>
        <w:bottom w:val="none" w:sz="0" w:space="0" w:color="auto"/>
        <w:right w:val="none" w:sz="0" w:space="0" w:color="auto"/>
      </w:divBdr>
    </w:div>
    <w:div w:id="1874952102">
      <w:bodyDiv w:val="1"/>
      <w:marLeft w:val="0"/>
      <w:marRight w:val="0"/>
      <w:marTop w:val="0"/>
      <w:marBottom w:val="0"/>
      <w:divBdr>
        <w:top w:val="none" w:sz="0" w:space="0" w:color="auto"/>
        <w:left w:val="none" w:sz="0" w:space="0" w:color="auto"/>
        <w:bottom w:val="none" w:sz="0" w:space="0" w:color="auto"/>
        <w:right w:val="none" w:sz="0" w:space="0" w:color="auto"/>
      </w:divBdr>
    </w:div>
    <w:div w:id="1876237556">
      <w:bodyDiv w:val="1"/>
      <w:marLeft w:val="0"/>
      <w:marRight w:val="0"/>
      <w:marTop w:val="0"/>
      <w:marBottom w:val="0"/>
      <w:divBdr>
        <w:top w:val="none" w:sz="0" w:space="0" w:color="auto"/>
        <w:left w:val="none" w:sz="0" w:space="0" w:color="auto"/>
        <w:bottom w:val="none" w:sz="0" w:space="0" w:color="auto"/>
        <w:right w:val="none" w:sz="0" w:space="0" w:color="auto"/>
      </w:divBdr>
    </w:div>
    <w:div w:id="1876427907">
      <w:bodyDiv w:val="1"/>
      <w:marLeft w:val="0"/>
      <w:marRight w:val="0"/>
      <w:marTop w:val="0"/>
      <w:marBottom w:val="0"/>
      <w:divBdr>
        <w:top w:val="none" w:sz="0" w:space="0" w:color="auto"/>
        <w:left w:val="none" w:sz="0" w:space="0" w:color="auto"/>
        <w:bottom w:val="none" w:sz="0" w:space="0" w:color="auto"/>
        <w:right w:val="none" w:sz="0" w:space="0" w:color="auto"/>
      </w:divBdr>
    </w:div>
    <w:div w:id="1880701273">
      <w:bodyDiv w:val="1"/>
      <w:marLeft w:val="0"/>
      <w:marRight w:val="0"/>
      <w:marTop w:val="0"/>
      <w:marBottom w:val="0"/>
      <w:divBdr>
        <w:top w:val="none" w:sz="0" w:space="0" w:color="auto"/>
        <w:left w:val="none" w:sz="0" w:space="0" w:color="auto"/>
        <w:bottom w:val="none" w:sz="0" w:space="0" w:color="auto"/>
        <w:right w:val="none" w:sz="0" w:space="0" w:color="auto"/>
      </w:divBdr>
    </w:div>
    <w:div w:id="1882669103">
      <w:bodyDiv w:val="1"/>
      <w:marLeft w:val="0"/>
      <w:marRight w:val="0"/>
      <w:marTop w:val="0"/>
      <w:marBottom w:val="0"/>
      <w:divBdr>
        <w:top w:val="none" w:sz="0" w:space="0" w:color="auto"/>
        <w:left w:val="none" w:sz="0" w:space="0" w:color="auto"/>
        <w:bottom w:val="none" w:sz="0" w:space="0" w:color="auto"/>
        <w:right w:val="none" w:sz="0" w:space="0" w:color="auto"/>
      </w:divBdr>
    </w:div>
    <w:div w:id="1883859144">
      <w:bodyDiv w:val="1"/>
      <w:marLeft w:val="0"/>
      <w:marRight w:val="0"/>
      <w:marTop w:val="0"/>
      <w:marBottom w:val="0"/>
      <w:divBdr>
        <w:top w:val="none" w:sz="0" w:space="0" w:color="auto"/>
        <w:left w:val="none" w:sz="0" w:space="0" w:color="auto"/>
        <w:bottom w:val="none" w:sz="0" w:space="0" w:color="auto"/>
        <w:right w:val="none" w:sz="0" w:space="0" w:color="auto"/>
      </w:divBdr>
    </w:div>
    <w:div w:id="1884096598">
      <w:bodyDiv w:val="1"/>
      <w:marLeft w:val="0"/>
      <w:marRight w:val="0"/>
      <w:marTop w:val="0"/>
      <w:marBottom w:val="0"/>
      <w:divBdr>
        <w:top w:val="none" w:sz="0" w:space="0" w:color="auto"/>
        <w:left w:val="none" w:sz="0" w:space="0" w:color="auto"/>
        <w:bottom w:val="none" w:sz="0" w:space="0" w:color="auto"/>
        <w:right w:val="none" w:sz="0" w:space="0" w:color="auto"/>
      </w:divBdr>
    </w:div>
    <w:div w:id="1887373453">
      <w:bodyDiv w:val="1"/>
      <w:marLeft w:val="0"/>
      <w:marRight w:val="0"/>
      <w:marTop w:val="0"/>
      <w:marBottom w:val="0"/>
      <w:divBdr>
        <w:top w:val="none" w:sz="0" w:space="0" w:color="auto"/>
        <w:left w:val="none" w:sz="0" w:space="0" w:color="auto"/>
        <w:bottom w:val="none" w:sz="0" w:space="0" w:color="auto"/>
        <w:right w:val="none" w:sz="0" w:space="0" w:color="auto"/>
      </w:divBdr>
    </w:div>
    <w:div w:id="1889226089">
      <w:bodyDiv w:val="1"/>
      <w:marLeft w:val="0"/>
      <w:marRight w:val="0"/>
      <w:marTop w:val="0"/>
      <w:marBottom w:val="0"/>
      <w:divBdr>
        <w:top w:val="none" w:sz="0" w:space="0" w:color="auto"/>
        <w:left w:val="none" w:sz="0" w:space="0" w:color="auto"/>
        <w:bottom w:val="none" w:sz="0" w:space="0" w:color="auto"/>
        <w:right w:val="none" w:sz="0" w:space="0" w:color="auto"/>
      </w:divBdr>
    </w:div>
    <w:div w:id="1890074604">
      <w:bodyDiv w:val="1"/>
      <w:marLeft w:val="0"/>
      <w:marRight w:val="0"/>
      <w:marTop w:val="0"/>
      <w:marBottom w:val="0"/>
      <w:divBdr>
        <w:top w:val="none" w:sz="0" w:space="0" w:color="auto"/>
        <w:left w:val="none" w:sz="0" w:space="0" w:color="auto"/>
        <w:bottom w:val="none" w:sz="0" w:space="0" w:color="auto"/>
        <w:right w:val="none" w:sz="0" w:space="0" w:color="auto"/>
      </w:divBdr>
    </w:div>
    <w:div w:id="1890457181">
      <w:bodyDiv w:val="1"/>
      <w:marLeft w:val="0"/>
      <w:marRight w:val="0"/>
      <w:marTop w:val="0"/>
      <w:marBottom w:val="0"/>
      <w:divBdr>
        <w:top w:val="none" w:sz="0" w:space="0" w:color="auto"/>
        <w:left w:val="none" w:sz="0" w:space="0" w:color="auto"/>
        <w:bottom w:val="none" w:sz="0" w:space="0" w:color="auto"/>
        <w:right w:val="none" w:sz="0" w:space="0" w:color="auto"/>
      </w:divBdr>
    </w:div>
    <w:div w:id="1894850415">
      <w:bodyDiv w:val="1"/>
      <w:marLeft w:val="0"/>
      <w:marRight w:val="0"/>
      <w:marTop w:val="0"/>
      <w:marBottom w:val="0"/>
      <w:divBdr>
        <w:top w:val="none" w:sz="0" w:space="0" w:color="auto"/>
        <w:left w:val="none" w:sz="0" w:space="0" w:color="auto"/>
        <w:bottom w:val="none" w:sz="0" w:space="0" w:color="auto"/>
        <w:right w:val="none" w:sz="0" w:space="0" w:color="auto"/>
      </w:divBdr>
    </w:div>
    <w:div w:id="1897088761">
      <w:bodyDiv w:val="1"/>
      <w:marLeft w:val="0"/>
      <w:marRight w:val="0"/>
      <w:marTop w:val="0"/>
      <w:marBottom w:val="0"/>
      <w:divBdr>
        <w:top w:val="none" w:sz="0" w:space="0" w:color="auto"/>
        <w:left w:val="none" w:sz="0" w:space="0" w:color="auto"/>
        <w:bottom w:val="none" w:sz="0" w:space="0" w:color="auto"/>
        <w:right w:val="none" w:sz="0" w:space="0" w:color="auto"/>
      </w:divBdr>
    </w:div>
    <w:div w:id="1898394935">
      <w:bodyDiv w:val="1"/>
      <w:marLeft w:val="0"/>
      <w:marRight w:val="0"/>
      <w:marTop w:val="0"/>
      <w:marBottom w:val="0"/>
      <w:divBdr>
        <w:top w:val="none" w:sz="0" w:space="0" w:color="auto"/>
        <w:left w:val="none" w:sz="0" w:space="0" w:color="auto"/>
        <w:bottom w:val="none" w:sz="0" w:space="0" w:color="auto"/>
        <w:right w:val="none" w:sz="0" w:space="0" w:color="auto"/>
      </w:divBdr>
    </w:div>
    <w:div w:id="1900283171">
      <w:bodyDiv w:val="1"/>
      <w:marLeft w:val="0"/>
      <w:marRight w:val="0"/>
      <w:marTop w:val="0"/>
      <w:marBottom w:val="0"/>
      <w:divBdr>
        <w:top w:val="none" w:sz="0" w:space="0" w:color="auto"/>
        <w:left w:val="none" w:sz="0" w:space="0" w:color="auto"/>
        <w:bottom w:val="none" w:sz="0" w:space="0" w:color="auto"/>
        <w:right w:val="none" w:sz="0" w:space="0" w:color="auto"/>
      </w:divBdr>
    </w:div>
    <w:div w:id="1905947522">
      <w:bodyDiv w:val="1"/>
      <w:marLeft w:val="0"/>
      <w:marRight w:val="0"/>
      <w:marTop w:val="0"/>
      <w:marBottom w:val="0"/>
      <w:divBdr>
        <w:top w:val="none" w:sz="0" w:space="0" w:color="auto"/>
        <w:left w:val="none" w:sz="0" w:space="0" w:color="auto"/>
        <w:bottom w:val="none" w:sz="0" w:space="0" w:color="auto"/>
        <w:right w:val="none" w:sz="0" w:space="0" w:color="auto"/>
      </w:divBdr>
    </w:div>
    <w:div w:id="1906064267">
      <w:bodyDiv w:val="1"/>
      <w:marLeft w:val="0"/>
      <w:marRight w:val="0"/>
      <w:marTop w:val="0"/>
      <w:marBottom w:val="0"/>
      <w:divBdr>
        <w:top w:val="none" w:sz="0" w:space="0" w:color="auto"/>
        <w:left w:val="none" w:sz="0" w:space="0" w:color="auto"/>
        <w:bottom w:val="none" w:sz="0" w:space="0" w:color="auto"/>
        <w:right w:val="none" w:sz="0" w:space="0" w:color="auto"/>
      </w:divBdr>
    </w:div>
    <w:div w:id="1907254171">
      <w:bodyDiv w:val="1"/>
      <w:marLeft w:val="0"/>
      <w:marRight w:val="0"/>
      <w:marTop w:val="0"/>
      <w:marBottom w:val="0"/>
      <w:divBdr>
        <w:top w:val="none" w:sz="0" w:space="0" w:color="auto"/>
        <w:left w:val="none" w:sz="0" w:space="0" w:color="auto"/>
        <w:bottom w:val="none" w:sz="0" w:space="0" w:color="auto"/>
        <w:right w:val="none" w:sz="0" w:space="0" w:color="auto"/>
      </w:divBdr>
    </w:div>
    <w:div w:id="1908374015">
      <w:bodyDiv w:val="1"/>
      <w:marLeft w:val="0"/>
      <w:marRight w:val="0"/>
      <w:marTop w:val="0"/>
      <w:marBottom w:val="0"/>
      <w:divBdr>
        <w:top w:val="none" w:sz="0" w:space="0" w:color="auto"/>
        <w:left w:val="none" w:sz="0" w:space="0" w:color="auto"/>
        <w:bottom w:val="none" w:sz="0" w:space="0" w:color="auto"/>
        <w:right w:val="none" w:sz="0" w:space="0" w:color="auto"/>
      </w:divBdr>
    </w:div>
    <w:div w:id="1913075664">
      <w:bodyDiv w:val="1"/>
      <w:marLeft w:val="0"/>
      <w:marRight w:val="0"/>
      <w:marTop w:val="0"/>
      <w:marBottom w:val="0"/>
      <w:divBdr>
        <w:top w:val="none" w:sz="0" w:space="0" w:color="auto"/>
        <w:left w:val="none" w:sz="0" w:space="0" w:color="auto"/>
        <w:bottom w:val="none" w:sz="0" w:space="0" w:color="auto"/>
        <w:right w:val="none" w:sz="0" w:space="0" w:color="auto"/>
      </w:divBdr>
    </w:div>
    <w:div w:id="1914512546">
      <w:bodyDiv w:val="1"/>
      <w:marLeft w:val="0"/>
      <w:marRight w:val="0"/>
      <w:marTop w:val="0"/>
      <w:marBottom w:val="0"/>
      <w:divBdr>
        <w:top w:val="none" w:sz="0" w:space="0" w:color="auto"/>
        <w:left w:val="none" w:sz="0" w:space="0" w:color="auto"/>
        <w:bottom w:val="none" w:sz="0" w:space="0" w:color="auto"/>
        <w:right w:val="none" w:sz="0" w:space="0" w:color="auto"/>
      </w:divBdr>
    </w:div>
    <w:div w:id="1919753796">
      <w:bodyDiv w:val="1"/>
      <w:marLeft w:val="0"/>
      <w:marRight w:val="0"/>
      <w:marTop w:val="0"/>
      <w:marBottom w:val="0"/>
      <w:divBdr>
        <w:top w:val="none" w:sz="0" w:space="0" w:color="auto"/>
        <w:left w:val="none" w:sz="0" w:space="0" w:color="auto"/>
        <w:bottom w:val="none" w:sz="0" w:space="0" w:color="auto"/>
        <w:right w:val="none" w:sz="0" w:space="0" w:color="auto"/>
      </w:divBdr>
    </w:div>
    <w:div w:id="1921016425">
      <w:bodyDiv w:val="1"/>
      <w:marLeft w:val="0"/>
      <w:marRight w:val="0"/>
      <w:marTop w:val="0"/>
      <w:marBottom w:val="0"/>
      <w:divBdr>
        <w:top w:val="none" w:sz="0" w:space="0" w:color="auto"/>
        <w:left w:val="none" w:sz="0" w:space="0" w:color="auto"/>
        <w:bottom w:val="none" w:sz="0" w:space="0" w:color="auto"/>
        <w:right w:val="none" w:sz="0" w:space="0" w:color="auto"/>
      </w:divBdr>
    </w:div>
    <w:div w:id="1924485949">
      <w:bodyDiv w:val="1"/>
      <w:marLeft w:val="0"/>
      <w:marRight w:val="0"/>
      <w:marTop w:val="0"/>
      <w:marBottom w:val="0"/>
      <w:divBdr>
        <w:top w:val="none" w:sz="0" w:space="0" w:color="auto"/>
        <w:left w:val="none" w:sz="0" w:space="0" w:color="auto"/>
        <w:bottom w:val="none" w:sz="0" w:space="0" w:color="auto"/>
        <w:right w:val="none" w:sz="0" w:space="0" w:color="auto"/>
      </w:divBdr>
    </w:div>
    <w:div w:id="1925913051">
      <w:bodyDiv w:val="1"/>
      <w:marLeft w:val="0"/>
      <w:marRight w:val="0"/>
      <w:marTop w:val="0"/>
      <w:marBottom w:val="0"/>
      <w:divBdr>
        <w:top w:val="none" w:sz="0" w:space="0" w:color="auto"/>
        <w:left w:val="none" w:sz="0" w:space="0" w:color="auto"/>
        <w:bottom w:val="none" w:sz="0" w:space="0" w:color="auto"/>
        <w:right w:val="none" w:sz="0" w:space="0" w:color="auto"/>
      </w:divBdr>
    </w:div>
    <w:div w:id="1926912750">
      <w:bodyDiv w:val="1"/>
      <w:marLeft w:val="0"/>
      <w:marRight w:val="0"/>
      <w:marTop w:val="0"/>
      <w:marBottom w:val="0"/>
      <w:divBdr>
        <w:top w:val="none" w:sz="0" w:space="0" w:color="auto"/>
        <w:left w:val="none" w:sz="0" w:space="0" w:color="auto"/>
        <w:bottom w:val="none" w:sz="0" w:space="0" w:color="auto"/>
        <w:right w:val="none" w:sz="0" w:space="0" w:color="auto"/>
      </w:divBdr>
    </w:div>
    <w:div w:id="1927496342">
      <w:bodyDiv w:val="1"/>
      <w:marLeft w:val="0"/>
      <w:marRight w:val="0"/>
      <w:marTop w:val="0"/>
      <w:marBottom w:val="0"/>
      <w:divBdr>
        <w:top w:val="none" w:sz="0" w:space="0" w:color="auto"/>
        <w:left w:val="none" w:sz="0" w:space="0" w:color="auto"/>
        <w:bottom w:val="none" w:sz="0" w:space="0" w:color="auto"/>
        <w:right w:val="none" w:sz="0" w:space="0" w:color="auto"/>
      </w:divBdr>
    </w:div>
    <w:div w:id="1928223224">
      <w:bodyDiv w:val="1"/>
      <w:marLeft w:val="0"/>
      <w:marRight w:val="0"/>
      <w:marTop w:val="0"/>
      <w:marBottom w:val="0"/>
      <w:divBdr>
        <w:top w:val="none" w:sz="0" w:space="0" w:color="auto"/>
        <w:left w:val="none" w:sz="0" w:space="0" w:color="auto"/>
        <w:bottom w:val="none" w:sz="0" w:space="0" w:color="auto"/>
        <w:right w:val="none" w:sz="0" w:space="0" w:color="auto"/>
      </w:divBdr>
    </w:div>
    <w:div w:id="1928730291">
      <w:bodyDiv w:val="1"/>
      <w:marLeft w:val="0"/>
      <w:marRight w:val="0"/>
      <w:marTop w:val="0"/>
      <w:marBottom w:val="0"/>
      <w:divBdr>
        <w:top w:val="none" w:sz="0" w:space="0" w:color="auto"/>
        <w:left w:val="none" w:sz="0" w:space="0" w:color="auto"/>
        <w:bottom w:val="none" w:sz="0" w:space="0" w:color="auto"/>
        <w:right w:val="none" w:sz="0" w:space="0" w:color="auto"/>
      </w:divBdr>
    </w:div>
    <w:div w:id="1931542873">
      <w:bodyDiv w:val="1"/>
      <w:marLeft w:val="0"/>
      <w:marRight w:val="0"/>
      <w:marTop w:val="0"/>
      <w:marBottom w:val="0"/>
      <w:divBdr>
        <w:top w:val="none" w:sz="0" w:space="0" w:color="auto"/>
        <w:left w:val="none" w:sz="0" w:space="0" w:color="auto"/>
        <w:bottom w:val="none" w:sz="0" w:space="0" w:color="auto"/>
        <w:right w:val="none" w:sz="0" w:space="0" w:color="auto"/>
      </w:divBdr>
    </w:div>
    <w:div w:id="1933971586">
      <w:bodyDiv w:val="1"/>
      <w:marLeft w:val="0"/>
      <w:marRight w:val="0"/>
      <w:marTop w:val="0"/>
      <w:marBottom w:val="0"/>
      <w:divBdr>
        <w:top w:val="none" w:sz="0" w:space="0" w:color="auto"/>
        <w:left w:val="none" w:sz="0" w:space="0" w:color="auto"/>
        <w:bottom w:val="none" w:sz="0" w:space="0" w:color="auto"/>
        <w:right w:val="none" w:sz="0" w:space="0" w:color="auto"/>
      </w:divBdr>
    </w:div>
    <w:div w:id="1934165471">
      <w:bodyDiv w:val="1"/>
      <w:marLeft w:val="0"/>
      <w:marRight w:val="0"/>
      <w:marTop w:val="0"/>
      <w:marBottom w:val="0"/>
      <w:divBdr>
        <w:top w:val="none" w:sz="0" w:space="0" w:color="auto"/>
        <w:left w:val="none" w:sz="0" w:space="0" w:color="auto"/>
        <w:bottom w:val="none" w:sz="0" w:space="0" w:color="auto"/>
        <w:right w:val="none" w:sz="0" w:space="0" w:color="auto"/>
      </w:divBdr>
    </w:div>
    <w:div w:id="1946035525">
      <w:bodyDiv w:val="1"/>
      <w:marLeft w:val="0"/>
      <w:marRight w:val="0"/>
      <w:marTop w:val="0"/>
      <w:marBottom w:val="0"/>
      <w:divBdr>
        <w:top w:val="none" w:sz="0" w:space="0" w:color="auto"/>
        <w:left w:val="none" w:sz="0" w:space="0" w:color="auto"/>
        <w:bottom w:val="none" w:sz="0" w:space="0" w:color="auto"/>
        <w:right w:val="none" w:sz="0" w:space="0" w:color="auto"/>
      </w:divBdr>
    </w:div>
    <w:div w:id="1946886819">
      <w:bodyDiv w:val="1"/>
      <w:marLeft w:val="0"/>
      <w:marRight w:val="0"/>
      <w:marTop w:val="0"/>
      <w:marBottom w:val="0"/>
      <w:divBdr>
        <w:top w:val="none" w:sz="0" w:space="0" w:color="auto"/>
        <w:left w:val="none" w:sz="0" w:space="0" w:color="auto"/>
        <w:bottom w:val="none" w:sz="0" w:space="0" w:color="auto"/>
        <w:right w:val="none" w:sz="0" w:space="0" w:color="auto"/>
      </w:divBdr>
    </w:div>
    <w:div w:id="1948736076">
      <w:bodyDiv w:val="1"/>
      <w:marLeft w:val="0"/>
      <w:marRight w:val="0"/>
      <w:marTop w:val="0"/>
      <w:marBottom w:val="0"/>
      <w:divBdr>
        <w:top w:val="none" w:sz="0" w:space="0" w:color="auto"/>
        <w:left w:val="none" w:sz="0" w:space="0" w:color="auto"/>
        <w:bottom w:val="none" w:sz="0" w:space="0" w:color="auto"/>
        <w:right w:val="none" w:sz="0" w:space="0" w:color="auto"/>
      </w:divBdr>
    </w:div>
    <w:div w:id="1950623813">
      <w:bodyDiv w:val="1"/>
      <w:marLeft w:val="0"/>
      <w:marRight w:val="0"/>
      <w:marTop w:val="0"/>
      <w:marBottom w:val="0"/>
      <w:divBdr>
        <w:top w:val="none" w:sz="0" w:space="0" w:color="auto"/>
        <w:left w:val="none" w:sz="0" w:space="0" w:color="auto"/>
        <w:bottom w:val="none" w:sz="0" w:space="0" w:color="auto"/>
        <w:right w:val="none" w:sz="0" w:space="0" w:color="auto"/>
      </w:divBdr>
    </w:div>
    <w:div w:id="1950889541">
      <w:bodyDiv w:val="1"/>
      <w:marLeft w:val="0"/>
      <w:marRight w:val="0"/>
      <w:marTop w:val="0"/>
      <w:marBottom w:val="0"/>
      <w:divBdr>
        <w:top w:val="none" w:sz="0" w:space="0" w:color="auto"/>
        <w:left w:val="none" w:sz="0" w:space="0" w:color="auto"/>
        <w:bottom w:val="none" w:sz="0" w:space="0" w:color="auto"/>
        <w:right w:val="none" w:sz="0" w:space="0" w:color="auto"/>
      </w:divBdr>
    </w:div>
    <w:div w:id="1954824943">
      <w:bodyDiv w:val="1"/>
      <w:marLeft w:val="0"/>
      <w:marRight w:val="0"/>
      <w:marTop w:val="0"/>
      <w:marBottom w:val="0"/>
      <w:divBdr>
        <w:top w:val="none" w:sz="0" w:space="0" w:color="auto"/>
        <w:left w:val="none" w:sz="0" w:space="0" w:color="auto"/>
        <w:bottom w:val="none" w:sz="0" w:space="0" w:color="auto"/>
        <w:right w:val="none" w:sz="0" w:space="0" w:color="auto"/>
      </w:divBdr>
    </w:div>
    <w:div w:id="1956016422">
      <w:bodyDiv w:val="1"/>
      <w:marLeft w:val="0"/>
      <w:marRight w:val="0"/>
      <w:marTop w:val="0"/>
      <w:marBottom w:val="0"/>
      <w:divBdr>
        <w:top w:val="none" w:sz="0" w:space="0" w:color="auto"/>
        <w:left w:val="none" w:sz="0" w:space="0" w:color="auto"/>
        <w:bottom w:val="none" w:sz="0" w:space="0" w:color="auto"/>
        <w:right w:val="none" w:sz="0" w:space="0" w:color="auto"/>
      </w:divBdr>
    </w:div>
    <w:div w:id="1962958222">
      <w:bodyDiv w:val="1"/>
      <w:marLeft w:val="0"/>
      <w:marRight w:val="0"/>
      <w:marTop w:val="0"/>
      <w:marBottom w:val="0"/>
      <w:divBdr>
        <w:top w:val="none" w:sz="0" w:space="0" w:color="auto"/>
        <w:left w:val="none" w:sz="0" w:space="0" w:color="auto"/>
        <w:bottom w:val="none" w:sz="0" w:space="0" w:color="auto"/>
        <w:right w:val="none" w:sz="0" w:space="0" w:color="auto"/>
      </w:divBdr>
    </w:div>
    <w:div w:id="1971745870">
      <w:bodyDiv w:val="1"/>
      <w:marLeft w:val="0"/>
      <w:marRight w:val="0"/>
      <w:marTop w:val="0"/>
      <w:marBottom w:val="0"/>
      <w:divBdr>
        <w:top w:val="none" w:sz="0" w:space="0" w:color="auto"/>
        <w:left w:val="none" w:sz="0" w:space="0" w:color="auto"/>
        <w:bottom w:val="none" w:sz="0" w:space="0" w:color="auto"/>
        <w:right w:val="none" w:sz="0" w:space="0" w:color="auto"/>
      </w:divBdr>
    </w:div>
    <w:div w:id="1972203682">
      <w:bodyDiv w:val="1"/>
      <w:marLeft w:val="0"/>
      <w:marRight w:val="0"/>
      <w:marTop w:val="0"/>
      <w:marBottom w:val="0"/>
      <w:divBdr>
        <w:top w:val="none" w:sz="0" w:space="0" w:color="auto"/>
        <w:left w:val="none" w:sz="0" w:space="0" w:color="auto"/>
        <w:bottom w:val="none" w:sz="0" w:space="0" w:color="auto"/>
        <w:right w:val="none" w:sz="0" w:space="0" w:color="auto"/>
      </w:divBdr>
    </w:div>
    <w:div w:id="1973561044">
      <w:bodyDiv w:val="1"/>
      <w:marLeft w:val="0"/>
      <w:marRight w:val="0"/>
      <w:marTop w:val="0"/>
      <w:marBottom w:val="0"/>
      <w:divBdr>
        <w:top w:val="none" w:sz="0" w:space="0" w:color="auto"/>
        <w:left w:val="none" w:sz="0" w:space="0" w:color="auto"/>
        <w:bottom w:val="none" w:sz="0" w:space="0" w:color="auto"/>
        <w:right w:val="none" w:sz="0" w:space="0" w:color="auto"/>
      </w:divBdr>
    </w:div>
    <w:div w:id="1973898093">
      <w:bodyDiv w:val="1"/>
      <w:marLeft w:val="0"/>
      <w:marRight w:val="0"/>
      <w:marTop w:val="0"/>
      <w:marBottom w:val="0"/>
      <w:divBdr>
        <w:top w:val="none" w:sz="0" w:space="0" w:color="auto"/>
        <w:left w:val="none" w:sz="0" w:space="0" w:color="auto"/>
        <w:bottom w:val="none" w:sz="0" w:space="0" w:color="auto"/>
        <w:right w:val="none" w:sz="0" w:space="0" w:color="auto"/>
      </w:divBdr>
    </w:div>
    <w:div w:id="1973976290">
      <w:bodyDiv w:val="1"/>
      <w:marLeft w:val="0"/>
      <w:marRight w:val="0"/>
      <w:marTop w:val="0"/>
      <w:marBottom w:val="0"/>
      <w:divBdr>
        <w:top w:val="none" w:sz="0" w:space="0" w:color="auto"/>
        <w:left w:val="none" w:sz="0" w:space="0" w:color="auto"/>
        <w:bottom w:val="none" w:sz="0" w:space="0" w:color="auto"/>
        <w:right w:val="none" w:sz="0" w:space="0" w:color="auto"/>
      </w:divBdr>
      <w:divsChild>
        <w:div w:id="589196806">
          <w:marLeft w:val="0"/>
          <w:marRight w:val="0"/>
          <w:marTop w:val="0"/>
          <w:marBottom w:val="0"/>
          <w:divBdr>
            <w:top w:val="none" w:sz="0" w:space="0" w:color="auto"/>
            <w:left w:val="none" w:sz="0" w:space="0" w:color="auto"/>
            <w:bottom w:val="none" w:sz="0" w:space="0" w:color="auto"/>
            <w:right w:val="none" w:sz="0" w:space="0" w:color="auto"/>
          </w:divBdr>
          <w:divsChild>
            <w:div w:id="29815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8417">
      <w:bodyDiv w:val="1"/>
      <w:marLeft w:val="0"/>
      <w:marRight w:val="0"/>
      <w:marTop w:val="0"/>
      <w:marBottom w:val="0"/>
      <w:divBdr>
        <w:top w:val="none" w:sz="0" w:space="0" w:color="auto"/>
        <w:left w:val="none" w:sz="0" w:space="0" w:color="auto"/>
        <w:bottom w:val="none" w:sz="0" w:space="0" w:color="auto"/>
        <w:right w:val="none" w:sz="0" w:space="0" w:color="auto"/>
      </w:divBdr>
    </w:div>
    <w:div w:id="1978146152">
      <w:bodyDiv w:val="1"/>
      <w:marLeft w:val="0"/>
      <w:marRight w:val="0"/>
      <w:marTop w:val="0"/>
      <w:marBottom w:val="0"/>
      <w:divBdr>
        <w:top w:val="none" w:sz="0" w:space="0" w:color="auto"/>
        <w:left w:val="none" w:sz="0" w:space="0" w:color="auto"/>
        <w:bottom w:val="none" w:sz="0" w:space="0" w:color="auto"/>
        <w:right w:val="none" w:sz="0" w:space="0" w:color="auto"/>
      </w:divBdr>
    </w:div>
    <w:div w:id="1979411360">
      <w:bodyDiv w:val="1"/>
      <w:marLeft w:val="0"/>
      <w:marRight w:val="0"/>
      <w:marTop w:val="0"/>
      <w:marBottom w:val="0"/>
      <w:divBdr>
        <w:top w:val="none" w:sz="0" w:space="0" w:color="auto"/>
        <w:left w:val="none" w:sz="0" w:space="0" w:color="auto"/>
        <w:bottom w:val="none" w:sz="0" w:space="0" w:color="auto"/>
        <w:right w:val="none" w:sz="0" w:space="0" w:color="auto"/>
      </w:divBdr>
    </w:div>
    <w:div w:id="1981306458">
      <w:bodyDiv w:val="1"/>
      <w:marLeft w:val="0"/>
      <w:marRight w:val="0"/>
      <w:marTop w:val="0"/>
      <w:marBottom w:val="0"/>
      <w:divBdr>
        <w:top w:val="none" w:sz="0" w:space="0" w:color="auto"/>
        <w:left w:val="none" w:sz="0" w:space="0" w:color="auto"/>
        <w:bottom w:val="none" w:sz="0" w:space="0" w:color="auto"/>
        <w:right w:val="none" w:sz="0" w:space="0" w:color="auto"/>
      </w:divBdr>
    </w:div>
    <w:div w:id="1981574235">
      <w:bodyDiv w:val="1"/>
      <w:marLeft w:val="0"/>
      <w:marRight w:val="0"/>
      <w:marTop w:val="0"/>
      <w:marBottom w:val="0"/>
      <w:divBdr>
        <w:top w:val="none" w:sz="0" w:space="0" w:color="auto"/>
        <w:left w:val="none" w:sz="0" w:space="0" w:color="auto"/>
        <w:bottom w:val="none" w:sz="0" w:space="0" w:color="auto"/>
        <w:right w:val="none" w:sz="0" w:space="0" w:color="auto"/>
      </w:divBdr>
    </w:div>
    <w:div w:id="1987708826">
      <w:bodyDiv w:val="1"/>
      <w:marLeft w:val="0"/>
      <w:marRight w:val="0"/>
      <w:marTop w:val="0"/>
      <w:marBottom w:val="0"/>
      <w:divBdr>
        <w:top w:val="none" w:sz="0" w:space="0" w:color="auto"/>
        <w:left w:val="none" w:sz="0" w:space="0" w:color="auto"/>
        <w:bottom w:val="none" w:sz="0" w:space="0" w:color="auto"/>
        <w:right w:val="none" w:sz="0" w:space="0" w:color="auto"/>
      </w:divBdr>
    </w:div>
    <w:div w:id="1991212029">
      <w:bodyDiv w:val="1"/>
      <w:marLeft w:val="0"/>
      <w:marRight w:val="0"/>
      <w:marTop w:val="0"/>
      <w:marBottom w:val="0"/>
      <w:divBdr>
        <w:top w:val="none" w:sz="0" w:space="0" w:color="auto"/>
        <w:left w:val="none" w:sz="0" w:space="0" w:color="auto"/>
        <w:bottom w:val="none" w:sz="0" w:space="0" w:color="auto"/>
        <w:right w:val="none" w:sz="0" w:space="0" w:color="auto"/>
      </w:divBdr>
    </w:div>
    <w:div w:id="1994871583">
      <w:bodyDiv w:val="1"/>
      <w:marLeft w:val="0"/>
      <w:marRight w:val="0"/>
      <w:marTop w:val="0"/>
      <w:marBottom w:val="0"/>
      <w:divBdr>
        <w:top w:val="none" w:sz="0" w:space="0" w:color="auto"/>
        <w:left w:val="none" w:sz="0" w:space="0" w:color="auto"/>
        <w:bottom w:val="none" w:sz="0" w:space="0" w:color="auto"/>
        <w:right w:val="none" w:sz="0" w:space="0" w:color="auto"/>
      </w:divBdr>
    </w:div>
    <w:div w:id="1997491902">
      <w:bodyDiv w:val="1"/>
      <w:marLeft w:val="0"/>
      <w:marRight w:val="0"/>
      <w:marTop w:val="0"/>
      <w:marBottom w:val="0"/>
      <w:divBdr>
        <w:top w:val="none" w:sz="0" w:space="0" w:color="auto"/>
        <w:left w:val="none" w:sz="0" w:space="0" w:color="auto"/>
        <w:bottom w:val="none" w:sz="0" w:space="0" w:color="auto"/>
        <w:right w:val="none" w:sz="0" w:space="0" w:color="auto"/>
      </w:divBdr>
    </w:div>
    <w:div w:id="1997608254">
      <w:bodyDiv w:val="1"/>
      <w:marLeft w:val="0"/>
      <w:marRight w:val="0"/>
      <w:marTop w:val="0"/>
      <w:marBottom w:val="0"/>
      <w:divBdr>
        <w:top w:val="none" w:sz="0" w:space="0" w:color="auto"/>
        <w:left w:val="none" w:sz="0" w:space="0" w:color="auto"/>
        <w:bottom w:val="none" w:sz="0" w:space="0" w:color="auto"/>
        <w:right w:val="none" w:sz="0" w:space="0" w:color="auto"/>
      </w:divBdr>
    </w:div>
    <w:div w:id="2001694142">
      <w:bodyDiv w:val="1"/>
      <w:marLeft w:val="0"/>
      <w:marRight w:val="0"/>
      <w:marTop w:val="0"/>
      <w:marBottom w:val="0"/>
      <w:divBdr>
        <w:top w:val="none" w:sz="0" w:space="0" w:color="auto"/>
        <w:left w:val="none" w:sz="0" w:space="0" w:color="auto"/>
        <w:bottom w:val="none" w:sz="0" w:space="0" w:color="auto"/>
        <w:right w:val="none" w:sz="0" w:space="0" w:color="auto"/>
      </w:divBdr>
    </w:div>
    <w:div w:id="2005670100">
      <w:bodyDiv w:val="1"/>
      <w:marLeft w:val="0"/>
      <w:marRight w:val="0"/>
      <w:marTop w:val="0"/>
      <w:marBottom w:val="0"/>
      <w:divBdr>
        <w:top w:val="none" w:sz="0" w:space="0" w:color="auto"/>
        <w:left w:val="none" w:sz="0" w:space="0" w:color="auto"/>
        <w:bottom w:val="none" w:sz="0" w:space="0" w:color="auto"/>
        <w:right w:val="none" w:sz="0" w:space="0" w:color="auto"/>
      </w:divBdr>
    </w:div>
    <w:div w:id="2007785186">
      <w:bodyDiv w:val="1"/>
      <w:marLeft w:val="0"/>
      <w:marRight w:val="0"/>
      <w:marTop w:val="0"/>
      <w:marBottom w:val="0"/>
      <w:divBdr>
        <w:top w:val="none" w:sz="0" w:space="0" w:color="auto"/>
        <w:left w:val="none" w:sz="0" w:space="0" w:color="auto"/>
        <w:bottom w:val="none" w:sz="0" w:space="0" w:color="auto"/>
        <w:right w:val="none" w:sz="0" w:space="0" w:color="auto"/>
      </w:divBdr>
    </w:div>
    <w:div w:id="2008897210">
      <w:bodyDiv w:val="1"/>
      <w:marLeft w:val="0"/>
      <w:marRight w:val="0"/>
      <w:marTop w:val="0"/>
      <w:marBottom w:val="0"/>
      <w:divBdr>
        <w:top w:val="none" w:sz="0" w:space="0" w:color="auto"/>
        <w:left w:val="none" w:sz="0" w:space="0" w:color="auto"/>
        <w:bottom w:val="none" w:sz="0" w:space="0" w:color="auto"/>
        <w:right w:val="none" w:sz="0" w:space="0" w:color="auto"/>
      </w:divBdr>
    </w:div>
    <w:div w:id="2009020822">
      <w:bodyDiv w:val="1"/>
      <w:marLeft w:val="0"/>
      <w:marRight w:val="0"/>
      <w:marTop w:val="0"/>
      <w:marBottom w:val="0"/>
      <w:divBdr>
        <w:top w:val="none" w:sz="0" w:space="0" w:color="auto"/>
        <w:left w:val="none" w:sz="0" w:space="0" w:color="auto"/>
        <w:bottom w:val="none" w:sz="0" w:space="0" w:color="auto"/>
        <w:right w:val="none" w:sz="0" w:space="0" w:color="auto"/>
      </w:divBdr>
    </w:div>
    <w:div w:id="2013490458">
      <w:bodyDiv w:val="1"/>
      <w:marLeft w:val="0"/>
      <w:marRight w:val="0"/>
      <w:marTop w:val="0"/>
      <w:marBottom w:val="0"/>
      <w:divBdr>
        <w:top w:val="none" w:sz="0" w:space="0" w:color="auto"/>
        <w:left w:val="none" w:sz="0" w:space="0" w:color="auto"/>
        <w:bottom w:val="none" w:sz="0" w:space="0" w:color="auto"/>
        <w:right w:val="none" w:sz="0" w:space="0" w:color="auto"/>
      </w:divBdr>
    </w:div>
    <w:div w:id="2015960453">
      <w:bodyDiv w:val="1"/>
      <w:marLeft w:val="0"/>
      <w:marRight w:val="0"/>
      <w:marTop w:val="0"/>
      <w:marBottom w:val="0"/>
      <w:divBdr>
        <w:top w:val="none" w:sz="0" w:space="0" w:color="auto"/>
        <w:left w:val="none" w:sz="0" w:space="0" w:color="auto"/>
        <w:bottom w:val="none" w:sz="0" w:space="0" w:color="auto"/>
        <w:right w:val="none" w:sz="0" w:space="0" w:color="auto"/>
      </w:divBdr>
    </w:div>
    <w:div w:id="2017028338">
      <w:bodyDiv w:val="1"/>
      <w:marLeft w:val="0"/>
      <w:marRight w:val="0"/>
      <w:marTop w:val="0"/>
      <w:marBottom w:val="0"/>
      <w:divBdr>
        <w:top w:val="none" w:sz="0" w:space="0" w:color="auto"/>
        <w:left w:val="none" w:sz="0" w:space="0" w:color="auto"/>
        <w:bottom w:val="none" w:sz="0" w:space="0" w:color="auto"/>
        <w:right w:val="none" w:sz="0" w:space="0" w:color="auto"/>
      </w:divBdr>
    </w:div>
    <w:div w:id="2017032331">
      <w:bodyDiv w:val="1"/>
      <w:marLeft w:val="0"/>
      <w:marRight w:val="0"/>
      <w:marTop w:val="0"/>
      <w:marBottom w:val="0"/>
      <w:divBdr>
        <w:top w:val="none" w:sz="0" w:space="0" w:color="auto"/>
        <w:left w:val="none" w:sz="0" w:space="0" w:color="auto"/>
        <w:bottom w:val="none" w:sz="0" w:space="0" w:color="auto"/>
        <w:right w:val="none" w:sz="0" w:space="0" w:color="auto"/>
      </w:divBdr>
    </w:div>
    <w:div w:id="2019772362">
      <w:bodyDiv w:val="1"/>
      <w:marLeft w:val="0"/>
      <w:marRight w:val="0"/>
      <w:marTop w:val="0"/>
      <w:marBottom w:val="0"/>
      <w:divBdr>
        <w:top w:val="none" w:sz="0" w:space="0" w:color="auto"/>
        <w:left w:val="none" w:sz="0" w:space="0" w:color="auto"/>
        <w:bottom w:val="none" w:sz="0" w:space="0" w:color="auto"/>
        <w:right w:val="none" w:sz="0" w:space="0" w:color="auto"/>
      </w:divBdr>
    </w:div>
    <w:div w:id="2021932890">
      <w:bodyDiv w:val="1"/>
      <w:marLeft w:val="0"/>
      <w:marRight w:val="0"/>
      <w:marTop w:val="0"/>
      <w:marBottom w:val="0"/>
      <w:divBdr>
        <w:top w:val="none" w:sz="0" w:space="0" w:color="auto"/>
        <w:left w:val="none" w:sz="0" w:space="0" w:color="auto"/>
        <w:bottom w:val="none" w:sz="0" w:space="0" w:color="auto"/>
        <w:right w:val="none" w:sz="0" w:space="0" w:color="auto"/>
      </w:divBdr>
    </w:div>
    <w:div w:id="2022319453">
      <w:bodyDiv w:val="1"/>
      <w:marLeft w:val="0"/>
      <w:marRight w:val="0"/>
      <w:marTop w:val="0"/>
      <w:marBottom w:val="0"/>
      <w:divBdr>
        <w:top w:val="none" w:sz="0" w:space="0" w:color="auto"/>
        <w:left w:val="none" w:sz="0" w:space="0" w:color="auto"/>
        <w:bottom w:val="none" w:sz="0" w:space="0" w:color="auto"/>
        <w:right w:val="none" w:sz="0" w:space="0" w:color="auto"/>
      </w:divBdr>
    </w:div>
    <w:div w:id="2023973071">
      <w:bodyDiv w:val="1"/>
      <w:marLeft w:val="0"/>
      <w:marRight w:val="0"/>
      <w:marTop w:val="0"/>
      <w:marBottom w:val="0"/>
      <w:divBdr>
        <w:top w:val="none" w:sz="0" w:space="0" w:color="auto"/>
        <w:left w:val="none" w:sz="0" w:space="0" w:color="auto"/>
        <w:bottom w:val="none" w:sz="0" w:space="0" w:color="auto"/>
        <w:right w:val="none" w:sz="0" w:space="0" w:color="auto"/>
      </w:divBdr>
    </w:div>
    <w:div w:id="2024358821">
      <w:bodyDiv w:val="1"/>
      <w:marLeft w:val="0"/>
      <w:marRight w:val="0"/>
      <w:marTop w:val="0"/>
      <w:marBottom w:val="0"/>
      <w:divBdr>
        <w:top w:val="none" w:sz="0" w:space="0" w:color="auto"/>
        <w:left w:val="none" w:sz="0" w:space="0" w:color="auto"/>
        <w:bottom w:val="none" w:sz="0" w:space="0" w:color="auto"/>
        <w:right w:val="none" w:sz="0" w:space="0" w:color="auto"/>
      </w:divBdr>
    </w:div>
    <w:div w:id="2024430880">
      <w:bodyDiv w:val="1"/>
      <w:marLeft w:val="0"/>
      <w:marRight w:val="0"/>
      <w:marTop w:val="0"/>
      <w:marBottom w:val="0"/>
      <w:divBdr>
        <w:top w:val="none" w:sz="0" w:space="0" w:color="auto"/>
        <w:left w:val="none" w:sz="0" w:space="0" w:color="auto"/>
        <w:bottom w:val="none" w:sz="0" w:space="0" w:color="auto"/>
        <w:right w:val="none" w:sz="0" w:space="0" w:color="auto"/>
      </w:divBdr>
    </w:div>
    <w:div w:id="2024475037">
      <w:bodyDiv w:val="1"/>
      <w:marLeft w:val="0"/>
      <w:marRight w:val="0"/>
      <w:marTop w:val="0"/>
      <w:marBottom w:val="0"/>
      <w:divBdr>
        <w:top w:val="none" w:sz="0" w:space="0" w:color="auto"/>
        <w:left w:val="none" w:sz="0" w:space="0" w:color="auto"/>
        <w:bottom w:val="none" w:sz="0" w:space="0" w:color="auto"/>
        <w:right w:val="none" w:sz="0" w:space="0" w:color="auto"/>
      </w:divBdr>
    </w:div>
    <w:div w:id="2025087050">
      <w:bodyDiv w:val="1"/>
      <w:marLeft w:val="0"/>
      <w:marRight w:val="0"/>
      <w:marTop w:val="0"/>
      <w:marBottom w:val="0"/>
      <w:divBdr>
        <w:top w:val="none" w:sz="0" w:space="0" w:color="auto"/>
        <w:left w:val="none" w:sz="0" w:space="0" w:color="auto"/>
        <w:bottom w:val="none" w:sz="0" w:space="0" w:color="auto"/>
        <w:right w:val="none" w:sz="0" w:space="0" w:color="auto"/>
      </w:divBdr>
    </w:div>
    <w:div w:id="2029524394">
      <w:bodyDiv w:val="1"/>
      <w:marLeft w:val="0"/>
      <w:marRight w:val="0"/>
      <w:marTop w:val="0"/>
      <w:marBottom w:val="0"/>
      <w:divBdr>
        <w:top w:val="none" w:sz="0" w:space="0" w:color="auto"/>
        <w:left w:val="none" w:sz="0" w:space="0" w:color="auto"/>
        <w:bottom w:val="none" w:sz="0" w:space="0" w:color="auto"/>
        <w:right w:val="none" w:sz="0" w:space="0" w:color="auto"/>
      </w:divBdr>
    </w:div>
    <w:div w:id="2030251717">
      <w:bodyDiv w:val="1"/>
      <w:marLeft w:val="0"/>
      <w:marRight w:val="0"/>
      <w:marTop w:val="0"/>
      <w:marBottom w:val="0"/>
      <w:divBdr>
        <w:top w:val="none" w:sz="0" w:space="0" w:color="auto"/>
        <w:left w:val="none" w:sz="0" w:space="0" w:color="auto"/>
        <w:bottom w:val="none" w:sz="0" w:space="0" w:color="auto"/>
        <w:right w:val="none" w:sz="0" w:space="0" w:color="auto"/>
      </w:divBdr>
    </w:div>
    <w:div w:id="2033066598">
      <w:bodyDiv w:val="1"/>
      <w:marLeft w:val="0"/>
      <w:marRight w:val="0"/>
      <w:marTop w:val="0"/>
      <w:marBottom w:val="0"/>
      <w:divBdr>
        <w:top w:val="none" w:sz="0" w:space="0" w:color="auto"/>
        <w:left w:val="none" w:sz="0" w:space="0" w:color="auto"/>
        <w:bottom w:val="none" w:sz="0" w:space="0" w:color="auto"/>
        <w:right w:val="none" w:sz="0" w:space="0" w:color="auto"/>
      </w:divBdr>
    </w:div>
    <w:div w:id="2033651203">
      <w:bodyDiv w:val="1"/>
      <w:marLeft w:val="0"/>
      <w:marRight w:val="0"/>
      <w:marTop w:val="0"/>
      <w:marBottom w:val="0"/>
      <w:divBdr>
        <w:top w:val="none" w:sz="0" w:space="0" w:color="auto"/>
        <w:left w:val="none" w:sz="0" w:space="0" w:color="auto"/>
        <w:bottom w:val="none" w:sz="0" w:space="0" w:color="auto"/>
        <w:right w:val="none" w:sz="0" w:space="0" w:color="auto"/>
      </w:divBdr>
    </w:div>
    <w:div w:id="2037802162">
      <w:bodyDiv w:val="1"/>
      <w:marLeft w:val="0"/>
      <w:marRight w:val="0"/>
      <w:marTop w:val="0"/>
      <w:marBottom w:val="0"/>
      <w:divBdr>
        <w:top w:val="none" w:sz="0" w:space="0" w:color="auto"/>
        <w:left w:val="none" w:sz="0" w:space="0" w:color="auto"/>
        <w:bottom w:val="none" w:sz="0" w:space="0" w:color="auto"/>
        <w:right w:val="none" w:sz="0" w:space="0" w:color="auto"/>
      </w:divBdr>
    </w:div>
    <w:div w:id="2040466705">
      <w:bodyDiv w:val="1"/>
      <w:marLeft w:val="0"/>
      <w:marRight w:val="0"/>
      <w:marTop w:val="0"/>
      <w:marBottom w:val="0"/>
      <w:divBdr>
        <w:top w:val="none" w:sz="0" w:space="0" w:color="auto"/>
        <w:left w:val="none" w:sz="0" w:space="0" w:color="auto"/>
        <w:bottom w:val="none" w:sz="0" w:space="0" w:color="auto"/>
        <w:right w:val="none" w:sz="0" w:space="0" w:color="auto"/>
      </w:divBdr>
    </w:div>
    <w:div w:id="2042629532">
      <w:bodyDiv w:val="1"/>
      <w:marLeft w:val="0"/>
      <w:marRight w:val="0"/>
      <w:marTop w:val="0"/>
      <w:marBottom w:val="0"/>
      <w:divBdr>
        <w:top w:val="none" w:sz="0" w:space="0" w:color="auto"/>
        <w:left w:val="none" w:sz="0" w:space="0" w:color="auto"/>
        <w:bottom w:val="none" w:sz="0" w:space="0" w:color="auto"/>
        <w:right w:val="none" w:sz="0" w:space="0" w:color="auto"/>
      </w:divBdr>
    </w:div>
    <w:div w:id="2045982770">
      <w:bodyDiv w:val="1"/>
      <w:marLeft w:val="0"/>
      <w:marRight w:val="0"/>
      <w:marTop w:val="0"/>
      <w:marBottom w:val="0"/>
      <w:divBdr>
        <w:top w:val="none" w:sz="0" w:space="0" w:color="auto"/>
        <w:left w:val="none" w:sz="0" w:space="0" w:color="auto"/>
        <w:bottom w:val="none" w:sz="0" w:space="0" w:color="auto"/>
        <w:right w:val="none" w:sz="0" w:space="0" w:color="auto"/>
      </w:divBdr>
    </w:div>
    <w:div w:id="2047755987">
      <w:bodyDiv w:val="1"/>
      <w:marLeft w:val="0"/>
      <w:marRight w:val="0"/>
      <w:marTop w:val="0"/>
      <w:marBottom w:val="0"/>
      <w:divBdr>
        <w:top w:val="none" w:sz="0" w:space="0" w:color="auto"/>
        <w:left w:val="none" w:sz="0" w:space="0" w:color="auto"/>
        <w:bottom w:val="none" w:sz="0" w:space="0" w:color="auto"/>
        <w:right w:val="none" w:sz="0" w:space="0" w:color="auto"/>
      </w:divBdr>
    </w:div>
    <w:div w:id="2047871338">
      <w:bodyDiv w:val="1"/>
      <w:marLeft w:val="0"/>
      <w:marRight w:val="0"/>
      <w:marTop w:val="0"/>
      <w:marBottom w:val="0"/>
      <w:divBdr>
        <w:top w:val="none" w:sz="0" w:space="0" w:color="auto"/>
        <w:left w:val="none" w:sz="0" w:space="0" w:color="auto"/>
        <w:bottom w:val="none" w:sz="0" w:space="0" w:color="auto"/>
        <w:right w:val="none" w:sz="0" w:space="0" w:color="auto"/>
      </w:divBdr>
    </w:div>
    <w:div w:id="2051343942">
      <w:bodyDiv w:val="1"/>
      <w:marLeft w:val="0"/>
      <w:marRight w:val="0"/>
      <w:marTop w:val="0"/>
      <w:marBottom w:val="0"/>
      <w:divBdr>
        <w:top w:val="none" w:sz="0" w:space="0" w:color="auto"/>
        <w:left w:val="none" w:sz="0" w:space="0" w:color="auto"/>
        <w:bottom w:val="none" w:sz="0" w:space="0" w:color="auto"/>
        <w:right w:val="none" w:sz="0" w:space="0" w:color="auto"/>
      </w:divBdr>
    </w:div>
    <w:div w:id="2053654099">
      <w:bodyDiv w:val="1"/>
      <w:marLeft w:val="0"/>
      <w:marRight w:val="0"/>
      <w:marTop w:val="0"/>
      <w:marBottom w:val="0"/>
      <w:divBdr>
        <w:top w:val="none" w:sz="0" w:space="0" w:color="auto"/>
        <w:left w:val="none" w:sz="0" w:space="0" w:color="auto"/>
        <w:bottom w:val="none" w:sz="0" w:space="0" w:color="auto"/>
        <w:right w:val="none" w:sz="0" w:space="0" w:color="auto"/>
      </w:divBdr>
    </w:div>
    <w:div w:id="2059740719">
      <w:bodyDiv w:val="1"/>
      <w:marLeft w:val="0"/>
      <w:marRight w:val="0"/>
      <w:marTop w:val="0"/>
      <w:marBottom w:val="0"/>
      <w:divBdr>
        <w:top w:val="none" w:sz="0" w:space="0" w:color="auto"/>
        <w:left w:val="none" w:sz="0" w:space="0" w:color="auto"/>
        <w:bottom w:val="none" w:sz="0" w:space="0" w:color="auto"/>
        <w:right w:val="none" w:sz="0" w:space="0" w:color="auto"/>
      </w:divBdr>
    </w:div>
    <w:div w:id="2067726540">
      <w:bodyDiv w:val="1"/>
      <w:marLeft w:val="0"/>
      <w:marRight w:val="0"/>
      <w:marTop w:val="0"/>
      <w:marBottom w:val="0"/>
      <w:divBdr>
        <w:top w:val="none" w:sz="0" w:space="0" w:color="auto"/>
        <w:left w:val="none" w:sz="0" w:space="0" w:color="auto"/>
        <w:bottom w:val="none" w:sz="0" w:space="0" w:color="auto"/>
        <w:right w:val="none" w:sz="0" w:space="0" w:color="auto"/>
      </w:divBdr>
    </w:div>
    <w:div w:id="2071152149">
      <w:bodyDiv w:val="1"/>
      <w:marLeft w:val="0"/>
      <w:marRight w:val="0"/>
      <w:marTop w:val="0"/>
      <w:marBottom w:val="0"/>
      <w:divBdr>
        <w:top w:val="none" w:sz="0" w:space="0" w:color="auto"/>
        <w:left w:val="none" w:sz="0" w:space="0" w:color="auto"/>
        <w:bottom w:val="none" w:sz="0" w:space="0" w:color="auto"/>
        <w:right w:val="none" w:sz="0" w:space="0" w:color="auto"/>
      </w:divBdr>
    </w:div>
    <w:div w:id="2072267486">
      <w:bodyDiv w:val="1"/>
      <w:marLeft w:val="0"/>
      <w:marRight w:val="0"/>
      <w:marTop w:val="0"/>
      <w:marBottom w:val="0"/>
      <w:divBdr>
        <w:top w:val="none" w:sz="0" w:space="0" w:color="auto"/>
        <w:left w:val="none" w:sz="0" w:space="0" w:color="auto"/>
        <w:bottom w:val="none" w:sz="0" w:space="0" w:color="auto"/>
        <w:right w:val="none" w:sz="0" w:space="0" w:color="auto"/>
      </w:divBdr>
    </w:div>
    <w:div w:id="2073042446">
      <w:bodyDiv w:val="1"/>
      <w:marLeft w:val="0"/>
      <w:marRight w:val="0"/>
      <w:marTop w:val="0"/>
      <w:marBottom w:val="0"/>
      <w:divBdr>
        <w:top w:val="none" w:sz="0" w:space="0" w:color="auto"/>
        <w:left w:val="none" w:sz="0" w:space="0" w:color="auto"/>
        <w:bottom w:val="none" w:sz="0" w:space="0" w:color="auto"/>
        <w:right w:val="none" w:sz="0" w:space="0" w:color="auto"/>
      </w:divBdr>
    </w:div>
    <w:div w:id="2075010774">
      <w:bodyDiv w:val="1"/>
      <w:marLeft w:val="0"/>
      <w:marRight w:val="0"/>
      <w:marTop w:val="0"/>
      <w:marBottom w:val="0"/>
      <w:divBdr>
        <w:top w:val="none" w:sz="0" w:space="0" w:color="auto"/>
        <w:left w:val="none" w:sz="0" w:space="0" w:color="auto"/>
        <w:bottom w:val="none" w:sz="0" w:space="0" w:color="auto"/>
        <w:right w:val="none" w:sz="0" w:space="0" w:color="auto"/>
      </w:divBdr>
    </w:div>
    <w:div w:id="2075153291">
      <w:bodyDiv w:val="1"/>
      <w:marLeft w:val="0"/>
      <w:marRight w:val="0"/>
      <w:marTop w:val="0"/>
      <w:marBottom w:val="0"/>
      <w:divBdr>
        <w:top w:val="none" w:sz="0" w:space="0" w:color="auto"/>
        <w:left w:val="none" w:sz="0" w:space="0" w:color="auto"/>
        <w:bottom w:val="none" w:sz="0" w:space="0" w:color="auto"/>
        <w:right w:val="none" w:sz="0" w:space="0" w:color="auto"/>
      </w:divBdr>
    </w:div>
    <w:div w:id="2080247103">
      <w:bodyDiv w:val="1"/>
      <w:marLeft w:val="0"/>
      <w:marRight w:val="0"/>
      <w:marTop w:val="0"/>
      <w:marBottom w:val="0"/>
      <w:divBdr>
        <w:top w:val="none" w:sz="0" w:space="0" w:color="auto"/>
        <w:left w:val="none" w:sz="0" w:space="0" w:color="auto"/>
        <w:bottom w:val="none" w:sz="0" w:space="0" w:color="auto"/>
        <w:right w:val="none" w:sz="0" w:space="0" w:color="auto"/>
      </w:divBdr>
    </w:div>
    <w:div w:id="2080711824">
      <w:bodyDiv w:val="1"/>
      <w:marLeft w:val="0"/>
      <w:marRight w:val="0"/>
      <w:marTop w:val="0"/>
      <w:marBottom w:val="0"/>
      <w:divBdr>
        <w:top w:val="none" w:sz="0" w:space="0" w:color="auto"/>
        <w:left w:val="none" w:sz="0" w:space="0" w:color="auto"/>
        <w:bottom w:val="none" w:sz="0" w:space="0" w:color="auto"/>
        <w:right w:val="none" w:sz="0" w:space="0" w:color="auto"/>
      </w:divBdr>
    </w:div>
    <w:div w:id="2082097087">
      <w:bodyDiv w:val="1"/>
      <w:marLeft w:val="0"/>
      <w:marRight w:val="0"/>
      <w:marTop w:val="0"/>
      <w:marBottom w:val="0"/>
      <w:divBdr>
        <w:top w:val="none" w:sz="0" w:space="0" w:color="auto"/>
        <w:left w:val="none" w:sz="0" w:space="0" w:color="auto"/>
        <w:bottom w:val="none" w:sz="0" w:space="0" w:color="auto"/>
        <w:right w:val="none" w:sz="0" w:space="0" w:color="auto"/>
      </w:divBdr>
    </w:div>
    <w:div w:id="2084528057">
      <w:bodyDiv w:val="1"/>
      <w:marLeft w:val="0"/>
      <w:marRight w:val="0"/>
      <w:marTop w:val="0"/>
      <w:marBottom w:val="0"/>
      <w:divBdr>
        <w:top w:val="none" w:sz="0" w:space="0" w:color="auto"/>
        <w:left w:val="none" w:sz="0" w:space="0" w:color="auto"/>
        <w:bottom w:val="none" w:sz="0" w:space="0" w:color="auto"/>
        <w:right w:val="none" w:sz="0" w:space="0" w:color="auto"/>
      </w:divBdr>
    </w:div>
    <w:div w:id="2085253676">
      <w:bodyDiv w:val="1"/>
      <w:marLeft w:val="0"/>
      <w:marRight w:val="0"/>
      <w:marTop w:val="0"/>
      <w:marBottom w:val="0"/>
      <w:divBdr>
        <w:top w:val="none" w:sz="0" w:space="0" w:color="auto"/>
        <w:left w:val="none" w:sz="0" w:space="0" w:color="auto"/>
        <w:bottom w:val="none" w:sz="0" w:space="0" w:color="auto"/>
        <w:right w:val="none" w:sz="0" w:space="0" w:color="auto"/>
      </w:divBdr>
    </w:div>
    <w:div w:id="2085955681">
      <w:bodyDiv w:val="1"/>
      <w:marLeft w:val="0"/>
      <w:marRight w:val="0"/>
      <w:marTop w:val="0"/>
      <w:marBottom w:val="0"/>
      <w:divBdr>
        <w:top w:val="none" w:sz="0" w:space="0" w:color="auto"/>
        <w:left w:val="none" w:sz="0" w:space="0" w:color="auto"/>
        <w:bottom w:val="none" w:sz="0" w:space="0" w:color="auto"/>
        <w:right w:val="none" w:sz="0" w:space="0" w:color="auto"/>
      </w:divBdr>
    </w:div>
    <w:div w:id="2086492909">
      <w:bodyDiv w:val="1"/>
      <w:marLeft w:val="0"/>
      <w:marRight w:val="0"/>
      <w:marTop w:val="0"/>
      <w:marBottom w:val="0"/>
      <w:divBdr>
        <w:top w:val="none" w:sz="0" w:space="0" w:color="auto"/>
        <w:left w:val="none" w:sz="0" w:space="0" w:color="auto"/>
        <w:bottom w:val="none" w:sz="0" w:space="0" w:color="auto"/>
        <w:right w:val="none" w:sz="0" w:space="0" w:color="auto"/>
      </w:divBdr>
    </w:div>
    <w:div w:id="2088071054">
      <w:bodyDiv w:val="1"/>
      <w:marLeft w:val="0"/>
      <w:marRight w:val="0"/>
      <w:marTop w:val="0"/>
      <w:marBottom w:val="0"/>
      <w:divBdr>
        <w:top w:val="none" w:sz="0" w:space="0" w:color="auto"/>
        <w:left w:val="none" w:sz="0" w:space="0" w:color="auto"/>
        <w:bottom w:val="none" w:sz="0" w:space="0" w:color="auto"/>
        <w:right w:val="none" w:sz="0" w:space="0" w:color="auto"/>
      </w:divBdr>
    </w:div>
    <w:div w:id="2092576588">
      <w:bodyDiv w:val="1"/>
      <w:marLeft w:val="0"/>
      <w:marRight w:val="0"/>
      <w:marTop w:val="0"/>
      <w:marBottom w:val="0"/>
      <w:divBdr>
        <w:top w:val="none" w:sz="0" w:space="0" w:color="auto"/>
        <w:left w:val="none" w:sz="0" w:space="0" w:color="auto"/>
        <w:bottom w:val="none" w:sz="0" w:space="0" w:color="auto"/>
        <w:right w:val="none" w:sz="0" w:space="0" w:color="auto"/>
      </w:divBdr>
    </w:div>
    <w:div w:id="2095783024">
      <w:bodyDiv w:val="1"/>
      <w:marLeft w:val="0"/>
      <w:marRight w:val="0"/>
      <w:marTop w:val="0"/>
      <w:marBottom w:val="0"/>
      <w:divBdr>
        <w:top w:val="none" w:sz="0" w:space="0" w:color="auto"/>
        <w:left w:val="none" w:sz="0" w:space="0" w:color="auto"/>
        <w:bottom w:val="none" w:sz="0" w:space="0" w:color="auto"/>
        <w:right w:val="none" w:sz="0" w:space="0" w:color="auto"/>
      </w:divBdr>
    </w:div>
    <w:div w:id="2099980647">
      <w:bodyDiv w:val="1"/>
      <w:marLeft w:val="0"/>
      <w:marRight w:val="0"/>
      <w:marTop w:val="0"/>
      <w:marBottom w:val="0"/>
      <w:divBdr>
        <w:top w:val="none" w:sz="0" w:space="0" w:color="auto"/>
        <w:left w:val="none" w:sz="0" w:space="0" w:color="auto"/>
        <w:bottom w:val="none" w:sz="0" w:space="0" w:color="auto"/>
        <w:right w:val="none" w:sz="0" w:space="0" w:color="auto"/>
      </w:divBdr>
    </w:div>
    <w:div w:id="2100563665">
      <w:bodyDiv w:val="1"/>
      <w:marLeft w:val="0"/>
      <w:marRight w:val="0"/>
      <w:marTop w:val="0"/>
      <w:marBottom w:val="0"/>
      <w:divBdr>
        <w:top w:val="none" w:sz="0" w:space="0" w:color="auto"/>
        <w:left w:val="none" w:sz="0" w:space="0" w:color="auto"/>
        <w:bottom w:val="none" w:sz="0" w:space="0" w:color="auto"/>
        <w:right w:val="none" w:sz="0" w:space="0" w:color="auto"/>
      </w:divBdr>
    </w:div>
    <w:div w:id="2103061609">
      <w:bodyDiv w:val="1"/>
      <w:marLeft w:val="0"/>
      <w:marRight w:val="0"/>
      <w:marTop w:val="0"/>
      <w:marBottom w:val="0"/>
      <w:divBdr>
        <w:top w:val="none" w:sz="0" w:space="0" w:color="auto"/>
        <w:left w:val="none" w:sz="0" w:space="0" w:color="auto"/>
        <w:bottom w:val="none" w:sz="0" w:space="0" w:color="auto"/>
        <w:right w:val="none" w:sz="0" w:space="0" w:color="auto"/>
      </w:divBdr>
    </w:div>
    <w:div w:id="2106918428">
      <w:bodyDiv w:val="1"/>
      <w:marLeft w:val="0"/>
      <w:marRight w:val="0"/>
      <w:marTop w:val="0"/>
      <w:marBottom w:val="0"/>
      <w:divBdr>
        <w:top w:val="none" w:sz="0" w:space="0" w:color="auto"/>
        <w:left w:val="none" w:sz="0" w:space="0" w:color="auto"/>
        <w:bottom w:val="none" w:sz="0" w:space="0" w:color="auto"/>
        <w:right w:val="none" w:sz="0" w:space="0" w:color="auto"/>
      </w:divBdr>
    </w:div>
    <w:div w:id="2106998134">
      <w:bodyDiv w:val="1"/>
      <w:marLeft w:val="0"/>
      <w:marRight w:val="0"/>
      <w:marTop w:val="0"/>
      <w:marBottom w:val="0"/>
      <w:divBdr>
        <w:top w:val="none" w:sz="0" w:space="0" w:color="auto"/>
        <w:left w:val="none" w:sz="0" w:space="0" w:color="auto"/>
        <w:bottom w:val="none" w:sz="0" w:space="0" w:color="auto"/>
        <w:right w:val="none" w:sz="0" w:space="0" w:color="auto"/>
      </w:divBdr>
    </w:div>
    <w:div w:id="2107729858">
      <w:bodyDiv w:val="1"/>
      <w:marLeft w:val="0"/>
      <w:marRight w:val="0"/>
      <w:marTop w:val="0"/>
      <w:marBottom w:val="0"/>
      <w:divBdr>
        <w:top w:val="none" w:sz="0" w:space="0" w:color="auto"/>
        <w:left w:val="none" w:sz="0" w:space="0" w:color="auto"/>
        <w:bottom w:val="none" w:sz="0" w:space="0" w:color="auto"/>
        <w:right w:val="none" w:sz="0" w:space="0" w:color="auto"/>
      </w:divBdr>
    </w:div>
    <w:div w:id="2109961226">
      <w:bodyDiv w:val="1"/>
      <w:marLeft w:val="0"/>
      <w:marRight w:val="0"/>
      <w:marTop w:val="0"/>
      <w:marBottom w:val="0"/>
      <w:divBdr>
        <w:top w:val="none" w:sz="0" w:space="0" w:color="auto"/>
        <w:left w:val="none" w:sz="0" w:space="0" w:color="auto"/>
        <w:bottom w:val="none" w:sz="0" w:space="0" w:color="auto"/>
        <w:right w:val="none" w:sz="0" w:space="0" w:color="auto"/>
      </w:divBdr>
    </w:div>
    <w:div w:id="2110083235">
      <w:bodyDiv w:val="1"/>
      <w:marLeft w:val="0"/>
      <w:marRight w:val="0"/>
      <w:marTop w:val="0"/>
      <w:marBottom w:val="0"/>
      <w:divBdr>
        <w:top w:val="none" w:sz="0" w:space="0" w:color="auto"/>
        <w:left w:val="none" w:sz="0" w:space="0" w:color="auto"/>
        <w:bottom w:val="none" w:sz="0" w:space="0" w:color="auto"/>
        <w:right w:val="none" w:sz="0" w:space="0" w:color="auto"/>
      </w:divBdr>
    </w:div>
    <w:div w:id="2110422514">
      <w:bodyDiv w:val="1"/>
      <w:marLeft w:val="0"/>
      <w:marRight w:val="0"/>
      <w:marTop w:val="0"/>
      <w:marBottom w:val="0"/>
      <w:divBdr>
        <w:top w:val="none" w:sz="0" w:space="0" w:color="auto"/>
        <w:left w:val="none" w:sz="0" w:space="0" w:color="auto"/>
        <w:bottom w:val="none" w:sz="0" w:space="0" w:color="auto"/>
        <w:right w:val="none" w:sz="0" w:space="0" w:color="auto"/>
      </w:divBdr>
    </w:div>
    <w:div w:id="2111274685">
      <w:bodyDiv w:val="1"/>
      <w:marLeft w:val="0"/>
      <w:marRight w:val="0"/>
      <w:marTop w:val="0"/>
      <w:marBottom w:val="0"/>
      <w:divBdr>
        <w:top w:val="none" w:sz="0" w:space="0" w:color="auto"/>
        <w:left w:val="none" w:sz="0" w:space="0" w:color="auto"/>
        <w:bottom w:val="none" w:sz="0" w:space="0" w:color="auto"/>
        <w:right w:val="none" w:sz="0" w:space="0" w:color="auto"/>
      </w:divBdr>
    </w:div>
    <w:div w:id="2111312336">
      <w:bodyDiv w:val="1"/>
      <w:marLeft w:val="0"/>
      <w:marRight w:val="0"/>
      <w:marTop w:val="0"/>
      <w:marBottom w:val="0"/>
      <w:divBdr>
        <w:top w:val="none" w:sz="0" w:space="0" w:color="auto"/>
        <w:left w:val="none" w:sz="0" w:space="0" w:color="auto"/>
        <w:bottom w:val="none" w:sz="0" w:space="0" w:color="auto"/>
        <w:right w:val="none" w:sz="0" w:space="0" w:color="auto"/>
      </w:divBdr>
    </w:div>
    <w:div w:id="2113670578">
      <w:bodyDiv w:val="1"/>
      <w:marLeft w:val="0"/>
      <w:marRight w:val="0"/>
      <w:marTop w:val="0"/>
      <w:marBottom w:val="0"/>
      <w:divBdr>
        <w:top w:val="none" w:sz="0" w:space="0" w:color="auto"/>
        <w:left w:val="none" w:sz="0" w:space="0" w:color="auto"/>
        <w:bottom w:val="none" w:sz="0" w:space="0" w:color="auto"/>
        <w:right w:val="none" w:sz="0" w:space="0" w:color="auto"/>
      </w:divBdr>
    </w:div>
    <w:div w:id="2114352725">
      <w:bodyDiv w:val="1"/>
      <w:marLeft w:val="0"/>
      <w:marRight w:val="0"/>
      <w:marTop w:val="0"/>
      <w:marBottom w:val="0"/>
      <w:divBdr>
        <w:top w:val="none" w:sz="0" w:space="0" w:color="auto"/>
        <w:left w:val="none" w:sz="0" w:space="0" w:color="auto"/>
        <w:bottom w:val="none" w:sz="0" w:space="0" w:color="auto"/>
        <w:right w:val="none" w:sz="0" w:space="0" w:color="auto"/>
      </w:divBdr>
    </w:div>
    <w:div w:id="2115854430">
      <w:bodyDiv w:val="1"/>
      <w:marLeft w:val="0"/>
      <w:marRight w:val="0"/>
      <w:marTop w:val="0"/>
      <w:marBottom w:val="0"/>
      <w:divBdr>
        <w:top w:val="none" w:sz="0" w:space="0" w:color="auto"/>
        <w:left w:val="none" w:sz="0" w:space="0" w:color="auto"/>
        <w:bottom w:val="none" w:sz="0" w:space="0" w:color="auto"/>
        <w:right w:val="none" w:sz="0" w:space="0" w:color="auto"/>
      </w:divBdr>
    </w:div>
    <w:div w:id="2117826208">
      <w:bodyDiv w:val="1"/>
      <w:marLeft w:val="0"/>
      <w:marRight w:val="0"/>
      <w:marTop w:val="0"/>
      <w:marBottom w:val="0"/>
      <w:divBdr>
        <w:top w:val="none" w:sz="0" w:space="0" w:color="auto"/>
        <w:left w:val="none" w:sz="0" w:space="0" w:color="auto"/>
        <w:bottom w:val="none" w:sz="0" w:space="0" w:color="auto"/>
        <w:right w:val="none" w:sz="0" w:space="0" w:color="auto"/>
      </w:divBdr>
    </w:div>
    <w:div w:id="2119330120">
      <w:bodyDiv w:val="1"/>
      <w:marLeft w:val="0"/>
      <w:marRight w:val="0"/>
      <w:marTop w:val="0"/>
      <w:marBottom w:val="0"/>
      <w:divBdr>
        <w:top w:val="none" w:sz="0" w:space="0" w:color="auto"/>
        <w:left w:val="none" w:sz="0" w:space="0" w:color="auto"/>
        <w:bottom w:val="none" w:sz="0" w:space="0" w:color="auto"/>
        <w:right w:val="none" w:sz="0" w:space="0" w:color="auto"/>
      </w:divBdr>
    </w:div>
    <w:div w:id="2119712095">
      <w:bodyDiv w:val="1"/>
      <w:marLeft w:val="0"/>
      <w:marRight w:val="0"/>
      <w:marTop w:val="0"/>
      <w:marBottom w:val="0"/>
      <w:divBdr>
        <w:top w:val="none" w:sz="0" w:space="0" w:color="auto"/>
        <w:left w:val="none" w:sz="0" w:space="0" w:color="auto"/>
        <w:bottom w:val="none" w:sz="0" w:space="0" w:color="auto"/>
        <w:right w:val="none" w:sz="0" w:space="0" w:color="auto"/>
      </w:divBdr>
    </w:div>
    <w:div w:id="2120830515">
      <w:bodyDiv w:val="1"/>
      <w:marLeft w:val="0"/>
      <w:marRight w:val="0"/>
      <w:marTop w:val="0"/>
      <w:marBottom w:val="0"/>
      <w:divBdr>
        <w:top w:val="none" w:sz="0" w:space="0" w:color="auto"/>
        <w:left w:val="none" w:sz="0" w:space="0" w:color="auto"/>
        <w:bottom w:val="none" w:sz="0" w:space="0" w:color="auto"/>
        <w:right w:val="none" w:sz="0" w:space="0" w:color="auto"/>
      </w:divBdr>
    </w:div>
    <w:div w:id="2123576492">
      <w:bodyDiv w:val="1"/>
      <w:marLeft w:val="0"/>
      <w:marRight w:val="0"/>
      <w:marTop w:val="0"/>
      <w:marBottom w:val="0"/>
      <w:divBdr>
        <w:top w:val="none" w:sz="0" w:space="0" w:color="auto"/>
        <w:left w:val="none" w:sz="0" w:space="0" w:color="auto"/>
        <w:bottom w:val="none" w:sz="0" w:space="0" w:color="auto"/>
        <w:right w:val="none" w:sz="0" w:space="0" w:color="auto"/>
      </w:divBdr>
    </w:div>
    <w:div w:id="2129008795">
      <w:bodyDiv w:val="1"/>
      <w:marLeft w:val="0"/>
      <w:marRight w:val="0"/>
      <w:marTop w:val="0"/>
      <w:marBottom w:val="0"/>
      <w:divBdr>
        <w:top w:val="none" w:sz="0" w:space="0" w:color="auto"/>
        <w:left w:val="none" w:sz="0" w:space="0" w:color="auto"/>
        <w:bottom w:val="none" w:sz="0" w:space="0" w:color="auto"/>
        <w:right w:val="none" w:sz="0" w:space="0" w:color="auto"/>
      </w:divBdr>
    </w:div>
    <w:div w:id="2130202788">
      <w:bodyDiv w:val="1"/>
      <w:marLeft w:val="0"/>
      <w:marRight w:val="0"/>
      <w:marTop w:val="0"/>
      <w:marBottom w:val="0"/>
      <w:divBdr>
        <w:top w:val="none" w:sz="0" w:space="0" w:color="auto"/>
        <w:left w:val="none" w:sz="0" w:space="0" w:color="auto"/>
        <w:bottom w:val="none" w:sz="0" w:space="0" w:color="auto"/>
        <w:right w:val="none" w:sz="0" w:space="0" w:color="auto"/>
      </w:divBdr>
    </w:div>
    <w:div w:id="2130270387">
      <w:bodyDiv w:val="1"/>
      <w:marLeft w:val="0"/>
      <w:marRight w:val="0"/>
      <w:marTop w:val="0"/>
      <w:marBottom w:val="0"/>
      <w:divBdr>
        <w:top w:val="none" w:sz="0" w:space="0" w:color="auto"/>
        <w:left w:val="none" w:sz="0" w:space="0" w:color="auto"/>
        <w:bottom w:val="none" w:sz="0" w:space="0" w:color="auto"/>
        <w:right w:val="none" w:sz="0" w:space="0" w:color="auto"/>
      </w:divBdr>
    </w:div>
    <w:div w:id="2133404923">
      <w:bodyDiv w:val="1"/>
      <w:marLeft w:val="0"/>
      <w:marRight w:val="0"/>
      <w:marTop w:val="0"/>
      <w:marBottom w:val="0"/>
      <w:divBdr>
        <w:top w:val="none" w:sz="0" w:space="0" w:color="auto"/>
        <w:left w:val="none" w:sz="0" w:space="0" w:color="auto"/>
        <w:bottom w:val="none" w:sz="0" w:space="0" w:color="auto"/>
        <w:right w:val="none" w:sz="0" w:space="0" w:color="auto"/>
      </w:divBdr>
    </w:div>
    <w:div w:id="2133791810">
      <w:bodyDiv w:val="1"/>
      <w:marLeft w:val="0"/>
      <w:marRight w:val="0"/>
      <w:marTop w:val="0"/>
      <w:marBottom w:val="0"/>
      <w:divBdr>
        <w:top w:val="none" w:sz="0" w:space="0" w:color="auto"/>
        <w:left w:val="none" w:sz="0" w:space="0" w:color="auto"/>
        <w:bottom w:val="none" w:sz="0" w:space="0" w:color="auto"/>
        <w:right w:val="none" w:sz="0" w:space="0" w:color="auto"/>
      </w:divBdr>
    </w:div>
    <w:div w:id="2134325952">
      <w:bodyDiv w:val="1"/>
      <w:marLeft w:val="0"/>
      <w:marRight w:val="0"/>
      <w:marTop w:val="0"/>
      <w:marBottom w:val="0"/>
      <w:divBdr>
        <w:top w:val="none" w:sz="0" w:space="0" w:color="auto"/>
        <w:left w:val="none" w:sz="0" w:space="0" w:color="auto"/>
        <w:bottom w:val="none" w:sz="0" w:space="0" w:color="auto"/>
        <w:right w:val="none" w:sz="0" w:space="0" w:color="auto"/>
      </w:divBdr>
    </w:div>
    <w:div w:id="2135977775">
      <w:bodyDiv w:val="1"/>
      <w:marLeft w:val="0"/>
      <w:marRight w:val="0"/>
      <w:marTop w:val="0"/>
      <w:marBottom w:val="0"/>
      <w:divBdr>
        <w:top w:val="none" w:sz="0" w:space="0" w:color="auto"/>
        <w:left w:val="none" w:sz="0" w:space="0" w:color="auto"/>
        <w:bottom w:val="none" w:sz="0" w:space="0" w:color="auto"/>
        <w:right w:val="none" w:sz="0" w:space="0" w:color="auto"/>
      </w:divBdr>
    </w:div>
    <w:div w:id="2140803262">
      <w:bodyDiv w:val="1"/>
      <w:marLeft w:val="0"/>
      <w:marRight w:val="0"/>
      <w:marTop w:val="0"/>
      <w:marBottom w:val="0"/>
      <w:divBdr>
        <w:top w:val="none" w:sz="0" w:space="0" w:color="auto"/>
        <w:left w:val="none" w:sz="0" w:space="0" w:color="auto"/>
        <w:bottom w:val="none" w:sz="0" w:space="0" w:color="auto"/>
        <w:right w:val="none" w:sz="0" w:space="0" w:color="auto"/>
      </w:divBdr>
    </w:div>
    <w:div w:id="2140875026">
      <w:bodyDiv w:val="1"/>
      <w:marLeft w:val="0"/>
      <w:marRight w:val="0"/>
      <w:marTop w:val="0"/>
      <w:marBottom w:val="0"/>
      <w:divBdr>
        <w:top w:val="none" w:sz="0" w:space="0" w:color="auto"/>
        <w:left w:val="none" w:sz="0" w:space="0" w:color="auto"/>
        <w:bottom w:val="none" w:sz="0" w:space="0" w:color="auto"/>
        <w:right w:val="none" w:sz="0" w:space="0" w:color="auto"/>
      </w:divBdr>
    </w:div>
    <w:div w:id="2141263472">
      <w:bodyDiv w:val="1"/>
      <w:marLeft w:val="0"/>
      <w:marRight w:val="0"/>
      <w:marTop w:val="0"/>
      <w:marBottom w:val="0"/>
      <w:divBdr>
        <w:top w:val="none" w:sz="0" w:space="0" w:color="auto"/>
        <w:left w:val="none" w:sz="0" w:space="0" w:color="auto"/>
        <w:bottom w:val="none" w:sz="0" w:space="0" w:color="auto"/>
        <w:right w:val="none" w:sz="0" w:space="0" w:color="auto"/>
      </w:divBdr>
    </w:div>
    <w:div w:id="2144031933">
      <w:bodyDiv w:val="1"/>
      <w:marLeft w:val="0"/>
      <w:marRight w:val="0"/>
      <w:marTop w:val="0"/>
      <w:marBottom w:val="0"/>
      <w:divBdr>
        <w:top w:val="none" w:sz="0" w:space="0" w:color="auto"/>
        <w:left w:val="none" w:sz="0" w:space="0" w:color="auto"/>
        <w:bottom w:val="none" w:sz="0" w:space="0" w:color="auto"/>
        <w:right w:val="none" w:sz="0" w:space="0" w:color="auto"/>
      </w:divBdr>
    </w:div>
    <w:div w:id="2144230008">
      <w:bodyDiv w:val="1"/>
      <w:marLeft w:val="0"/>
      <w:marRight w:val="0"/>
      <w:marTop w:val="0"/>
      <w:marBottom w:val="0"/>
      <w:divBdr>
        <w:top w:val="none" w:sz="0" w:space="0" w:color="auto"/>
        <w:left w:val="none" w:sz="0" w:space="0" w:color="auto"/>
        <w:bottom w:val="none" w:sz="0" w:space="0" w:color="auto"/>
        <w:right w:val="none" w:sz="0" w:space="0" w:color="auto"/>
      </w:divBdr>
    </w:div>
    <w:div w:id="2146894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Goo06</b:Tag>
    <b:SourceType>JournalArticle</b:SourceType>
    <b:Guid>{F5C71CC7-A4FE-4157-B766-5197B548E9CD}</b:Guid>
    <b:Title>25 years of time series forecasting</b:Title>
    <b:Year>2006</b:Year>
    <b:JournalName>International Journal of Forecasting</b:JournalName>
    <b:Pages>443-473</b:Pages>
    <b:Volume>22</b:Volume>
    <b:Issue>3</b:Issue>
    <b:Author>
      <b:Author>
        <b:NameList>
          <b:Person>
            <b:Last>Gooijer</b:Last>
            <b:Middle>G. De</b:Middle>
            <b:First>Jan</b:First>
          </b:Person>
          <b:Person>
            <b:Last>Hyndman</b:Last>
            <b:Middle>J.</b:Middle>
            <b:First>R.</b:First>
          </b:Person>
        </b:NameList>
      </b:Author>
    </b:Author>
    <b:RefOrder>6</b:RefOrder>
  </b:Source>
  <b:Source>
    <b:Tag>Gar85</b:Tag>
    <b:SourceType>JournalArticle</b:SourceType>
    <b:Guid>{256F824F-2F52-42C1-9C18-D089A74FAD82}</b:Guid>
    <b:Title>Exponential smoothing: The state of the art</b:Title>
    <b:JournalName>Journal of Forecasting</b:JournalName>
    <b:Year>1985</b:Year>
    <b:Pages>1-28</b:Pages>
    <b:Volume>4</b:Volume>
    <b:Issue>1</b:Issue>
    <b:Author>
      <b:Author>
        <b:NameList>
          <b:Person>
            <b:Last>Gardner</b:Last>
            <b:Middle>S.</b:Middle>
            <b:First>E.</b:First>
          </b:Person>
        </b:NameList>
      </b:Author>
    </b:Author>
    <b:RefOrder>7</b:RefOrder>
  </b:Source>
  <b:Source>
    <b:Tag>Sny85</b:Tag>
    <b:SourceType>JournalArticle</b:SourceType>
    <b:Guid>{F1AB46D8-8F26-4B9F-931F-51E6F178A4E5}</b:Guid>
    <b:Author>
      <b:Author>
        <b:NameList>
          <b:Person>
            <b:Last>Snyder</b:Last>
            <b:First>R.</b:First>
            <b:Middle>D.</b:Middle>
          </b:Person>
        </b:NameList>
      </b:Author>
    </b:Author>
    <b:Title>Recursive Estimation of Dynamic Linear Models</b:Title>
    <b:JournalName>Journal of the Royal Statistical Society. Series B (Methodological)</b:JournalName>
    <b:Year>1985</b:Year>
    <b:Pages> 272–276</b:Pages>
    <b:Volume>47</b:Volume>
    <b:Issue>2</b:Issue>
    <b:RefOrder>8</b:RefOrder>
  </b:Source>
  <b:Source>
    <b:Tag>Scu00</b:Tag>
    <b:SourceType>Book</b:SourceType>
    <b:Guid>{355EFE79-C94E-4318-8034-9D0C201C11E4}</b:Guid>
    <b:Title>Time Series Regression and ARIMA Models</b:Title>
    <b:Year>2000</b:Year>
    <b:Author>
      <b:Author>
        <b:NameList>
          <b:Person>
            <b:Last>Scumway</b:Last>
            <b:Middle>H.</b:Middle>
            <b:First>R.</b:First>
          </b:Person>
          <b:Person>
            <b:Last>Stoffer</b:Last>
            <b:Middle>S.</b:Middle>
            <b:First>D.</b:First>
          </b:Person>
        </b:NameList>
      </b:Author>
    </b:Author>
    <b:City>New York</b:City>
    <b:Publisher>Springer</b:Publisher>
    <b:RefOrder>9</b:RefOrder>
  </b:Source>
  <b:Source>
    <b:Tag>Huy86</b:Tag>
    <b:SourceType>JournalArticle</b:SourceType>
    <b:Guid>{E907AFC7-2440-449B-9BCD-9719F3D48B8F}</b:Guid>
    <b:Title>Analysis of Revisions in the Seasonal Adjustment of Data Using X-11-Arima Model-Based filters</b:Title>
    <b:Year>1986</b:Year>
    <b:JournalName>International Journal of Forecasting</b:JournalName>
    <b:Pages>217-229</b:Pages>
    <b:Volume>2</b:Volume>
    <b:Issue>2</b:Issue>
    <b:Author>
      <b:Author>
        <b:NameList>
          <b:Person>
            <b:Last>Huyot</b:Last>
            <b:First>G</b:First>
          </b:Person>
          <b:Person>
            <b:Last>Chiu</b:Last>
            <b:First>K</b:First>
          </b:Person>
          <b:Person>
            <b:Last>Higginson</b:Last>
            <b:First>J</b:First>
          </b:Person>
          <b:Person>
            <b:Last>Gait</b:Last>
            <b:First>N</b:First>
          </b:Person>
        </b:NameList>
      </b:Author>
    </b:Author>
    <b:RefOrder>10</b:RefOrder>
  </b:Source>
  <b:Source>
    <b:Tag>Bab99</b:Tag>
    <b:SourceType>JournalArticle</b:SourceType>
    <b:Guid>{BD20268E-896C-470D-ACF9-6D012FDF0E89}</b:Guid>
    <b:Title>Kalman filtering of generalized Vasicek term structure models</b:Title>
    <b:JournalName>Journal of financial and quantitative analysis</b:JournalName>
    <b:Year>1999</b:Year>
    <b:Pages>115-130</b:Pages>
    <b:Volume>34</b:Volume>
    <b:Issue>1</b:Issue>
    <b:Author>
      <b:Author>
        <b:NameList>
          <b:Person>
            <b:Last>Babbs</b:Last>
            <b:Middle>H</b:Middle>
            <b:First>S</b:First>
          </b:Person>
          <b:Person>
            <b:Last>Nowman</b:Last>
            <b:Middle>B</b:Middle>
            <b:First>K</b:First>
          </b:Person>
        </b:NameList>
      </b:Author>
    </b:Author>
    <b:RefOrder>11</b:RefOrder>
  </b:Source>
  <b:Source>
    <b:Tag>Ray93</b:Tag>
    <b:SourceType>JournalArticle</b:SourceType>
    <b:Guid>{8585B821-4F02-4106-B72B-7A4FB8B2A315}</b:Guid>
    <b:Title>Long-range forecasting of IBM product revenues using a seasonal fractionally differenced ARMA model</b:Title>
    <b:JournalName>International Journal of Forecasting</b:JournalName>
    <b:Year>1993</b:Year>
    <b:Pages>255-269</b:Pages>
    <b:Volume>9</b:Volume>
    <b:Issue>2</b:Issue>
    <b:Author>
      <b:Author>
        <b:NameList>
          <b:Person>
            <b:Last>Ray</b:Last>
            <b:Middle>K</b:Middle>
            <b:First>B</b:First>
          </b:Person>
        </b:NameList>
      </b:Author>
    </b:Author>
    <b:RefOrder>13</b:RefOrder>
  </b:Source>
  <b:Source>
    <b:Tag>Tay87</b:Tag>
    <b:SourceType>JournalArticle</b:SourceType>
    <b:Guid>{BC58A0C3-BCB1-4722-BAA4-43E6BEB9445B}</b:Guid>
    <b:Title>Forecasting the volatility of currency exchange rates</b:Title>
    <b:JournalName>International Journal of Forecasting</b:JournalName>
    <b:Year>1987</b:Year>
    <b:Pages>159-170</b:Pages>
    <b:Volume>3</b:Volume>
    <b:Issue>1</b:Issue>
    <b:Author>
      <b:Author>
        <b:NameList>
          <b:Person>
            <b:Last>Taylor</b:Last>
            <b:Middle>J</b:Middle>
            <b:First>S</b:First>
          </b:Person>
        </b:NameList>
      </b:Author>
    </b:Author>
    <b:RefOrder>14</b:RefOrder>
  </b:Source>
  <b:Source>
    <b:Tag>Wil94</b:Tag>
    <b:SourceType>JournalArticle</b:SourceType>
    <b:Guid>{185EB97E-B16B-4CF9-A96B-6AAC7E18DDD6}</b:Guid>
    <b:Title>Forecasting intermittent demand in manufacturing: a comparative evaluation of Croston's method</b:Title>
    <b:JournalName>International Journal of Forecasting</b:JournalName>
    <b:Year>1994</b:Year>
    <b:Pages>529-538</b:Pages>
    <b:Volume>10</b:Volume>
    <b:Issue>4</b:Issue>
    <b:Author>
      <b:Author>
        <b:NameList>
          <b:Person>
            <b:Last>Willemain</b:Last>
            <b:Middle>R</b:Middle>
            <b:First>T</b:First>
          </b:Person>
          <b:Person>
            <b:Last>Smart</b:Last>
            <b:Middle>N</b:Middle>
            <b:First>C</b:First>
          </b:Person>
          <b:Person>
            <b:Last>Shockor</b:Last>
            <b:Middle>H</b:Middle>
            <b:First>J</b:First>
          </b:Person>
          <b:Person>
            <b:Last>DeSautels</b:Last>
            <b:Middle>A</b:Middle>
            <b:First>P</b:First>
          </b:Person>
        </b:NameList>
      </b:Author>
    </b:Author>
    <b:RefOrder>15</b:RefOrder>
  </b:Source>
  <b:Source>
    <b:Tag>Val09</b:Tag>
    <b:SourceType>ConferenceProceedings</b:SourceType>
    <b:Guid>{E7093C29-E661-4B2C-A0EB-A77B131BF0F4}</b:Guid>
    <b:Author>
      <b:Author>
        <b:NameList>
          <b:Person>
            <b:Last>Valko</b:Last>
            <b:First>P.P.,</b:First>
          </b:Person>
        </b:NameList>
      </b:Author>
    </b:Author>
    <b:Title>Assigning value to stimulation in the Barnett Shale: a simultaneous analysis of 7000 plus production hystories and well completion records</b:Title>
    <b:Year>2009</b:Year>
    <b:ConferenceName>SPE Hydraulic Fracturing Technology Conference </b:ConferenceName>
    <b:City>Woodlands, Texas. </b:City>
    <b:RefOrder>20</b:RefOrder>
  </b:Source>
  <b:Source>
    <b:Tag>Duo10</b:Tag>
    <b:SourceType>ConferenceProceedings</b:SourceType>
    <b:Guid>{E7AD0A45-E473-4E2E-B5B0-50A9102E0625}</b:Guid>
    <b:Author>
      <b:Author>
        <b:NameList>
          <b:Person>
            <b:Last>Duong</b:Last>
            <b:First>A.N.</b:First>
          </b:Person>
        </b:NameList>
      </b:Author>
    </b:Author>
    <b:Title>An Unconventional Rate Decline Approach for Tight and Fracture-Dominated Gas Wells</b:Title>
    <b:Year>2010</b:Year>
    <b:ConferenceName>Canadian Unconventional Resources and International Petroleum Conference. </b:ConferenceName>
    <b:City>Calgary, Alberta, Canada</b:City>
    <b:RefOrder>18</b:RefOrder>
  </b:Source>
  <b:Source>
    <b:Tag>Ibr22</b:Tag>
    <b:SourceType>JournalArticle</b:SourceType>
    <b:Guid>{C27CEF0D-B4C9-4088-89CB-FF14E2225D9E}</b:Guid>
    <b:Author>
      <b:Author>
        <b:NameList>
          <b:Person>
            <b:Last>Ibrahim</b:Last>
            <b:First>N.M.</b:First>
          </b:Person>
          <b:Person>
            <b:Last>Alharbi</b:Last>
            <b:First>A.A.</b:First>
          </b:Person>
          <b:Person>
            <b:Last>Alzahrani</b:Last>
            <b:First>T.A.</b:First>
          </b:Person>
          <b:Person>
            <b:Last>Abdulkarim</b:Last>
            <b:First>A.M.</b:First>
          </b:Person>
          <b:Person>
            <b:Last>Alessa</b:Last>
            <b:First>I.A.</b:First>
          </b:Person>
          <b:Person>
            <b:Last>Hameed</b:Last>
            <b:First>A.M.</b:First>
          </b:Person>
          <b:Person>
            <b:Last>Albabtain</b:Last>
            <b:First>A.S.</b:First>
          </b:Person>
          <b:Person>
            <b:Last>Alqahtani</b:Last>
            <b:First>D.A.</b:First>
          </b:Person>
          <b:Person>
            <b:Last>Alsawwaf</b:Last>
            <b:First>M.K.</b:First>
          </b:Person>
          <b:Person>
            <b:Last>Almuqhim</b:Last>
            <b:First>A.A.</b:First>
          </b:Person>
        </b:NameList>
      </b:Author>
    </b:Author>
    <b:Title>Well Performance Classiﬁcation and Prediction: Deep Learning and Machine Learning Long Term Regression Experiments on Oil, Gas, and Water Production</b:Title>
    <b:JournalName>Sensors</b:JournalName>
    <b:Year>2022</b:Year>
    <b:Pages>1-22</b:Pages>
    <b:Volume>22</b:Volume>
    <b:Issue>5326</b:Issue>
    <b:RefOrder>22</b:RefOrder>
  </b:Source>
  <b:Source>
    <b:Tag>Pan22</b:Tag>
    <b:SourceType>JournalArticle</b:SourceType>
    <b:Guid>{747A26AF-F1FE-4DBD-AEED-24DF289C0300}</b:Guid>
    <b:Title>Prediction of well performance in SACROC field using stacked Long Short-Term Memory (LSTM) network</b:Title>
    <b:JournalName>Expert Systems With Applications </b:JournalName>
    <b:Year>2022</b:Year>
    <b:Pages>1-25</b:Pages>
    <b:Volume>205</b:Volume>
    <b:Issue>117670</b:Issue>
    <b:Author>
      <b:Author>
        <b:NameList>
          <b:Person>
            <b:Last>Panja</b:Last>
            <b:First>P.</b:First>
          </b:Person>
          <b:Person>
            <b:Last>Jia</b:Last>
            <b:First>W.</b:First>
          </b:Person>
          <b:Person>
            <b:Last>Mcpherson</b:Last>
            <b:First>B.</b:First>
          </b:Person>
        </b:NameList>
      </b:Author>
    </b:Author>
    <b:RefOrder>23</b:RefOrder>
  </b:Source>
  <b:Source>
    <b:Tag>Don21</b:Tag>
    <b:SourceType>JournalArticle</b:SourceType>
    <b:Guid>{FC6830E9-C2A0-4E8C-8C02-63C6600EFEDD}</b:Guid>
    <b:Title>Reservoir Production Prediction Model Based on a Stacked LSTM Network and Transfer Learning</b:Title>
    <b:JournalName>ACS Omega</b:JournalName>
    <b:Year>2021</b:Year>
    <b:Pages>34700-34711</b:Pages>
    <b:Volume>6</b:Volume>
    <b:Author>
      <b:Author>
        <b:NameList>
          <b:Person>
            <b:Last>Dong</b:Last>
            <b:First>Y</b:First>
          </b:Person>
          <b:Person>
            <b:Last>Zhang</b:Last>
            <b:First>Y</b:First>
          </b:Person>
          <b:Person>
            <b:Last>Cheng</b:Last>
            <b:First>X</b:First>
          </b:Person>
        </b:NameList>
      </b:Author>
    </b:Author>
    <b:RefOrder>24</b:RefOrder>
  </b:Source>
  <b:Source>
    <b:Tag>Yao23</b:Tag>
    <b:SourceType>JournalArticle</b:SourceType>
    <b:Guid>{0849BA33-D567-4F83-9213-2EBFBA794F22}</b:Guid>
    <b:Author>
      <b:Author>
        <b:NameList>
          <b:Person>
            <b:Last>Yao</b:Last>
            <b:First>P</b:First>
          </b:Person>
          <b:Person>
            <b:Last>Yu</b:Last>
            <b:First>Z</b:First>
          </b:Person>
          <b:Person>
            <b:Last>Zhang</b:Last>
            <b:First>Y</b:First>
          </b:Person>
          <b:Person>
            <b:Last>Xu</b:Last>
            <b:First>T</b:First>
          </b:Person>
        </b:NameList>
      </b:Author>
    </b:Author>
    <b:Title>Application of machine learning in carbon capture and storage: An in-depth insight from the perspective of geoscience</b:Title>
    <b:JournalName>Fuel</b:JournalName>
    <b:Year>2023</b:Year>
    <b:Pages>126296</b:Pages>
    <b:Volume>333</b:Volume>
    <b:Issue>1</b:Issue>
    <b:RefOrder>25</b:RefOrder>
  </b:Source>
  <b:Source>
    <b:Tag>Che18</b:Tag>
    <b:SourceType>JournalArticle</b:SourceType>
    <b:Guid>{C6A66692-94DD-447B-BF3A-8D4EEF993E2D}</b:Guid>
    <b:Title>Geologic CO2 sequestration monitoring design: A machine learning and uncertainty quantification based approach</b:Title>
    <b:JournalName>Applied Energy</b:JournalName>
    <b:Year>2018</b:Year>
    <b:Pages>332-345</b:Pages>
    <b:Volume>225</b:Volume>
    <b:Issue>1</b:Issue>
    <b:Author>
      <b:Author>
        <b:NameList>
          <b:Person>
            <b:Last>Chen</b:Last>
            <b:First>B</b:First>
          </b:Person>
          <b:Person>
            <b:Last>Harp</b:Last>
            <b:Middle>R</b:Middle>
            <b:First>D</b:First>
          </b:Person>
          <b:Person>
            <b:Last>Lin</b:Last>
            <b:First>Y</b:First>
          </b:Person>
          <b:Person>
            <b:Last>Keating</b:Last>
            <b:Middle>H</b:Middle>
            <b:First>E</b:First>
          </b:Person>
          <b:Person>
            <b:Last>Pawar</b:Last>
            <b:Middle>J</b:Middle>
            <b:First>R</b:First>
          </b:Person>
        </b:NameList>
      </b:Author>
    </b:Author>
    <b:RefOrder>26</b:RefOrder>
  </b:Source>
  <b:Source>
    <b:Tag>You20</b:Tag>
    <b:SourceType>JournalArticle</b:SourceType>
    <b:Guid>{D19B75FF-53A0-40EC-AAAA-540D7BB65701}</b:Guid>
    <b:Title>Machine learning based co-optimization of carbon dioxide sequestration and oil recovery in CO2-EOR project</b:Title>
    <b:JournalName>Journal of Cleaner Production</b:JournalName>
    <b:Year>2020</b:Year>
    <b:Pages>120866</b:Pages>
    <b:Volume>260</b:Volume>
    <b:Author>
      <b:Author>
        <b:NameList>
          <b:Person>
            <b:Last>You</b:Last>
            <b:First>J</b:First>
          </b:Person>
          <b:Person>
            <b:Last>Ampomah</b:Last>
            <b:First>W</b:First>
          </b:Person>
          <b:Person>
            <b:Last>Sun</b:Last>
            <b:First>Q</b:First>
          </b:Person>
          <b:Person>
            <b:Last>Kutsienyo</b:Last>
            <b:Middle>J</b:Middle>
            <b:First>E</b:First>
          </b:Person>
          <b:Person>
            <b:Last>Balch</b:Last>
            <b:Middle>S</b:Middle>
            <b:First>R</b:First>
          </b:Person>
          <b:Person>
            <b:Last>Dai</b:Last>
            <b:First>Z</b:First>
          </b:Person>
          <b:Person>
            <b:Last>Cather</b:Last>
            <b:First>M</b:First>
          </b:Person>
          <b:Person>
            <b:Last>Zhang</b:Last>
            <b:First>X</b:First>
          </b:Person>
        </b:NameList>
      </b:Author>
    </b:Author>
    <b:RefOrder>27</b:RefOrder>
  </b:Source>
  <b:Source>
    <b:Tag>Isk22</b:Tag>
    <b:SourceType>JournalArticle</b:SourceType>
    <b:Guid>{641F6692-3FCB-4F83-AA08-03A0D88E6FC7}</b:Guid>
    <b:Title>Long Short-term Memory (LSTM) Networks for Forecasting Reservoir Performances in Carbon Capture, Utilisation, and Storage (CCUS) Operations</b:Title>
    <b:JournalName>Scientific Contributions Oil &amp; Gas</b:JournalName>
    <b:Year>2022</b:Year>
    <b:Pages>35 - 50</b:Pages>
    <b:Volume>45</b:Volume>
    <b:Issue>1</b:Issue>
    <b:Author>
      <b:Author>
        <b:NameList>
          <b:Person>
            <b:Last>Iskander</b:Last>
            <b:Middle>P</b:Middle>
            <b:First>U</b:First>
          </b:Person>
          <b:Person>
            <b:Last>Kurihara</b:Last>
            <b:First>M</b:First>
          </b:Person>
        </b:NameList>
      </b:Author>
    </b:Author>
    <b:RefOrder>28</b:RefOrder>
  </b:Source>
  <b:Source>
    <b:Tag>Kum22</b:Tag>
    <b:SourceType>JournalArticle</b:SourceType>
    <b:Guid>{9E52FAEA-70F8-4CC3-8BAB-F42855A1FA6D}</b:Guid>
    <b:Title>Applying Data Analytics &amp; Machine Learning Methods for Recovery Factor Prediction and Uncertainty Modelling</b:Title>
    <b:JournalName>SPE Asia Pacific Oil &amp; Gas Conference and Exhibition</b:JournalName>
    <b:Year>2022</b:Year>
    <b:Pages>1-12</b:Pages>
    <b:Volume>SPE-210769-MS </b:Volume>
    <b:Author>
      <b:Author>
        <b:NameList>
          <b:Person>
            <b:Last>Kumar</b:Last>
            <b:First>M</b:First>
          </b:Person>
          <b:Person>
            <b:Last>Swaminathan </b:Last>
            <b:First>K</b:First>
          </b:Person>
          <b:Person>
            <b:Last>Rusli </b:Last>
            <b:First>A</b:First>
          </b:Person>
          <b:Person>
            <b:Last>Thomas-Hy</b:Last>
            <b:First>A</b:First>
          </b:Person>
        </b:NameList>
      </b:Author>
    </b:Author>
    <b:RefOrder>21</b:RefOrder>
  </b:Source>
  <b:Source>
    <b:Tag>Par22</b:Tag>
    <b:SourceType>JournalArticle</b:SourceType>
    <b:Guid>{F95A67A6-49D4-42A9-9913-550CC7C26EED}</b:Guid>
    <b:Title>Predicting Meteorological Variables on Local Level with SARIMA, LSTM and Hybrid Techniques</b:Title>
    <b:JournalName>Atmosphere</b:JournalName>
    <b:Year>2022</b:Year>
    <b:Volume>13</b:Volume>
    <b:Issue>878</b:Issue>
    <b:Author>
      <b:Author>
        <b:NameList>
          <b:Person>
            <b:Last>Parasyris</b:Last>
            <b:First>A</b:First>
          </b:Person>
          <b:Person>
            <b:Last>Alexandrakis</b:Last>
            <b:First>G</b:First>
          </b:Person>
          <b:Person>
            <b:Last>Kozyrakis</b:Last>
            <b:First>G</b:First>
          </b:Person>
        </b:NameList>
      </b:Author>
    </b:Author>
    <b:RefOrder>33</b:RefOrder>
  </b:Source>
  <b:Source>
    <b:Tag>NIn22</b:Tag>
    <b:SourceType>JournalArticle</b:SourceType>
    <b:Guid>{B3DF2338-0041-46D9-8891-CBEB73C3EF44}</b:Guid>
    <b:Title>A comparative machine learning study for time series oil production forecasting: ARIMA, LSTM, and Prophet</b:Title>
    <b:JournalName>Computers &amp; Geosciences</b:JournalName>
    <b:Year>2022</b:Year>
    <b:Volume>164</b:Volume>
    <b:Issue>105126</b:Issue>
    <b:Author>
      <b:Author>
        <b:NameList>
          <b:Person>
            <b:Last>Ning</b:Last>
            <b:First>Y</b:First>
          </b:Person>
          <b:Person>
            <b:Last>Kazemi</b:Last>
            <b:First>H</b:First>
          </b:Person>
          <b:Person>
            <b:Last>Tahmasebi</b:Last>
            <b:First>P</b:First>
          </b:Person>
        </b:NameList>
      </b:Author>
    </b:Author>
    <b:RefOrder>32</b:RefOrder>
  </b:Source>
  <b:Source>
    <b:Tag>Als19</b:Tag>
    <b:SourceType>JournalArticle</b:SourceType>
    <b:Guid>{F7D04738-F139-4FEB-8DDB-21073197AE5D}</b:Guid>
    <b:Title>Time Series ARIMA Model for Prediction of Daily and Monthly Average Global Solar Radiation: The Case Study of Seoul, South Korea.</b:Title>
    <b:JournalName>Symmetry</b:JournalName>
    <b:Year>2019</b:Year>
    <b:Pages>240</b:Pages>
    <b:Volume>11</b:Volume>
    <b:Issue>2</b:Issue>
    <b:Author>
      <b:Author>
        <b:NameList>
          <b:Person>
            <b:Last>Alsharif</b:Last>
            <b:First>M</b:First>
          </b:Person>
          <b:Person>
            <b:Last>Younes</b:Last>
            <b:First>M</b:First>
          </b:Person>
          <b:Person>
            <b:Last>Kim</b:Last>
            <b:First>J</b:First>
          </b:Person>
        </b:NameList>
      </b:Author>
    </b:Author>
    <b:RefOrder>29</b:RefOrder>
  </b:Source>
  <b:Source>
    <b:Tag>Sia18</b:Tag>
    <b:SourceType>JournalArticle</b:SourceType>
    <b:Guid>{2F712426-0E22-46DF-BF07-C7C62EEBB2D4}</b:Guid>
    <b:Title>A comparison of ARIMA and LSTM in forecasting time series</b:Title>
    <b:JournalName>17th IEEE international conference on machine learning and applications (ICMLA)</b:JournalName>
    <b:Year>2018</b:Year>
    <b:Pages>1394-1401</b:Pages>
    <b:Author>
      <b:Author>
        <b:NameList>
          <b:Person>
            <b:Last>Siami-Namini</b:Last>
            <b:First>S</b:First>
          </b:Person>
          <b:Person>
            <b:Last>Tavakoli</b:Last>
            <b:First>N</b:First>
          </b:Person>
          <b:Person>
            <b:Last>Namin</b:Last>
            <b:Middle>S</b:Middle>
            <b:First>A</b:First>
          </b:Person>
        </b:NameList>
      </b:Author>
    </b:Author>
    <b:RefOrder>30</b:RefOrder>
  </b:Source>
  <b:Source>
    <b:Tag>Lud19</b:Tag>
    <b:SourceType>JournalArticle</b:SourceType>
    <b:Guid>{D6B32059-FF9F-4F09-9EB6-937B94ED42D3}</b:Guid>
    <b:Author>
      <b:Author>
        <b:NameList>
          <b:Person>
            <b:Last>Ludwig</b:Last>
            <b:First>S</b:First>
            <b:Middle>A</b:Middle>
          </b:Person>
        </b:NameList>
      </b:Author>
    </b:Author>
    <b:Title>Comparison of time series approaches applied to greenhouse gas analysis: ANFIS, RNN, and LSTM. </b:Title>
    <b:JournalName>IEEE International Conference on Fuzzy Systems (FUZZ-IEEE)</b:JournalName>
    <b:Year>2019</b:Year>
    <b:Pages>1-6</b:Pages>
    <b:RefOrder>31</b:RefOrder>
  </b:Source>
  <b:Source>
    <b:Tag>Rei09</b:Tag>
    <b:SourceType>JournalArticle</b:SourceType>
    <b:Guid>{4E5C4259-5565-4C44-B7BB-B255B5611336}</b:Guid>
    <b:Author>
      <b:Author>
        <b:NameList>
          <b:Person>
            <b:Last>Reikard</b:Last>
            <b:First>G</b:First>
          </b:Person>
        </b:NameList>
      </b:Author>
    </b:Author>
    <b:Title>Predicting solar radiation at high resolutions: A comparison of time series forecasts</b:Title>
    <b:JournalName>Solar Energy</b:JournalName>
    <b:Year>2009</b:Year>
    <b:Pages>342–349</b:Pages>
    <b:Volume>83</b:Volume>
    <b:Issue>3</b:Issue>
    <b:RefOrder>35</b:RefOrder>
  </b:Source>
  <b:Source>
    <b:Tag>Tor04</b:Tag>
    <b:SourceType>JournalArticle</b:SourceType>
    <b:Guid>{EB086E9A-4269-4433-BF0D-8C8FE0CC3B45}</b:Guid>
    <b:Title>Demonstrating storage of CO2 in geological reservoirs: The Sleipner and SACS projects.</b:Title>
    <b:JournalName>Energy </b:JournalName>
    <b:Year>2004</b:Year>
    <b:Pages>1361-1369</b:Pages>
    <b:Volume>29.9</b:Volume>
    <b:Issue>10</b:Issue>
    <b:Author>
      <b:Author>
        <b:NameList>
          <b:Person>
            <b:Last>Torp</b:Last>
            <b:Middle>A</b:Middle>
            <b:First>Tore </b:First>
          </b:Person>
          <b:Person>
            <b:Last>Gale</b:Last>
            <b:First>John </b:First>
          </b:Person>
        </b:NameList>
      </b:Author>
    </b:Author>
    <b:RefOrder>4</b:RefOrder>
  </b:Source>
  <b:Source>
    <b:Tag>Rin13</b:Tag>
    <b:SourceType>JournalArticle</b:SourceType>
    <b:Guid>{973A2C18-2E57-4CD1-A940-09EB2224110D}</b:Guid>
    <b:Title>The In Salah CO2 Storage Project: Lessons Learned and Knowledge Transfer</b:Title>
    <b:JournalName>Energy Procedia</b:JournalName>
    <b:Year>2013</b:Year>
    <b:Pages>6226-6236</b:Pages>
    <b:Volume>37</b:Volume>
    <b:Author>
      <b:Author>
        <b:NameList>
          <b:Person>
            <b:Last>Ringrose</b:Last>
            <b:Middle>S</b:Middle>
            <b:First>P</b:First>
          </b:Person>
          <b:Person>
            <b:Last>Mathieson</b:Last>
            <b:Middle>S</b:Middle>
            <b:First>A</b:First>
          </b:Person>
          <b:Person>
            <b:Last>Wright</b:Last>
            <b:Middle>W</b:Middle>
            <b:First>I</b:First>
          </b:Person>
          <b:Person>
            <b:Last>Selama</b:Last>
            <b:First>F</b:First>
          </b:Person>
          <b:Person>
            <b:Last>Hansen</b:Last>
            <b:First>O</b:First>
          </b:Person>
          <b:Person>
            <b:Last>Bissell</b:Last>
            <b:First>R</b:First>
          </b:Person>
          <b:Person>
            <b:Last>Saoula</b:Last>
            <b:First>N</b:First>
          </b:Person>
          <b:Person>
            <b:Last>Midgley</b:Last>
            <b:First>J</b:First>
          </b:Person>
        </b:NameList>
      </b:Author>
    </b:Author>
    <b:RefOrder>5</b:RefOrder>
  </b:Source>
  <b:Source>
    <b:Tag>Nak20</b:Tag>
    <b:SourceType>JournalArticle</b:SourceType>
    <b:Guid>{130852A2-B902-4AF9-A9A8-F4BCBDF69AC3}</b:Guid>
    <b:Title>Current understanding of the global cycling of carbon dioxide, methane, and nitrous oxide.</b:Title>
    <b:JournalName>Proceedings of the Japn Academy, Series B Physical and Biological Sciences</b:JournalName>
    <b:Year>2020</b:Year>
    <b:Pages>394-419</b:Pages>
    <b:Volume>96</b:Volume>
    <b:Issue>9</b:Issue>
    <b:Author>
      <b:Author>
        <b:NameList>
          <b:Person>
            <b:Last>Nakazawa </b:Last>
            <b:First>T.</b:First>
          </b:Person>
        </b:NameList>
      </b:Author>
    </b:Author>
    <b:RefOrder>1</b:RefOrder>
  </b:Source>
  <b:Source>
    <b:Tag>Liu23</b:Tag>
    <b:SourceType>JournalArticle</b:SourceType>
    <b:Guid>{78285C08-0C3B-4105-9BDB-C145C87F2159}</b:Guid>
    <b:Title>Monitoring global carbon emissions in 2022</b:Title>
    <b:JournalName>Nature reviews earth and enviroment</b:JournalName>
    <b:Year>2023</b:Year>
    <b:Pages>205-206</b:Pages>
    <b:Volume>4</b:Volume>
    <b:Author>
      <b:Author>
        <b:NameList>
          <b:Person>
            <b:Last>Liu</b:Last>
            <b:First>Z.</b:First>
          </b:Person>
          <b:Person>
            <b:Last>Deng</b:Last>
            <b:First>Z.</b:First>
          </b:Person>
          <b:Person>
            <b:Last>Davis</b:Last>
            <b:First>S.</b:First>
          </b:Person>
          <b:Person>
            <b:Last>Ciais</b:Last>
            <b:First>P.</b:First>
          </b:Person>
        </b:NameList>
      </b:Author>
    </b:Author>
    <b:RefOrder>2</b:RefOrder>
  </b:Source>
  <b:Source>
    <b:Tag>Arp45</b:Tag>
    <b:SourceType>JournalArticle</b:SourceType>
    <b:Guid>{2EE9A9C5-E93D-423C-A263-0A0846207389}</b:Guid>
    <b:Title>Analysis of Decline Curves</b:Title>
    <b:JournalName>Transactions of the AIME</b:JournalName>
    <b:Year>1945</b:Year>
    <b:Volume>SPE-945228-G</b:Volume>
    <b:Author>
      <b:Author>
        <b:NameList>
          <b:Person>
            <b:Last>Arps</b:Last>
            <b:Middle>J</b:Middle>
            <b:First>J</b:First>
          </b:Person>
        </b:NameList>
      </b:Author>
    </b:Author>
    <b:Pages>228–247</b:Pages>
    <b:Issue>160</b:Issue>
    <b:RefOrder>16</b:RefOrder>
  </b:Source>
  <b:Source>
    <b:Tag>Gre16</b:Tag>
    <b:SourceType>JournalArticle</b:SourceType>
    <b:Guid>{A2FC0F34-0D34-40FF-9A5A-0AA44A291A09}</b:Guid>
    <b:Title>LSTM: A Search Space Odyssey</b:Title>
    <b:JournalName>Transactions on Neural Networks and Learning Systems</b:JournalName>
    <b:Year>2016</b:Year>
    <b:Pages>2222-2232</b:Pages>
    <b:Volume>28</b:Volume>
    <b:Issue>10</b:Issue>
    <b:Author>
      <b:Author>
        <b:NameList>
          <b:Person>
            <b:Last>Greff</b:Last>
            <b:First>K.</b:First>
          </b:Person>
          <b:Person>
            <b:Last>Srivastava</b:Last>
            <b:First>K.</b:First>
          </b:Person>
          <b:Person>
            <b:Last>Koutnik</b:Last>
            <b:First>J.</b:First>
          </b:Person>
          <b:Person>
            <b:Last>Steunebrink</b:Last>
            <b:First>B.</b:First>
            <b:Middle>R.</b:Middle>
          </b:Person>
          <b:Person>
            <b:Last>Schmidhuber</b:Last>
            <b:First>J.</b:First>
          </b:Person>
        </b:NameList>
      </b:Author>
    </b:Author>
    <b:RefOrder>34</b:RefOrder>
  </b:Source>
  <b:Source>
    <b:Tag>Bau19</b:Tag>
    <b:SourceType>BookSection</b:SourceType>
    <b:Guid>{E1E9CDF7-AB1B-43C8-A862-62B38D565525}</b:Guid>
    <b:Title>Illinois Basin – Decatur project.</b:Title>
    <b:Year>2019</b:Year>
    <b:Publisher>Cambridge University Press</b:Publisher>
    <b:Author>
      <b:Author>
        <b:NameList>
          <b:Person>
            <b:Last>Bauer</b:Last>
            <b:First>R.</b:First>
            <b:Middle>A.</b:Middle>
          </b:Person>
          <b:Person>
            <b:Last>Will</b:Last>
            <b:First>R.</b:First>
            <b:Middle>E.</b:Middle>
          </b:Person>
          <b:Person>
            <b:Last>Greenberg</b:Last>
            <b:First>S.</b:First>
          </b:Person>
          <b:Person>
            <b:Last>Whittaker</b:Last>
            <b:First>S.</b:First>
            <b:Middle>G.</b:Middle>
          </b:Person>
        </b:NameList>
      </b:Author>
    </b:Author>
    <b:JournalName>Geophysics and geosequestration</b:JournalName>
    <b:Pages>339-370</b:Pages>
    <b:BookTitle>Geophysics and Geosequestration</b:BookTitle>
    <b:RefOrder>3</b:RefOrder>
  </b:Source>
  <b:Source>
    <b:Tag>Cle04</b:Tag>
    <b:SourceType>JournalArticle</b:SourceType>
    <b:Guid>{57B8C7E2-FB7E-4ABD-9E2F-824CF3C69578}</b:Guid>
    <b:Author>
      <b:Author>
        <b:NameList>
          <b:Person>
            <b:Last>Clements</b:Last>
            <b:First>M.</b:First>
            <b:Middle>P.</b:Middle>
          </b:Person>
          <b:Person>
            <b:Last>Franses</b:Last>
            <b:First>P.</b:First>
            <b:Middle>H.</b:Middle>
          </b:Person>
          <b:Person>
            <b:Last>Swanson</b:Last>
            <b:First>N.</b:First>
            <b:Middle>R.</b:Middle>
          </b:Person>
        </b:NameList>
      </b:Author>
    </b:Author>
    <b:Title>Forecasting economic and financial time-series with non-linear models</b:Title>
    <b:JournalName>International journal of forecasting</b:JournalName>
    <b:Year>2004</b:Year>
    <b:Pages>169-183</b:Pages>
    <b:Volume>20</b:Volume>
    <b:Issue>2</b:Issue>
    <b:RefOrder>12</b:RefOrder>
  </b:Source>
  <b:Source>
    <b:Tag>Cla11</b:Tag>
    <b:SourceType>ConferenceProceedings</b:SourceType>
    <b:Guid>{3E98009B-B823-4439-99C4-08F980E45DE3}</b:Guid>
    <b:Author>
      <b:Author>
        <b:NameList>
          <b:Person>
            <b:Last>Clark</b:Last>
            <b:First>A.J.</b:First>
          </b:Person>
          <b:Person>
            <b:Last>Lake</b:Last>
            <b:First>L.W.</b:First>
          </b:Person>
          <b:Person>
            <b:Last>Patzek</b:Last>
            <b:First>T.W.</b:First>
          </b:Person>
        </b:NameList>
      </b:Author>
    </b:Author>
    <b:Title>Production Forecasting with Logistic Growth Models</b:Title>
    <b:Year>2011</b:Year>
    <b:ConferenceName>SPE Annual Technical Conference and Exhibition</b:ConferenceName>
    <b:City>Denver, Colorado, USA</b:City>
    <b:RefOrder>17</b:RefOrder>
  </b:Source>
  <b:Source>
    <b:Tag>Ilk08</b:Tag>
    <b:SourceType>ConferenceProceedings</b:SourceType>
    <b:Guid>{4ABE8A32-1FBF-4D12-8F3D-0FC62B2491F7}</b:Guid>
    <b:Title>Exponential vs. Hyperbolic Decline in Tight Gas Sands — Understanding the Origin and Implications for Reserve Estimates Using Arps' Decline Curves.</b:Title>
    <b:Year>2008</b:Year>
    <b:Author>
      <b:Author>
        <b:NameList>
          <b:Person>
            <b:Last>Ilk</b:Last>
            <b:First>D.</b:First>
          </b:Person>
          <b:Person>
            <b:Last>Rushing</b:Last>
            <b:Middle>A.</b:Middle>
            <b:First>J.</b:First>
          </b:Person>
          <b:Person>
            <b:Last>Perego</b:Last>
            <b:Middle>D.</b:Middle>
            <b:First>A.</b:First>
          </b:Person>
          <b:Person>
            <b:Last>Blasingame</b:Last>
            <b:Middle>A.</b:Middle>
            <b:First>T.</b:First>
          </b:Person>
        </b:NameList>
      </b:Author>
    </b:Author>
    <b:ConferenceName>Paper presented at the SPE Annual Technical Conference and Exhibition</b:ConferenceName>
    <b:City>Denver, Colorado, USA</b:City>
    <b:RefOrder>19</b:RefOrder>
  </b:Source>
</b:Sources>
</file>

<file path=customXml/itemProps1.xml><?xml version="1.0" encoding="utf-8"?>
<ds:datastoreItem xmlns:ds="http://schemas.openxmlformats.org/officeDocument/2006/customXml" ds:itemID="{DC2CA2E3-B656-41F4-AC6A-33D24AD99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33</Pages>
  <Words>8462</Words>
  <Characters>48234</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CALEB CHIA WE KEAT (UC-FT)</dc:creator>
  <cp:keywords/>
  <dc:description/>
  <cp:lastModifiedBy>Munish K</cp:lastModifiedBy>
  <cp:revision>19</cp:revision>
  <dcterms:created xsi:type="dcterms:W3CDTF">2023-09-14T15:06:00Z</dcterms:created>
  <dcterms:modified xsi:type="dcterms:W3CDTF">2024-03-29T15:23:00Z</dcterms:modified>
</cp:coreProperties>
</file>