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94E05" w14:textId="32EC1EED" w:rsidR="001703CB" w:rsidRPr="005E564A" w:rsidRDefault="001703CB" w:rsidP="008F7313">
      <w:pPr>
        <w:jc w:val="both"/>
        <w:rPr>
          <w:b/>
          <w:sz w:val="32"/>
          <w:szCs w:val="32"/>
          <w:lang w:val="en-US"/>
        </w:rPr>
      </w:pPr>
      <w:r w:rsidRPr="005E564A">
        <w:rPr>
          <w:b/>
          <w:sz w:val="32"/>
          <w:szCs w:val="32"/>
          <w:lang w:val="en-US"/>
        </w:rPr>
        <w:t xml:space="preserve">Title: </w:t>
      </w:r>
      <w:r w:rsidR="006514F6" w:rsidRPr="005E564A">
        <w:rPr>
          <w:b/>
          <w:sz w:val="32"/>
          <w:szCs w:val="32"/>
          <w:lang w:val="en-US"/>
        </w:rPr>
        <w:t xml:space="preserve">Modelling and Performing a Life Cycle </w:t>
      </w:r>
      <w:del w:id="0" w:author="Munish K" w:date="2023-09-13T22:42:00Z">
        <w:r w:rsidR="006514F6" w:rsidRPr="005E564A" w:rsidDel="008A64FA">
          <w:rPr>
            <w:b/>
            <w:sz w:val="32"/>
            <w:szCs w:val="32"/>
            <w:lang w:val="en-US"/>
          </w:rPr>
          <w:delText xml:space="preserve">Analysis </w:delText>
        </w:r>
      </w:del>
      <w:ins w:id="1" w:author="Munish K" w:date="2023-09-13T22:42:00Z">
        <w:r w:rsidR="008A64FA">
          <w:rPr>
            <w:b/>
            <w:sz w:val="32"/>
            <w:szCs w:val="32"/>
            <w:lang w:val="en-US"/>
          </w:rPr>
          <w:t>Assessment</w:t>
        </w:r>
        <w:r w:rsidR="008A64FA" w:rsidRPr="005E564A">
          <w:rPr>
            <w:b/>
            <w:sz w:val="32"/>
            <w:szCs w:val="32"/>
            <w:lang w:val="en-US"/>
          </w:rPr>
          <w:t xml:space="preserve"> </w:t>
        </w:r>
      </w:ins>
      <w:r w:rsidR="006514F6" w:rsidRPr="005E564A">
        <w:rPr>
          <w:b/>
          <w:sz w:val="32"/>
          <w:szCs w:val="32"/>
          <w:lang w:val="en-US"/>
        </w:rPr>
        <w:t xml:space="preserve">of a Prospective </w:t>
      </w:r>
      <w:ins w:id="2" w:author="Munish K" w:date="2023-09-13T22:43:00Z">
        <w:r w:rsidR="008A64FA">
          <w:rPr>
            <w:b/>
            <w:sz w:val="32"/>
            <w:szCs w:val="32"/>
            <w:lang w:val="en-US"/>
          </w:rPr>
          <w:t xml:space="preserve">Stage Pre-FEED </w:t>
        </w:r>
      </w:ins>
      <w:r w:rsidR="006514F6" w:rsidRPr="005E564A">
        <w:rPr>
          <w:b/>
          <w:sz w:val="32"/>
          <w:szCs w:val="32"/>
          <w:lang w:val="en-US"/>
        </w:rPr>
        <w:t>Solar Farm</w:t>
      </w:r>
    </w:p>
    <w:p w14:paraId="01CE8748" w14:textId="44FF90B6" w:rsidR="0091159E" w:rsidRPr="00175CE8" w:rsidRDefault="0091159E" w:rsidP="0091159E">
      <w:pPr>
        <w:pStyle w:val="Authors"/>
        <w:jc w:val="both"/>
      </w:pPr>
      <w:r w:rsidRPr="00175CE8">
        <w:rPr>
          <w:b/>
        </w:rPr>
        <w:t>Authors:</w:t>
      </w:r>
      <w:r w:rsidRPr="00175CE8">
        <w:t xml:space="preserve"> </w:t>
      </w:r>
      <w:r w:rsidR="00552BBC">
        <w:t>Ryan Isaac Lazaroo</w:t>
      </w:r>
      <w:r w:rsidR="00244008">
        <w:t xml:space="preserve"> </w:t>
      </w:r>
      <w:r w:rsidR="00244008" w:rsidRPr="008949F1">
        <w:rPr>
          <w:color w:val="000000"/>
          <w:vertAlign w:val="superscript"/>
        </w:rPr>
        <w:t>1</w:t>
      </w:r>
      <w:r>
        <w:t xml:space="preserve">, </w:t>
      </w:r>
      <w:r w:rsidR="00552BBC">
        <w:t>Munish Kumar</w:t>
      </w:r>
      <w:r w:rsidR="00244008">
        <w:t xml:space="preserve"> </w:t>
      </w:r>
      <w:r w:rsidR="00244008" w:rsidRPr="008949F1">
        <w:rPr>
          <w:color w:val="000000"/>
          <w:vertAlign w:val="superscript"/>
        </w:rPr>
        <w:t>2</w:t>
      </w:r>
    </w:p>
    <w:p w14:paraId="6B288CC0" w14:textId="2BD8BD5C" w:rsidR="0091159E" w:rsidRPr="00175CE8" w:rsidRDefault="0091159E" w:rsidP="0091159E">
      <w:pPr>
        <w:jc w:val="both"/>
        <w:rPr>
          <w:rFonts w:eastAsia="Times New Roman"/>
          <w:color w:val="000000"/>
        </w:rPr>
      </w:pPr>
      <w:r w:rsidRPr="008949F1">
        <w:rPr>
          <w:rFonts w:eastAsia="Times New Roman"/>
          <w:color w:val="000000"/>
          <w:vertAlign w:val="superscript"/>
        </w:rPr>
        <w:t>1</w:t>
      </w:r>
      <w:r w:rsidR="00552BBC" w:rsidRPr="00552BBC">
        <w:rPr>
          <w:rFonts w:eastAsia="Times New Roman"/>
          <w:color w:val="000000"/>
        </w:rPr>
        <w:t xml:space="preserve"> </w:t>
      </w:r>
      <w:r w:rsidR="00552BBC">
        <w:rPr>
          <w:rFonts w:eastAsia="Times New Roman"/>
          <w:color w:val="000000"/>
        </w:rPr>
        <w:t>Nanyang Technological University</w:t>
      </w:r>
      <w:r>
        <w:rPr>
          <w:rFonts w:eastAsia="Times New Roman"/>
          <w:color w:val="000000"/>
        </w:rPr>
        <w:t xml:space="preserve">, </w:t>
      </w:r>
      <w:r w:rsidRPr="008949F1">
        <w:rPr>
          <w:rFonts w:eastAsia="Times New Roman"/>
          <w:color w:val="000000"/>
          <w:vertAlign w:val="superscript"/>
        </w:rPr>
        <w:t>2</w:t>
      </w:r>
      <w:r>
        <w:rPr>
          <w:rFonts w:eastAsia="Times New Roman"/>
          <w:color w:val="000000"/>
          <w:vertAlign w:val="superscript"/>
        </w:rPr>
        <w:t xml:space="preserve"> </w:t>
      </w:r>
      <w:r w:rsidR="00552BBC">
        <w:rPr>
          <w:rFonts w:eastAsia="Times New Roman"/>
          <w:color w:val="000000"/>
        </w:rPr>
        <w:t>Singapore University of Social Sciences</w:t>
      </w:r>
    </w:p>
    <w:p w14:paraId="0FFFC681" w14:textId="4195BE89" w:rsidR="005E564A" w:rsidRPr="00A812D8" w:rsidRDefault="0091159E" w:rsidP="005E564A">
      <w:pPr>
        <w:pStyle w:val="Authors"/>
        <w:jc w:val="both"/>
      </w:pPr>
      <w:r w:rsidRPr="00175CE8">
        <w:t xml:space="preserve">*Corresponding author. Email: </w:t>
      </w:r>
      <w:r w:rsidR="00552BBC">
        <w:t>RYAN017@e.ntu.edu.sg</w:t>
      </w:r>
    </w:p>
    <w:p w14:paraId="36068ACF" w14:textId="10B812BA" w:rsidR="00244008" w:rsidRDefault="001703CB" w:rsidP="008F7313">
      <w:pPr>
        <w:jc w:val="both"/>
        <w:rPr>
          <w:b/>
          <w:bCs/>
          <w:lang w:val="en-US"/>
        </w:rPr>
      </w:pPr>
      <w:r w:rsidRPr="00491993">
        <w:rPr>
          <w:b/>
          <w:bCs/>
          <w:lang w:val="en-US"/>
        </w:rPr>
        <w:t>Abstract:</w:t>
      </w:r>
    </w:p>
    <w:p w14:paraId="5AC3C5A1" w14:textId="7F09605F" w:rsidR="001D2C7B" w:rsidRDefault="00F518B2" w:rsidP="00251CD8">
      <w:pPr>
        <w:jc w:val="both"/>
        <w:rPr>
          <w:lang w:val="en-US"/>
        </w:rPr>
      </w:pPr>
      <w:r>
        <w:rPr>
          <w:lang w:val="en-US"/>
        </w:rPr>
        <w:t xml:space="preserve">As more solar developments </w:t>
      </w:r>
      <w:r w:rsidR="009F7B56">
        <w:rPr>
          <w:lang w:val="en-US"/>
        </w:rPr>
        <w:t xml:space="preserve">are built, there is a need to study </w:t>
      </w:r>
      <w:r w:rsidR="008872A8">
        <w:rPr>
          <w:lang w:val="en-US"/>
        </w:rPr>
        <w:t>their environmental and financial impact</w:t>
      </w:r>
      <w:del w:id="3" w:author="Munish K" w:date="2023-09-13T20:56:00Z">
        <w:r w:rsidR="008872A8" w:rsidDel="007A2D72">
          <w:rPr>
            <w:lang w:val="en-US"/>
          </w:rPr>
          <w:delText>s</w:delText>
        </w:r>
      </w:del>
      <w:r w:rsidR="008872A8">
        <w:rPr>
          <w:lang w:val="en-US"/>
        </w:rPr>
        <w:t xml:space="preserve">. </w:t>
      </w:r>
      <w:r w:rsidR="00C61114">
        <w:rPr>
          <w:lang w:val="en-US"/>
        </w:rPr>
        <w:t xml:space="preserve">There are currently </w:t>
      </w:r>
      <w:r w:rsidR="006441B3">
        <w:rPr>
          <w:lang w:val="en-US"/>
        </w:rPr>
        <w:t>a limited number of</w:t>
      </w:r>
      <w:r w:rsidR="00C61114">
        <w:rPr>
          <w:lang w:val="en-US"/>
        </w:rPr>
        <w:t xml:space="preserve"> studies </w:t>
      </w:r>
      <w:r w:rsidR="006441B3">
        <w:rPr>
          <w:lang w:val="en-US"/>
        </w:rPr>
        <w:t xml:space="preserve">regarding the life cycle </w:t>
      </w:r>
      <w:del w:id="4" w:author="Munish K" w:date="2023-09-13T22:43:00Z">
        <w:r w:rsidR="006441B3" w:rsidDel="008A64FA">
          <w:rPr>
            <w:lang w:val="en-US"/>
          </w:rPr>
          <w:delText xml:space="preserve">analysis </w:delText>
        </w:r>
      </w:del>
      <w:ins w:id="5" w:author="Munish K" w:date="2023-09-13T22:43:00Z">
        <w:r w:rsidR="008A64FA">
          <w:rPr>
            <w:lang w:val="en-US"/>
          </w:rPr>
          <w:t>assessment (LCA)</w:t>
        </w:r>
        <w:r w:rsidR="008A64FA">
          <w:rPr>
            <w:lang w:val="en-US"/>
          </w:rPr>
          <w:t xml:space="preserve"> </w:t>
        </w:r>
      </w:ins>
      <w:r w:rsidR="006441B3">
        <w:rPr>
          <w:lang w:val="en-US"/>
        </w:rPr>
        <w:t>of a solar farm as a whole</w:t>
      </w:r>
      <w:del w:id="6" w:author="Munish K" w:date="2023-09-13T20:57:00Z">
        <w:r w:rsidR="00A8092B" w:rsidDel="007A2D72">
          <w:rPr>
            <w:lang w:val="en-US"/>
          </w:rPr>
          <w:delText xml:space="preserve"> –</w:delText>
        </w:r>
      </w:del>
      <w:ins w:id="7" w:author="Munish K" w:date="2023-09-13T20:57:00Z">
        <w:r w:rsidR="007A2D72">
          <w:rPr>
            <w:lang w:val="en-US"/>
          </w:rPr>
          <w:t>.</w:t>
        </w:r>
      </w:ins>
      <w:r w:rsidR="00A8092B">
        <w:rPr>
          <w:lang w:val="en-US"/>
        </w:rPr>
        <w:t xml:space="preserve"> </w:t>
      </w:r>
      <w:del w:id="8" w:author="Munish K" w:date="2023-09-13T20:57:00Z">
        <w:r w:rsidR="00F90929" w:rsidDel="007A2D72">
          <w:rPr>
            <w:lang w:val="en-US"/>
          </w:rPr>
          <w:delText>instead</w:delText>
        </w:r>
      </w:del>
      <w:ins w:id="9" w:author="Munish K" w:date="2023-09-13T20:57:00Z">
        <w:r w:rsidR="007A2D72">
          <w:rPr>
            <w:lang w:val="en-US"/>
          </w:rPr>
          <w:t>I</w:t>
        </w:r>
        <w:r w:rsidR="007A2D72">
          <w:rPr>
            <w:lang w:val="en-US"/>
          </w:rPr>
          <w:t>nstead</w:t>
        </w:r>
      </w:ins>
      <w:r w:rsidR="00A8092B">
        <w:rPr>
          <w:lang w:val="en-US"/>
        </w:rPr>
        <w:t>,</w:t>
      </w:r>
      <w:r w:rsidR="006441B3">
        <w:rPr>
          <w:lang w:val="en-US"/>
        </w:rPr>
        <w:t xml:space="preserve"> most </w:t>
      </w:r>
      <w:del w:id="10" w:author="Munish K" w:date="2023-09-13T22:43:00Z">
        <w:r w:rsidR="006441B3" w:rsidDel="008A64FA">
          <w:rPr>
            <w:lang w:val="en-US"/>
          </w:rPr>
          <w:delText>life cycle analyses</w:delText>
        </w:r>
      </w:del>
      <w:ins w:id="11" w:author="Munish K" w:date="2023-09-13T22:43:00Z">
        <w:r w:rsidR="008A64FA">
          <w:rPr>
            <w:lang w:val="en-US"/>
          </w:rPr>
          <w:t>LCAs</w:t>
        </w:r>
      </w:ins>
      <w:r w:rsidR="006441B3">
        <w:rPr>
          <w:lang w:val="en-US"/>
        </w:rPr>
        <w:t xml:space="preserve"> focus on </w:t>
      </w:r>
      <w:ins w:id="12" w:author="Munish K" w:date="2023-09-13T20:57:00Z">
        <w:r w:rsidR="007A2D72">
          <w:rPr>
            <w:lang w:val="en-US"/>
          </w:rPr>
          <w:t xml:space="preserve">the </w:t>
        </w:r>
      </w:ins>
      <w:r w:rsidR="00F90929">
        <w:rPr>
          <w:lang w:val="en-US"/>
        </w:rPr>
        <w:t xml:space="preserve">individual components </w:t>
      </w:r>
      <w:ins w:id="13" w:author="Munish K" w:date="2023-09-13T20:57:00Z">
        <w:r w:rsidR="007A2D72">
          <w:rPr>
            <w:lang w:val="en-US"/>
          </w:rPr>
          <w:t xml:space="preserve">of the solar farm </w:t>
        </w:r>
      </w:ins>
      <w:del w:id="14" w:author="Munish K" w:date="2023-09-13T20:57:00Z">
        <w:r w:rsidR="00F90929" w:rsidDel="007A2D72">
          <w:rPr>
            <w:lang w:val="en-US"/>
          </w:rPr>
          <w:delText>such as</w:delText>
        </w:r>
      </w:del>
      <w:ins w:id="15" w:author="Munish K" w:date="2023-09-13T20:57:00Z">
        <w:r w:rsidR="007A2D72">
          <w:rPr>
            <w:lang w:val="en-US"/>
          </w:rPr>
          <w:t>(for example,</w:t>
        </w:r>
      </w:ins>
      <w:r w:rsidR="00F90929">
        <w:rPr>
          <w:lang w:val="en-US"/>
        </w:rPr>
        <w:t xml:space="preserve"> </w:t>
      </w:r>
      <w:r w:rsidR="007E12CC">
        <w:rPr>
          <w:lang w:val="en-US"/>
        </w:rPr>
        <w:t>solar</w:t>
      </w:r>
      <w:r w:rsidR="00F90929">
        <w:rPr>
          <w:lang w:val="en-US"/>
        </w:rPr>
        <w:t xml:space="preserve"> panels</w:t>
      </w:r>
      <w:r w:rsidR="00A97EFC">
        <w:rPr>
          <w:lang w:val="en-US"/>
        </w:rPr>
        <w:t xml:space="preserve"> or power cables</w:t>
      </w:r>
      <w:del w:id="16" w:author="Munish K" w:date="2023-09-13T20:58:00Z">
        <w:r w:rsidR="00A97EFC" w:rsidDel="007A2D72">
          <w:rPr>
            <w:lang w:val="en-US"/>
          </w:rPr>
          <w:delText>, for example</w:delText>
        </w:r>
      </w:del>
      <w:ins w:id="17" w:author="Munish K" w:date="2023-09-13T20:58:00Z">
        <w:r w:rsidR="007A2D72">
          <w:rPr>
            <w:lang w:val="en-US"/>
          </w:rPr>
          <w:t>)</w:t>
        </w:r>
      </w:ins>
      <w:r w:rsidR="00F90929">
        <w:rPr>
          <w:lang w:val="en-US"/>
        </w:rPr>
        <w:t xml:space="preserve">. </w:t>
      </w:r>
      <w:r w:rsidR="0004320B">
        <w:rPr>
          <w:lang w:val="en-US"/>
        </w:rPr>
        <w:t xml:space="preserve">Many of these analyses are also done </w:t>
      </w:r>
      <w:r w:rsidR="00F53C63">
        <w:rPr>
          <w:lang w:val="en-US"/>
        </w:rPr>
        <w:t>after the solar farm is operational.</w:t>
      </w:r>
      <w:r w:rsidR="00815AC6">
        <w:rPr>
          <w:lang w:val="en-US"/>
        </w:rPr>
        <w:t xml:space="preserve"> </w:t>
      </w:r>
      <w:r w:rsidR="003461B6">
        <w:rPr>
          <w:lang w:val="en-US"/>
        </w:rPr>
        <w:t xml:space="preserve">Once operational, </w:t>
      </w:r>
      <w:r w:rsidR="00581CBE">
        <w:rPr>
          <w:lang w:val="en-US"/>
        </w:rPr>
        <w:t>it is difficult to</w:t>
      </w:r>
      <w:r w:rsidR="00B92754">
        <w:rPr>
          <w:lang w:val="en-US"/>
        </w:rPr>
        <w:t xml:space="preserve"> mitigate the effects</w:t>
      </w:r>
      <w:r w:rsidR="00D47AB0">
        <w:rPr>
          <w:lang w:val="en-US"/>
        </w:rPr>
        <w:t xml:space="preserve"> of</w:t>
      </w:r>
      <w:r w:rsidR="00B92754">
        <w:rPr>
          <w:lang w:val="en-US"/>
        </w:rPr>
        <w:t xml:space="preserve"> </w:t>
      </w:r>
      <w:r w:rsidR="00A969B2">
        <w:rPr>
          <w:lang w:val="en-US"/>
        </w:rPr>
        <w:t>high emissions costs</w:t>
      </w:r>
      <w:r w:rsidR="00B92754">
        <w:rPr>
          <w:lang w:val="en-US"/>
        </w:rPr>
        <w:t xml:space="preserve">. In this paper, we </w:t>
      </w:r>
      <w:r w:rsidR="00785693">
        <w:rPr>
          <w:lang w:val="en-US"/>
        </w:rPr>
        <w:t xml:space="preserve">model and perform </w:t>
      </w:r>
      <w:ins w:id="18" w:author="Munish K" w:date="2023-09-13T21:00:00Z">
        <w:r w:rsidR="007A2D72">
          <w:rPr>
            <w:lang w:val="en-US"/>
          </w:rPr>
          <w:t>the</w:t>
        </w:r>
      </w:ins>
      <w:del w:id="19" w:author="Munish K" w:date="2023-09-13T21:00:00Z">
        <w:r w:rsidR="00785693" w:rsidDel="007A2D72">
          <w:rPr>
            <w:lang w:val="en-US"/>
          </w:rPr>
          <w:delText>a</w:delText>
        </w:r>
      </w:del>
      <w:r w:rsidR="00785693">
        <w:rPr>
          <w:lang w:val="en-US"/>
        </w:rPr>
        <w:t xml:space="preserve"> </w:t>
      </w:r>
      <w:del w:id="20" w:author="Munish K" w:date="2023-09-13T22:43:00Z">
        <w:r w:rsidR="00785693" w:rsidDel="008A64FA">
          <w:rPr>
            <w:lang w:val="en-US"/>
          </w:rPr>
          <w:delText>life cycle analysis</w:delText>
        </w:r>
      </w:del>
      <w:ins w:id="21" w:author="Munish K" w:date="2023-09-13T22:43:00Z">
        <w:r w:rsidR="008A64FA">
          <w:rPr>
            <w:lang w:val="en-US"/>
          </w:rPr>
          <w:t>LCA</w:t>
        </w:r>
      </w:ins>
      <w:r w:rsidR="00785693">
        <w:rPr>
          <w:lang w:val="en-US"/>
        </w:rPr>
        <w:t xml:space="preserve"> for a prospective solar farm in </w:t>
      </w:r>
      <w:del w:id="22" w:author="Munish K" w:date="2023-09-13T20:58:00Z">
        <w:r w:rsidR="00785693" w:rsidDel="007A2D72">
          <w:rPr>
            <w:lang w:val="en-US"/>
          </w:rPr>
          <w:delText xml:space="preserve">the </w:delText>
        </w:r>
      </w:del>
      <w:ins w:id="23" w:author="Munish K" w:date="2023-09-13T20:58:00Z">
        <w:r w:rsidR="007A2D72">
          <w:rPr>
            <w:lang w:val="en-US"/>
          </w:rPr>
          <w:t>its</w:t>
        </w:r>
        <w:r w:rsidR="007A2D72">
          <w:rPr>
            <w:lang w:val="en-US"/>
          </w:rPr>
          <w:t xml:space="preserve"> </w:t>
        </w:r>
      </w:ins>
      <w:r w:rsidR="00785693">
        <w:rPr>
          <w:lang w:val="en-US"/>
        </w:rPr>
        <w:t>earliest stages of conception.</w:t>
      </w:r>
      <w:r w:rsidR="006F6FAB">
        <w:rPr>
          <w:lang w:val="en-US"/>
        </w:rPr>
        <w:t xml:space="preserve"> </w:t>
      </w:r>
      <w:r w:rsidR="00BB0AF8">
        <w:rPr>
          <w:lang w:val="en-US"/>
        </w:rPr>
        <w:t>By this, what we mean is that t</w:t>
      </w:r>
      <w:r w:rsidR="00D47AB0">
        <w:rPr>
          <w:lang w:val="en-US"/>
        </w:rPr>
        <w:t xml:space="preserve">he </w:t>
      </w:r>
      <w:ins w:id="24" w:author="Munish K" w:date="2023-09-13T20:59:00Z">
        <w:r w:rsidR="007A2D72">
          <w:rPr>
            <w:lang w:val="en-US"/>
          </w:rPr>
          <w:t xml:space="preserve">modelling </w:t>
        </w:r>
      </w:ins>
      <w:del w:id="25" w:author="Munish K" w:date="2023-09-13T21:00:00Z">
        <w:r w:rsidR="00BB0AF8" w:rsidDel="007A2D72">
          <w:rPr>
            <w:lang w:val="en-US"/>
          </w:rPr>
          <w:delText xml:space="preserve">solar </w:delText>
        </w:r>
        <w:r w:rsidR="00D47AB0" w:rsidDel="007A2D72">
          <w:rPr>
            <w:lang w:val="en-US"/>
          </w:rPr>
          <w:delText xml:space="preserve">farm </w:delText>
        </w:r>
      </w:del>
      <w:del w:id="26" w:author="Munish K" w:date="2023-09-13T20:59:00Z">
        <w:r w:rsidR="00D47AB0" w:rsidDel="007A2D72">
          <w:rPr>
            <w:lang w:val="en-US"/>
          </w:rPr>
          <w:delText>we are modelling is</w:delText>
        </w:r>
        <w:r w:rsidR="00BC47E1" w:rsidDel="007A2D72">
          <w:rPr>
            <w:lang w:val="en-US"/>
          </w:rPr>
          <w:delText xml:space="preserve"> based on a real solar farm that </w:delText>
        </w:r>
      </w:del>
      <w:r w:rsidR="00BC47E1">
        <w:rPr>
          <w:lang w:val="en-US"/>
        </w:rPr>
        <w:t xml:space="preserve">is </w:t>
      </w:r>
      <w:del w:id="27" w:author="Munish K" w:date="2023-09-13T20:59:00Z">
        <w:r w:rsidR="00BC47E1" w:rsidDel="007A2D72">
          <w:rPr>
            <w:lang w:val="en-US"/>
          </w:rPr>
          <w:delText xml:space="preserve">currently </w:delText>
        </w:r>
      </w:del>
      <w:ins w:id="28" w:author="Munish K" w:date="2023-09-13T20:59:00Z">
        <w:r w:rsidR="007A2D72">
          <w:rPr>
            <w:lang w:val="en-US"/>
          </w:rPr>
          <w:t>performed as part of</w:t>
        </w:r>
        <w:r w:rsidR="007A2D72">
          <w:rPr>
            <w:lang w:val="en-US"/>
          </w:rPr>
          <w:t xml:space="preserve"> </w:t>
        </w:r>
      </w:ins>
      <w:ins w:id="29" w:author="Munish K" w:date="2023-09-13T22:15:00Z">
        <w:r w:rsidR="00577914">
          <w:rPr>
            <w:lang w:val="en-US"/>
          </w:rPr>
          <w:t>the “</w:t>
        </w:r>
        <w:r w:rsidR="00577914">
          <w:t xml:space="preserve">prospective stage </w:t>
        </w:r>
      </w:ins>
      <w:r w:rsidR="00F257AD">
        <w:rPr>
          <w:lang w:val="en-US"/>
        </w:rPr>
        <w:t>pre</w:t>
      </w:r>
      <w:r w:rsidR="00BC47E1">
        <w:rPr>
          <w:lang w:val="en-US"/>
        </w:rPr>
        <w:t xml:space="preserve"> front end engineering and design (</w:t>
      </w:r>
      <w:ins w:id="30" w:author="Munish K" w:date="2023-09-13T22:15:00Z">
        <w:r w:rsidR="00577914">
          <w:t xml:space="preserve">prospective stage </w:t>
        </w:r>
        <w:r w:rsidR="00577914">
          <w:t>pre-</w:t>
        </w:r>
      </w:ins>
      <w:r w:rsidR="00BC47E1">
        <w:rPr>
          <w:lang w:val="en-US"/>
        </w:rPr>
        <w:t>FEED)</w:t>
      </w:r>
      <w:ins w:id="31" w:author="Munish K" w:date="2023-09-13T22:16:00Z">
        <w:r w:rsidR="00577914">
          <w:rPr>
            <w:lang w:val="en-US"/>
          </w:rPr>
          <w:t>”</w:t>
        </w:r>
      </w:ins>
      <w:del w:id="32" w:author="Munish K" w:date="2023-09-13T21:00:00Z">
        <w:r w:rsidR="00BB0AF8" w:rsidDel="007A2D72">
          <w:rPr>
            <w:lang w:val="en-US"/>
          </w:rPr>
          <w:delText xml:space="preserve"> </w:delText>
        </w:r>
      </w:del>
      <w:ins w:id="33" w:author="Munish K" w:date="2023-09-13T21:01:00Z">
        <w:r w:rsidR="007A2D72">
          <w:rPr>
            <w:lang w:val="en-US"/>
          </w:rPr>
          <w:t xml:space="preserve"> of the </w:t>
        </w:r>
      </w:ins>
      <w:ins w:id="34" w:author="Munish K" w:date="2023-09-13T21:02:00Z">
        <w:r w:rsidR="007A2D72">
          <w:rPr>
            <w:lang w:val="en-US"/>
          </w:rPr>
          <w:t>expectant</w:t>
        </w:r>
      </w:ins>
      <w:ins w:id="35" w:author="Munish K" w:date="2023-09-13T21:01:00Z">
        <w:r w:rsidR="007A2D72">
          <w:rPr>
            <w:lang w:val="en-US"/>
          </w:rPr>
          <w:t xml:space="preserve"> solar farm</w:t>
        </w:r>
      </w:ins>
      <w:del w:id="36" w:author="Munish K" w:date="2023-09-13T21:00:00Z">
        <w:r w:rsidR="00BB0AF8" w:rsidDel="007A2D72">
          <w:rPr>
            <w:lang w:val="en-US"/>
          </w:rPr>
          <w:delText>stage</w:delText>
        </w:r>
      </w:del>
      <w:r w:rsidR="00BB0AF8">
        <w:rPr>
          <w:lang w:val="en-US"/>
        </w:rPr>
        <w:t xml:space="preserve">, </w:t>
      </w:r>
      <w:ins w:id="37" w:author="Munish K" w:date="2023-09-13T21:01:00Z">
        <w:r w:rsidR="007A2D72">
          <w:rPr>
            <w:lang w:val="en-US"/>
          </w:rPr>
          <w:t xml:space="preserve">but </w:t>
        </w:r>
      </w:ins>
      <w:del w:id="38" w:author="Munish K" w:date="2023-09-13T20:59:00Z">
        <w:r w:rsidR="009C1632" w:rsidDel="007A2D72">
          <w:rPr>
            <w:lang w:val="en-US"/>
          </w:rPr>
          <w:delText>and</w:delText>
        </w:r>
        <w:r w:rsidR="00BB0AF8" w:rsidDel="007A2D72">
          <w:rPr>
            <w:lang w:val="en-US"/>
          </w:rPr>
          <w:delText xml:space="preserve"> where</w:delText>
        </w:r>
      </w:del>
      <w:ins w:id="39" w:author="Munish K" w:date="2023-09-13T20:59:00Z">
        <w:r w:rsidR="007A2D72">
          <w:rPr>
            <w:lang w:val="en-US"/>
          </w:rPr>
          <w:t>before</w:t>
        </w:r>
      </w:ins>
      <w:r w:rsidR="00BB0AF8">
        <w:rPr>
          <w:lang w:val="en-US"/>
        </w:rPr>
        <w:t xml:space="preserve"> </w:t>
      </w:r>
      <w:del w:id="40" w:author="Munish K" w:date="2023-09-13T20:59:00Z">
        <w:r w:rsidR="00BB0AF8" w:rsidDel="007A2D72">
          <w:rPr>
            <w:lang w:val="en-US"/>
          </w:rPr>
          <w:delText xml:space="preserve">no </w:delText>
        </w:r>
      </w:del>
      <w:ins w:id="41" w:author="Munish K" w:date="2023-09-13T20:59:00Z">
        <w:r w:rsidR="007A2D72">
          <w:rPr>
            <w:lang w:val="en-US"/>
          </w:rPr>
          <w:t>the</w:t>
        </w:r>
      </w:ins>
      <w:ins w:id="42" w:author="Munish K" w:date="2023-09-13T21:00:00Z">
        <w:r w:rsidR="007A2D72">
          <w:rPr>
            <w:lang w:val="en-US"/>
          </w:rPr>
          <w:t xml:space="preserve"> </w:t>
        </w:r>
      </w:ins>
      <w:r w:rsidR="00BB0AF8">
        <w:rPr>
          <w:lang w:val="en-US"/>
        </w:rPr>
        <w:t>final investment decision (FID) has been made</w:t>
      </w:r>
      <w:r w:rsidR="00BC47E1">
        <w:rPr>
          <w:lang w:val="en-US"/>
        </w:rPr>
        <w:t xml:space="preserve">. </w:t>
      </w:r>
      <w:r w:rsidR="006F6FAB">
        <w:rPr>
          <w:lang w:val="en-US"/>
        </w:rPr>
        <w:t xml:space="preserve">Using analogues, careful assumptions, and public sources, </w:t>
      </w:r>
      <w:r w:rsidR="00151917">
        <w:rPr>
          <w:lang w:val="en-US"/>
        </w:rPr>
        <w:t>we model the energy production, carbon emissions, and costs of a solar farm over its life cycle.</w:t>
      </w:r>
    </w:p>
    <w:p w14:paraId="2A77D93B" w14:textId="580BB9FA" w:rsidR="001703CB" w:rsidRDefault="001D2C7B" w:rsidP="008F7313">
      <w:pPr>
        <w:jc w:val="both"/>
        <w:rPr>
          <w:lang w:val="en-US"/>
        </w:rPr>
      </w:pPr>
      <w:r>
        <w:rPr>
          <w:lang w:val="en-US"/>
        </w:rPr>
        <w:t xml:space="preserve">We </w:t>
      </w:r>
      <w:r w:rsidR="009C1632">
        <w:rPr>
          <w:lang w:val="en-US"/>
        </w:rPr>
        <w:t xml:space="preserve">learn from our modelling </w:t>
      </w:r>
      <w:r w:rsidR="003200AC">
        <w:rPr>
          <w:lang w:val="en-US"/>
        </w:rPr>
        <w:t xml:space="preserve">that battery </w:t>
      </w:r>
      <w:r w:rsidR="00A4462B">
        <w:rPr>
          <w:lang w:val="en-US"/>
        </w:rPr>
        <w:t xml:space="preserve">decommissioning </w:t>
      </w:r>
      <w:r w:rsidR="003200AC">
        <w:rPr>
          <w:lang w:val="en-US"/>
        </w:rPr>
        <w:t xml:space="preserve">is the largest source of emissions </w:t>
      </w:r>
      <w:r w:rsidR="009C1632">
        <w:rPr>
          <w:lang w:val="en-US"/>
        </w:rPr>
        <w:t xml:space="preserve">followed by the </w:t>
      </w:r>
      <w:r w:rsidR="003200AC">
        <w:rPr>
          <w:lang w:val="en-US"/>
        </w:rPr>
        <w:t>manufacturing of solar panels and batteries</w:t>
      </w:r>
      <w:r w:rsidR="00093695">
        <w:rPr>
          <w:lang w:val="en-US"/>
        </w:rPr>
        <w:t>, resulting in peak emissions at the start and end of the solar farm life cycle</w:t>
      </w:r>
      <w:r w:rsidR="00654103">
        <w:rPr>
          <w:lang w:val="en-US"/>
        </w:rPr>
        <w:t>.</w:t>
      </w:r>
      <w:r w:rsidR="009C1632">
        <w:rPr>
          <w:lang w:val="en-US"/>
        </w:rPr>
        <w:t xml:space="preserve"> The</w:t>
      </w:r>
      <w:r w:rsidR="00236077">
        <w:rPr>
          <w:lang w:val="en-US"/>
        </w:rPr>
        <w:t xml:space="preserve"> </w:t>
      </w:r>
      <w:r w:rsidR="009C1632">
        <w:rPr>
          <w:lang w:val="en-US"/>
        </w:rPr>
        <w:t xml:space="preserve">years </w:t>
      </w:r>
      <w:r w:rsidR="00236077">
        <w:rPr>
          <w:lang w:val="en-US"/>
        </w:rPr>
        <w:t xml:space="preserve">where batteries </w:t>
      </w:r>
      <w:r w:rsidR="00AA3594">
        <w:rPr>
          <w:lang w:val="en-US"/>
        </w:rPr>
        <w:t>replacement is modelled to occur</w:t>
      </w:r>
      <w:r w:rsidR="00236077">
        <w:rPr>
          <w:lang w:val="en-US"/>
        </w:rPr>
        <w:t xml:space="preserve"> also show</w:t>
      </w:r>
      <w:ins w:id="43" w:author="Munish K" w:date="2023-09-13T21:02:00Z">
        <w:r w:rsidR="007A2D72">
          <w:rPr>
            <w:lang w:val="en-US"/>
          </w:rPr>
          <w:t>s</w:t>
        </w:r>
      </w:ins>
      <w:r w:rsidR="00236077">
        <w:rPr>
          <w:lang w:val="en-US"/>
        </w:rPr>
        <w:t xml:space="preserve"> high emissions compared to the lower baseline operational emissions.</w:t>
      </w:r>
      <w:r w:rsidR="00654103">
        <w:rPr>
          <w:lang w:val="en-US"/>
        </w:rPr>
        <w:t xml:space="preserve"> As batteries are a </w:t>
      </w:r>
      <w:del w:id="44" w:author="Munish K" w:date="2023-09-13T21:03:00Z">
        <w:r w:rsidR="00654103" w:rsidDel="007A2D72">
          <w:rPr>
            <w:lang w:val="en-US"/>
          </w:rPr>
          <w:delText xml:space="preserve">large </w:delText>
        </w:r>
      </w:del>
      <w:ins w:id="45" w:author="Munish K" w:date="2023-09-13T21:03:00Z">
        <w:r w:rsidR="007A2D72">
          <w:rPr>
            <w:lang w:val="en-US"/>
          </w:rPr>
          <w:t>largest</w:t>
        </w:r>
        <w:r w:rsidR="007A2D72">
          <w:rPr>
            <w:lang w:val="en-US"/>
          </w:rPr>
          <w:t xml:space="preserve"> </w:t>
        </w:r>
      </w:ins>
      <w:r w:rsidR="00654103">
        <w:rPr>
          <w:lang w:val="en-US"/>
        </w:rPr>
        <w:t xml:space="preserve">source of emission, </w:t>
      </w:r>
      <w:r w:rsidR="00203997">
        <w:rPr>
          <w:lang w:val="en-US"/>
        </w:rPr>
        <w:t>the number and deployment of batteries</w:t>
      </w:r>
      <w:r w:rsidR="00C27020">
        <w:rPr>
          <w:lang w:val="en-US"/>
        </w:rPr>
        <w:t xml:space="preserve">, if used at all, </w:t>
      </w:r>
      <w:r w:rsidR="00203997">
        <w:rPr>
          <w:lang w:val="en-US"/>
        </w:rPr>
        <w:t>should be considered prior to commencing operations</w:t>
      </w:r>
      <w:r w:rsidR="00C27020">
        <w:rPr>
          <w:lang w:val="en-US"/>
        </w:rPr>
        <w:t xml:space="preserve"> to reduce both emissions and costs through </w:t>
      </w:r>
      <w:ins w:id="46" w:author="Munish K" w:date="2023-09-13T21:03:00Z">
        <w:r w:rsidR="007A2D72">
          <w:rPr>
            <w:lang w:val="en-US"/>
          </w:rPr>
          <w:t xml:space="preserve">optimization. </w:t>
        </w:r>
      </w:ins>
      <w:commentRangeStart w:id="47"/>
      <w:r w:rsidR="007332A9" w:rsidRPr="007A2D72">
        <w:rPr>
          <w:dstrike/>
          <w:lang w:val="en-US"/>
          <w:rPrChange w:id="48" w:author="Munish K" w:date="2023-09-13T21:03:00Z">
            <w:rPr>
              <w:lang w:val="en-US"/>
            </w:rPr>
          </w:rPrChange>
        </w:rPr>
        <w:t>optimization</w:t>
      </w:r>
      <w:commentRangeEnd w:id="47"/>
      <w:r w:rsidR="007A2D72" w:rsidRPr="007A2D72">
        <w:rPr>
          <w:rStyle w:val="CommentReference"/>
          <w:dstrike/>
          <w:rPrChange w:id="49" w:author="Munish K" w:date="2023-09-13T21:03:00Z">
            <w:rPr>
              <w:rStyle w:val="CommentReference"/>
            </w:rPr>
          </w:rPrChange>
        </w:rPr>
        <w:commentReference w:id="47"/>
      </w:r>
      <w:r w:rsidR="00C27020">
        <w:rPr>
          <w:lang w:val="en-US"/>
        </w:rPr>
        <w:t>.</w:t>
      </w:r>
      <w:r w:rsidR="001673C3">
        <w:rPr>
          <w:lang w:val="en-US"/>
        </w:rPr>
        <w:t xml:space="preserve"> Finally, we </w:t>
      </w:r>
      <w:r w:rsidR="001673C3" w:rsidRPr="00A8092B">
        <w:t>evaluate</w:t>
      </w:r>
      <w:r w:rsidR="001673C3">
        <w:rPr>
          <w:lang w:val="en-US"/>
        </w:rPr>
        <w:t xml:space="preserve"> the costs and payback period of the solar farm and find tha</w:t>
      </w:r>
      <w:r w:rsidR="00A1323B">
        <w:rPr>
          <w:lang w:val="en-US"/>
        </w:rPr>
        <w:t xml:space="preserve">t the number of years before payback </w:t>
      </w:r>
      <w:r w:rsidR="00295ED8">
        <w:rPr>
          <w:lang w:val="en-US"/>
        </w:rPr>
        <w:t>aligns with</w:t>
      </w:r>
      <w:r w:rsidR="00A1323B">
        <w:rPr>
          <w:lang w:val="en-US"/>
        </w:rPr>
        <w:t xml:space="preserve"> </w:t>
      </w:r>
      <w:r w:rsidR="00295ED8">
        <w:rPr>
          <w:lang w:val="en-US"/>
        </w:rPr>
        <w:t xml:space="preserve">the 2-to-13-year period indicated by literature. </w:t>
      </w:r>
    </w:p>
    <w:p w14:paraId="1E2E1AB5" w14:textId="77777777" w:rsidR="008872A8" w:rsidRPr="00A812D8" w:rsidRDefault="008872A8" w:rsidP="008F7313">
      <w:pPr>
        <w:jc w:val="both"/>
        <w:rPr>
          <w:lang w:val="en-US"/>
        </w:rPr>
      </w:pPr>
    </w:p>
    <w:p w14:paraId="02B732FA" w14:textId="77777777" w:rsidR="008872A8" w:rsidRDefault="001703CB" w:rsidP="008F7313">
      <w:pPr>
        <w:jc w:val="both"/>
        <w:rPr>
          <w:lang w:val="en-US"/>
        </w:rPr>
      </w:pPr>
      <w:r w:rsidRPr="001472C2">
        <w:rPr>
          <w:b/>
          <w:bCs/>
          <w:lang w:val="en-US"/>
        </w:rPr>
        <w:t>One-Sentence Summary:</w:t>
      </w:r>
      <w:r w:rsidR="00236077">
        <w:rPr>
          <w:lang w:val="en-US"/>
        </w:rPr>
        <w:t xml:space="preserve"> </w:t>
      </w:r>
    </w:p>
    <w:p w14:paraId="637EC942" w14:textId="3A145674" w:rsidR="001703CB" w:rsidRPr="00A812D8" w:rsidRDefault="00236077" w:rsidP="008F7313">
      <w:pPr>
        <w:jc w:val="both"/>
        <w:rPr>
          <w:lang w:val="en-US"/>
        </w:rPr>
      </w:pPr>
      <w:r>
        <w:rPr>
          <w:lang w:val="en-US"/>
        </w:rPr>
        <w:t xml:space="preserve">We model </w:t>
      </w:r>
      <w:r w:rsidR="00DC70C3">
        <w:rPr>
          <w:lang w:val="en-US"/>
        </w:rPr>
        <w:t xml:space="preserve">and perform a life cycle </w:t>
      </w:r>
      <w:del w:id="50" w:author="Munish K" w:date="2023-09-13T22:44:00Z">
        <w:r w:rsidR="00DC70C3" w:rsidDel="008A64FA">
          <w:rPr>
            <w:lang w:val="en-US"/>
          </w:rPr>
          <w:delText xml:space="preserve">analysis </w:delText>
        </w:r>
      </w:del>
      <w:ins w:id="51" w:author="Munish K" w:date="2023-09-13T22:44:00Z">
        <w:r w:rsidR="008A64FA">
          <w:rPr>
            <w:lang w:val="en-US"/>
          </w:rPr>
          <w:t>assessment</w:t>
        </w:r>
        <w:r w:rsidR="008A64FA">
          <w:rPr>
            <w:lang w:val="en-US"/>
          </w:rPr>
          <w:t xml:space="preserve"> </w:t>
        </w:r>
      </w:ins>
      <w:r w:rsidR="00DC70C3">
        <w:rPr>
          <w:lang w:val="en-US"/>
        </w:rPr>
        <w:t>of a prospective solar farm a</w:t>
      </w:r>
      <w:r w:rsidR="00103AEA">
        <w:rPr>
          <w:lang w:val="en-US"/>
        </w:rPr>
        <w:t xml:space="preserve">t the early stages to </w:t>
      </w:r>
      <w:r w:rsidR="001472C2">
        <w:rPr>
          <w:lang w:val="en-US"/>
        </w:rPr>
        <w:t>identify possible mitigations in emissions and costs.</w:t>
      </w:r>
      <w:r>
        <w:rPr>
          <w:lang w:val="en-US"/>
        </w:rPr>
        <w:t xml:space="preserve"> </w:t>
      </w:r>
    </w:p>
    <w:p w14:paraId="45A5F134" w14:textId="0A232419" w:rsidR="001703CB" w:rsidRPr="00A812D8" w:rsidRDefault="001703CB" w:rsidP="008F7313">
      <w:pPr>
        <w:jc w:val="both"/>
        <w:rPr>
          <w:lang w:val="en-US"/>
        </w:rPr>
      </w:pPr>
      <w:r w:rsidRPr="00A812D8">
        <w:rPr>
          <w:lang w:val="en-US"/>
        </w:rPr>
        <w:br w:type="page"/>
      </w:r>
    </w:p>
    <w:p w14:paraId="012C7C26" w14:textId="05B68235" w:rsidR="001703CB" w:rsidRPr="005F4C26" w:rsidRDefault="001703CB" w:rsidP="008F7313">
      <w:pPr>
        <w:pStyle w:val="Heading1"/>
        <w:jc w:val="both"/>
        <w:rPr>
          <w:lang w:val="en-US"/>
        </w:rPr>
      </w:pPr>
      <w:r w:rsidRPr="005F4C26">
        <w:rPr>
          <w:lang w:val="en-US"/>
        </w:rPr>
        <w:lastRenderedPageBreak/>
        <w:t>Introduction</w:t>
      </w:r>
    </w:p>
    <w:p w14:paraId="7C28C962" w14:textId="17B48896" w:rsidR="00BD1836" w:rsidDel="007A3602" w:rsidRDefault="00BD1836" w:rsidP="00034194">
      <w:pPr>
        <w:jc w:val="both"/>
        <w:rPr>
          <w:del w:id="52" w:author="Munish K" w:date="2023-09-13T21:36:00Z"/>
          <w:lang w:val="en-US"/>
        </w:rPr>
      </w:pPr>
      <w:r w:rsidRPr="00BD1836">
        <w:rPr>
          <w:lang w:val="en-US"/>
        </w:rPr>
        <w:t xml:space="preserve">Solar energy is an increasingly cheap </w:t>
      </w:r>
      <w:del w:id="53" w:author="Munish K" w:date="2023-09-13T21:05:00Z">
        <w:r w:rsidRPr="00BD1836" w:rsidDel="007A2D72">
          <w:rPr>
            <w:lang w:val="en-US"/>
          </w:rPr>
          <w:delText xml:space="preserve">and potentially limitless </w:delText>
        </w:r>
      </w:del>
      <w:r w:rsidRPr="00BD1836">
        <w:rPr>
          <w:lang w:val="en-US"/>
        </w:rPr>
        <w:t xml:space="preserve">source of energy that has been growing rapidly due to its modular and versatile nature. </w:t>
      </w:r>
      <w:ins w:id="54" w:author="Munish K" w:date="2023-09-13T21:36:00Z">
        <w:r w:rsidR="007A3602">
          <w:t>A</w:t>
        </w:r>
        <w:r w:rsidR="007A3602" w:rsidRPr="00A812D8">
          <w:t>s an alternative energy source, solar energy is often touted as a ready replacement for fossil fuels</w:t>
        </w:r>
        <w:r w:rsidR="007A3602">
          <w:t>.</w:t>
        </w:r>
        <w:r w:rsidR="007A3602" w:rsidRPr="00BD1836">
          <w:rPr>
            <w:lang w:val="en-US"/>
          </w:rPr>
          <w:t xml:space="preserve"> </w:t>
        </w:r>
      </w:ins>
      <w:r w:rsidRPr="00BD1836">
        <w:rPr>
          <w:lang w:val="en-US"/>
        </w:rPr>
        <w:t xml:space="preserve">Solar power generation can be done on multiple scales, from large utility-scale projects that provide cheap electricity to smaller rooftop panel installations that help building owners offset their electricity bills. </w:t>
      </w:r>
      <w:del w:id="55" w:author="Munish K" w:date="2023-09-13T21:36:00Z">
        <w:r w:rsidRPr="00BD1836" w:rsidDel="007A3602">
          <w:rPr>
            <w:lang w:val="en-US"/>
          </w:rPr>
          <w:delText xml:space="preserve">Given this ubiquity, solar has a large potential as an energy resource. </w:delText>
        </w:r>
      </w:del>
    </w:p>
    <w:p w14:paraId="03E8B1C5" w14:textId="6F263FB2" w:rsidR="007A3602" w:rsidRDefault="007A3602" w:rsidP="00034194">
      <w:pPr>
        <w:jc w:val="both"/>
        <w:rPr>
          <w:ins w:id="56" w:author="Munish K" w:date="2023-09-13T21:37:00Z"/>
          <w:lang w:val="en-US"/>
        </w:rPr>
      </w:pPr>
    </w:p>
    <w:p w14:paraId="2BF601EC" w14:textId="67B3089C" w:rsidR="007A3602" w:rsidRDefault="00BD1836" w:rsidP="00034194">
      <w:pPr>
        <w:jc w:val="both"/>
        <w:rPr>
          <w:ins w:id="57" w:author="Munish K" w:date="2023-09-13T21:37:00Z"/>
        </w:rPr>
      </w:pPr>
      <w:del w:id="58" w:author="Munish K" w:date="2023-09-13T21:36:00Z">
        <w:r w:rsidDel="007A3602">
          <w:delText>In fact, a</w:delText>
        </w:r>
        <w:r w:rsidR="00034194" w:rsidRPr="00A812D8" w:rsidDel="007A3602">
          <w:delText>s an alternative energy source, solar energy is often touted as a ready replacement for fossil fuels</w:delText>
        </w:r>
        <w:r w:rsidR="00A30B93" w:rsidDel="007A3602">
          <w:delText xml:space="preserve">. </w:delText>
        </w:r>
      </w:del>
      <w:del w:id="59" w:author="Munish K" w:date="2023-09-13T21:37:00Z">
        <w:r w:rsidR="00A30B93" w:rsidDel="007A3602">
          <w:delText>Its</w:delText>
        </w:r>
      </w:del>
      <w:ins w:id="60" w:author="Munish K" w:date="2023-09-13T21:37:00Z">
        <w:r w:rsidR="007A3602">
          <w:t>Another reason for its</w:t>
        </w:r>
      </w:ins>
      <w:r w:rsidR="00A30B93">
        <w:t xml:space="preserve"> attractiveness </w:t>
      </w:r>
      <w:del w:id="61" w:author="Munish K" w:date="2023-09-13T21:37:00Z">
        <w:r w:rsidR="007D4F98" w:rsidDel="007A3602">
          <w:delText>lies in the fact</w:delText>
        </w:r>
      </w:del>
      <w:ins w:id="62" w:author="Munish K" w:date="2023-09-13T21:37:00Z">
        <w:r w:rsidR="007A3602">
          <w:t>is</w:t>
        </w:r>
      </w:ins>
      <w:r w:rsidR="007D4F98">
        <w:t xml:space="preserve"> that electricity generation </w:t>
      </w:r>
      <w:r w:rsidR="007E4448">
        <w:t xml:space="preserve">from solar </w:t>
      </w:r>
      <w:r w:rsidR="007D4F98">
        <w:t xml:space="preserve">is </w:t>
      </w:r>
      <w:r w:rsidR="00034194" w:rsidRPr="00A812D8">
        <w:t xml:space="preserve">carbon </w:t>
      </w:r>
      <w:r w:rsidR="007E4448">
        <w:t>negative</w:t>
      </w:r>
      <w:r w:rsidR="00034194" w:rsidRPr="00A812D8">
        <w:t xml:space="preserve"> and </w:t>
      </w:r>
      <w:r w:rsidR="00AE09C1">
        <w:t xml:space="preserve">the sun is </w:t>
      </w:r>
      <w:del w:id="63" w:author="Munish K" w:date="2023-09-13T21:38:00Z">
        <w:r w:rsidR="00AE09C1" w:rsidDel="00483B35">
          <w:delText xml:space="preserve">viewed as </w:delText>
        </w:r>
      </w:del>
      <w:r w:rsidR="00034194" w:rsidRPr="00A812D8">
        <w:t>a limitless source of energy</w:t>
      </w:r>
      <w:ins w:id="64" w:author="Munish K" w:date="2023-09-13T21:38:00Z">
        <w:r w:rsidR="00483B35">
          <w:t xml:space="preserve">. </w:t>
        </w:r>
      </w:ins>
      <w:del w:id="65" w:author="Munish K" w:date="2023-09-13T21:38:00Z">
        <w:r w:rsidDel="00483B35">
          <w:delText>, which i</w:delText>
        </w:r>
      </w:del>
      <w:ins w:id="66" w:author="Munish K" w:date="2023-09-13T21:38:00Z">
        <w:r w:rsidR="00483B35">
          <w:t>I</w:t>
        </w:r>
      </w:ins>
      <w:r>
        <w:t xml:space="preserve">f </w:t>
      </w:r>
      <w:ins w:id="67" w:author="Munish K" w:date="2023-09-13T21:38:00Z">
        <w:r w:rsidR="00483B35">
          <w:t xml:space="preserve">appropriately </w:t>
        </w:r>
      </w:ins>
      <w:r>
        <w:t>harnessed</w:t>
      </w:r>
      <w:ins w:id="68" w:author="Munish K" w:date="2023-09-13T21:38:00Z">
        <w:r w:rsidR="00483B35">
          <w:t>, it</w:t>
        </w:r>
      </w:ins>
      <w:r>
        <w:t xml:space="preserve"> can </w:t>
      </w:r>
      <w:del w:id="69" w:author="Munish K" w:date="2023-09-13T21:38:00Z">
        <w:r w:rsidDel="00483B35">
          <w:delText xml:space="preserve">aid </w:delText>
        </w:r>
      </w:del>
      <w:ins w:id="70" w:author="Munish K" w:date="2023-09-13T21:39:00Z">
        <w:r w:rsidR="00483B35">
          <w:t>potentially keep</w:t>
        </w:r>
      </w:ins>
      <w:del w:id="71" w:author="Munish K" w:date="2023-09-13T21:39:00Z">
        <w:r w:rsidDel="00483B35">
          <w:delText>in keeping</w:delText>
        </w:r>
      </w:del>
      <w:r>
        <w:t xml:space="preserve"> up with growing energy demand</w:t>
      </w:r>
      <w:del w:id="72" w:author="Munish K" w:date="2023-09-13T21:39:00Z">
        <w:r w:rsidDel="00483B35">
          <w:delText>s</w:delText>
        </w:r>
      </w:del>
      <w:r>
        <w:t xml:space="preserve"> while </w:t>
      </w:r>
      <w:del w:id="73" w:author="Munish K" w:date="2023-09-13T21:38:00Z">
        <w:r w:rsidDel="00483B35">
          <w:delText>sticking to</w:delText>
        </w:r>
      </w:del>
      <w:ins w:id="74" w:author="Munish K" w:date="2023-09-13T21:38:00Z">
        <w:r w:rsidR="00483B35">
          <w:t>meeting</w:t>
        </w:r>
      </w:ins>
      <w:r>
        <w:t xml:space="preserve"> ambitious climate targets. Coupled with improvements in solar PV technology, </w:t>
      </w:r>
      <w:del w:id="75" w:author="Munish K" w:date="2023-09-13T21:05:00Z">
        <w:r w:rsidDel="007A2D72">
          <w:delText xml:space="preserve">an </w:delText>
        </w:r>
      </w:del>
      <w:ins w:id="76" w:author="Munish K" w:date="2023-09-13T21:05:00Z">
        <w:r w:rsidR="007A2D72">
          <w:t>the</w:t>
        </w:r>
        <w:r w:rsidR="007A2D72">
          <w:t xml:space="preserve"> </w:t>
        </w:r>
      </w:ins>
      <w:r>
        <w:t xml:space="preserve">increase in adoption of solar energy is </w:t>
      </w:r>
      <w:del w:id="77" w:author="Munish K" w:date="2023-09-13T21:05:00Z">
        <w:r w:rsidDel="007A2D72">
          <w:delText xml:space="preserve">not </w:delText>
        </w:r>
      </w:del>
      <w:ins w:id="78" w:author="Munish K" w:date="2023-09-13T21:05:00Z">
        <w:r w:rsidR="007A2D72">
          <w:t>therefore not</w:t>
        </w:r>
        <w:r w:rsidR="007A2D72">
          <w:t xml:space="preserve"> </w:t>
        </w:r>
      </w:ins>
      <w:r>
        <w:t>a surprise.</w:t>
      </w:r>
      <w:r w:rsidR="00034194" w:rsidRPr="00A812D8">
        <w:t xml:space="preserve"> </w:t>
      </w:r>
    </w:p>
    <w:p w14:paraId="760A99B7" w14:textId="4439D87C" w:rsidR="00206575" w:rsidRPr="00A812D8" w:rsidRDefault="00F97AEF" w:rsidP="00034194">
      <w:pPr>
        <w:jc w:val="both"/>
      </w:pPr>
      <w:del w:id="79" w:author="Munish K" w:date="2023-09-13T21:05:00Z">
        <w:r w:rsidDel="007A2D72">
          <w:delText>Just last year i</w:delText>
        </w:r>
      </w:del>
      <w:del w:id="80" w:author="Munish K" w:date="2023-09-13T21:40:00Z">
        <w:r w:rsidDel="00483B35">
          <w:delText xml:space="preserve">n </w:delText>
        </w:r>
        <w:commentRangeStart w:id="81"/>
        <w:r w:rsidDel="00483B35">
          <w:delText>2022</w:delText>
        </w:r>
        <w:commentRangeEnd w:id="81"/>
        <w:r w:rsidR="007A2D72" w:rsidDel="00483B35">
          <w:rPr>
            <w:rStyle w:val="CommentReference"/>
          </w:rPr>
          <w:commentReference w:id="81"/>
        </w:r>
        <w:r w:rsidR="00CA6240" w:rsidRPr="00A812D8" w:rsidDel="00483B35">
          <w:delText xml:space="preserve">, solar </w:delText>
        </w:r>
        <w:r w:rsidDel="00483B35">
          <w:delText>PV</w:delText>
        </w:r>
        <w:r w:rsidR="004E3688" w:rsidDel="00483B35">
          <w:delText xml:space="preserve"> </w:delText>
        </w:r>
        <w:r w:rsidDel="00483B35">
          <w:delText>generation increased to nearly</w:delText>
        </w:r>
        <w:r w:rsidR="00CA6240" w:rsidRPr="00A812D8" w:rsidDel="00483B35">
          <w:delText xml:space="preserve"> </w:delText>
        </w:r>
        <w:r w:rsidR="00D44D7F" w:rsidDel="00483B35">
          <w:delText>1300</w:delText>
        </w:r>
        <w:r w:rsidR="00D44D7F" w:rsidRPr="00A812D8" w:rsidDel="00483B35">
          <w:delText>T</w:delText>
        </w:r>
        <w:r w:rsidR="00D44D7F" w:rsidDel="00483B35">
          <w:delText>W</w:delText>
        </w:r>
        <w:r w:rsidR="00D44D7F" w:rsidRPr="00A812D8" w:rsidDel="00483B35">
          <w:delText xml:space="preserve">h </w:delText>
        </w:r>
        <w:r w:rsidR="00CA6240" w:rsidRPr="00A812D8" w:rsidDel="00483B35">
          <w:delText>worth of energy</w:delText>
        </w:r>
      </w:del>
      <w:del w:id="82" w:author="Munish K" w:date="2023-09-13T21:11:00Z">
        <w:r w:rsidR="00CA6240" w:rsidRPr="00A812D8" w:rsidDel="001733FB">
          <w:delText xml:space="preserve"> </w:delText>
        </w:r>
      </w:del>
      <w:customXmlDelRangeStart w:id="83" w:author="Munish K" w:date="2023-09-13T21:11:00Z"/>
      <w:sdt>
        <w:sdtPr>
          <w:id w:val="71090302"/>
          <w:citation/>
        </w:sdtPr>
        <w:sdtEndPr/>
        <w:sdtContent>
          <w:customXmlDelRangeEnd w:id="83"/>
          <w:del w:id="84" w:author="Munish K" w:date="2023-09-13T21:11:00Z">
            <w:r w:rsidDel="001733FB">
              <w:fldChar w:fldCharType="begin"/>
            </w:r>
            <w:r w:rsidDel="001733FB">
              <w:delInstrText xml:space="preserve"> CITATION IEA23 \l 18441 </w:delInstrText>
            </w:r>
            <w:r w:rsidDel="001733FB">
              <w:fldChar w:fldCharType="separate"/>
            </w:r>
            <w:r w:rsidR="009F4342" w:rsidDel="001733FB">
              <w:rPr>
                <w:noProof/>
              </w:rPr>
              <w:delText>(IEA, 2023)</w:delText>
            </w:r>
            <w:r w:rsidDel="001733FB">
              <w:fldChar w:fldCharType="end"/>
            </w:r>
          </w:del>
          <w:customXmlDelRangeStart w:id="85" w:author="Munish K" w:date="2023-09-13T21:11:00Z"/>
        </w:sdtContent>
      </w:sdt>
      <w:customXmlDelRangeEnd w:id="85"/>
      <w:del w:id="86" w:author="Munish K" w:date="2023-09-13T21:40:00Z">
        <w:r w:rsidDel="00483B35">
          <w:delText xml:space="preserve"> </w:delText>
        </w:r>
        <w:r w:rsidR="00CA6240" w:rsidRPr="00A812D8" w:rsidDel="00483B35">
          <w:delText xml:space="preserve">and continues to grow along with other forms of renewable energy such as </w:delText>
        </w:r>
        <w:commentRangeStart w:id="87"/>
        <w:r w:rsidR="00CA6240" w:rsidRPr="00A812D8" w:rsidDel="00483B35">
          <w:delText>wind</w:delText>
        </w:r>
        <w:commentRangeEnd w:id="87"/>
        <w:r w:rsidR="001733FB" w:rsidDel="00483B35">
          <w:rPr>
            <w:rStyle w:val="CommentReference"/>
          </w:rPr>
          <w:commentReference w:id="87"/>
        </w:r>
        <w:r w:rsidR="00CA6240" w:rsidRPr="00A812D8" w:rsidDel="00483B35">
          <w:delText>.</w:delText>
        </w:r>
        <w:r w:rsidR="00C427A1" w:rsidDel="00483B35">
          <w:delText xml:space="preserve"> </w:delText>
        </w:r>
      </w:del>
      <w:commentRangeStart w:id="88"/>
      <w:del w:id="89" w:author="Munish K" w:date="2023-09-13T21:09:00Z">
        <w:r w:rsidR="00CA7888" w:rsidDel="001733FB">
          <w:delText xml:space="preserve">Part of </w:delText>
        </w:r>
      </w:del>
      <w:del w:id="90" w:author="Munish K" w:date="2023-09-13T21:08:00Z">
        <w:r w:rsidR="00CA7888" w:rsidDel="001733FB">
          <w:delText xml:space="preserve">this </w:delText>
        </w:r>
      </w:del>
      <w:del w:id="91" w:author="Munish K" w:date="2023-09-13T21:09:00Z">
        <w:r w:rsidR="00CA7888" w:rsidDel="001733FB">
          <w:delText>popularity stems from the</w:delText>
        </w:r>
        <w:r w:rsidR="00F33D69" w:rsidDel="001733FB">
          <w:delText xml:space="preserve"> modular and versatile nature of solar power</w:delText>
        </w:r>
        <w:r w:rsidR="00ED2E40" w:rsidDel="001733FB">
          <w:delText xml:space="preserve"> generation, which comes in the form of</w:delText>
        </w:r>
        <w:r w:rsidR="00CE6ADD" w:rsidDel="001733FB">
          <w:delText xml:space="preserve"> large utility</w:delText>
        </w:r>
        <w:r w:rsidR="002843F2" w:rsidDel="001733FB">
          <w:delText>-</w:delText>
        </w:r>
        <w:r w:rsidR="00CE6ADD" w:rsidDel="001733FB">
          <w:delText xml:space="preserve">scale projects down to local rooftop solar </w:delText>
        </w:r>
        <w:r w:rsidR="002843F2" w:rsidDel="001733FB">
          <w:delText xml:space="preserve">panel installations. </w:delText>
        </w:r>
        <w:commentRangeEnd w:id="88"/>
        <w:r w:rsidR="001733FB" w:rsidDel="001733FB">
          <w:rPr>
            <w:rStyle w:val="CommentReference"/>
          </w:rPr>
          <w:commentReference w:id="88"/>
        </w:r>
        <w:r w:rsidR="00863F93" w:rsidDel="001733FB">
          <w:delText>Furthermore, e</w:delText>
        </w:r>
      </w:del>
      <w:ins w:id="92" w:author="Munish K" w:date="2023-09-13T21:09:00Z">
        <w:r w:rsidR="001733FB">
          <w:t>E</w:t>
        </w:r>
      </w:ins>
      <w:r w:rsidR="00CA6240" w:rsidRPr="00A812D8">
        <w:t xml:space="preserve">xternal factors such as the ongoing war in Ukraine has </w:t>
      </w:r>
      <w:r w:rsidR="00E02CA6">
        <w:t xml:space="preserve">heightened energy security concerns and </w:t>
      </w:r>
      <w:r w:rsidR="00CA6240" w:rsidRPr="00A812D8">
        <w:t>accelerated the adoption of renewables</w:t>
      </w:r>
      <w:del w:id="93" w:author="Munish K" w:date="2023-09-13T21:39:00Z">
        <w:r w:rsidR="00CA6240" w:rsidRPr="00A812D8" w:rsidDel="00483B35">
          <w:delText xml:space="preserve"> like solar</w:delText>
        </w:r>
      </w:del>
      <w:r w:rsidR="00CA6240" w:rsidRPr="00A812D8">
        <w:t xml:space="preserve">, </w:t>
      </w:r>
      <w:del w:id="94" w:author="Munish K" w:date="2023-09-13T21:40:00Z">
        <w:r w:rsidR="00CA6240" w:rsidRPr="00A812D8" w:rsidDel="00483B35">
          <w:delText>such that some</w:delText>
        </w:r>
      </w:del>
      <w:ins w:id="95" w:author="Munish K" w:date="2023-09-13T21:40:00Z">
        <w:r w:rsidR="00483B35">
          <w:t>with some</w:t>
        </w:r>
      </w:ins>
      <w:r w:rsidR="00CA6240" w:rsidRPr="00A812D8">
        <w:t xml:space="preserve"> forecasts </w:t>
      </w:r>
      <w:del w:id="96" w:author="Munish K" w:date="2023-09-13T21:40:00Z">
        <w:r w:rsidR="00FC0315" w:rsidRPr="00A812D8" w:rsidDel="00483B35">
          <w:delText xml:space="preserve">even </w:delText>
        </w:r>
      </w:del>
      <w:r w:rsidR="00CA6240" w:rsidRPr="00A812D8">
        <w:t>estimat</w:t>
      </w:r>
      <w:del w:id="97" w:author="Munish K" w:date="2023-09-13T21:40:00Z">
        <w:r w:rsidR="00CA6240" w:rsidRPr="00A812D8" w:rsidDel="00483B35">
          <w:delText>e</w:delText>
        </w:r>
      </w:del>
      <w:ins w:id="98" w:author="Munish K" w:date="2023-09-13T21:40:00Z">
        <w:r w:rsidR="00483B35">
          <w:t>ing</w:t>
        </w:r>
      </w:ins>
      <w:r w:rsidR="00CA6240" w:rsidRPr="00A812D8">
        <w:t xml:space="preserve"> solar PV capacity to exceed that of natural gas and coal by 2027</w:t>
      </w:r>
      <w:r w:rsidR="00FC0315">
        <w:t xml:space="preserve"> </w:t>
      </w:r>
      <w:sdt>
        <w:sdtPr>
          <w:id w:val="1862312326"/>
          <w:citation/>
        </w:sdtPr>
        <w:sdtEndPr/>
        <w:sdtContent>
          <w:r w:rsidR="004D1EDC">
            <w:fldChar w:fldCharType="begin"/>
          </w:r>
          <w:r w:rsidR="004D1EDC">
            <w:rPr>
              <w:lang w:val="en-US"/>
            </w:rPr>
            <w:instrText xml:space="preserve"> CITATION Int22 \l 1033 </w:instrText>
          </w:r>
          <w:ins w:id="99" w:author="Munish K" w:date="2023-09-13T21:11:00Z">
            <w:r w:rsidR="001733FB">
              <w:rPr>
                <w:lang w:val="en-US"/>
              </w:rPr>
              <w:instrText xml:space="preserve"> \m IEA23</w:instrText>
            </w:r>
          </w:ins>
          <w:r w:rsidR="004D1EDC">
            <w:fldChar w:fldCharType="separate"/>
          </w:r>
          <w:ins w:id="100" w:author="Munish K" w:date="2023-09-13T21:11:00Z">
            <w:r w:rsidR="001733FB" w:rsidRPr="001733FB">
              <w:rPr>
                <w:noProof/>
                <w:lang w:val="en-US"/>
                <w:rPrChange w:id="101" w:author="Munish K" w:date="2023-09-13T21:11:00Z">
                  <w:rPr/>
                </w:rPrChange>
              </w:rPr>
              <w:t>(IEA, 2022; IEA, 2023)</w:t>
            </w:r>
          </w:ins>
          <w:del w:id="102" w:author="Munish K" w:date="2023-09-13T21:11:00Z">
            <w:r w:rsidR="009F4342" w:rsidDel="001733FB">
              <w:rPr>
                <w:noProof/>
                <w:lang w:val="en-US"/>
              </w:rPr>
              <w:delText>(IEA, 2022)</w:delText>
            </w:r>
          </w:del>
          <w:r w:rsidR="004D1EDC">
            <w:fldChar w:fldCharType="end"/>
          </w:r>
        </w:sdtContent>
      </w:sdt>
      <w:r w:rsidR="004D1EDC">
        <w:t>.</w:t>
      </w:r>
      <w:commentRangeStart w:id="103"/>
      <w:commentRangeEnd w:id="103"/>
      <w:r w:rsidR="001733FB">
        <w:rPr>
          <w:rStyle w:val="CommentReference"/>
        </w:rPr>
        <w:commentReference w:id="103"/>
      </w:r>
      <w:ins w:id="104" w:author="Munish K" w:date="2023-09-13T21:40:00Z">
        <w:r w:rsidR="00483B35">
          <w:t xml:space="preserve"> </w:t>
        </w:r>
        <w:r w:rsidR="00483B35">
          <w:t xml:space="preserve">In </w:t>
        </w:r>
        <w:commentRangeStart w:id="105"/>
        <w:r w:rsidR="00483B35">
          <w:t>2022</w:t>
        </w:r>
        <w:commentRangeEnd w:id="105"/>
        <w:r w:rsidR="00483B35">
          <w:rPr>
            <w:rStyle w:val="CommentReference"/>
          </w:rPr>
          <w:commentReference w:id="105"/>
        </w:r>
        <w:r w:rsidR="00483B35" w:rsidRPr="00A812D8">
          <w:t xml:space="preserve">, solar </w:t>
        </w:r>
        <w:r w:rsidR="00483B35">
          <w:t>PV generation increased to nearly</w:t>
        </w:r>
        <w:r w:rsidR="00483B35" w:rsidRPr="00A812D8">
          <w:t xml:space="preserve"> </w:t>
        </w:r>
        <w:r w:rsidR="00483B35">
          <w:t xml:space="preserve">1300 </w:t>
        </w:r>
        <w:proofErr w:type="spellStart"/>
        <w:r w:rsidR="00483B35" w:rsidRPr="00A812D8">
          <w:t>T</w:t>
        </w:r>
        <w:r w:rsidR="00483B35">
          <w:t>W</w:t>
        </w:r>
        <w:r w:rsidR="00483B35" w:rsidRPr="00A812D8">
          <w:t>h</w:t>
        </w:r>
        <w:proofErr w:type="spellEnd"/>
        <w:r w:rsidR="00483B35" w:rsidRPr="00A812D8">
          <w:t xml:space="preserve"> worth of energy</w:t>
        </w:r>
        <w:r w:rsidR="00483B35">
          <w:t xml:space="preserve">, accounting for XX% of global energy </w:t>
        </w:r>
      </w:ins>
      <w:ins w:id="106" w:author="Munish K" w:date="2023-09-13T21:41:00Z">
        <w:r w:rsidR="00483B35">
          <w:t>demand</w:t>
        </w:r>
      </w:ins>
      <w:ins w:id="107" w:author="Munish K" w:date="2023-09-13T21:40:00Z">
        <w:r w:rsidR="00483B35" w:rsidRPr="00A812D8">
          <w:t>.</w:t>
        </w:r>
      </w:ins>
    </w:p>
    <w:p w14:paraId="6D8D79F9" w14:textId="01B2153B" w:rsidR="001733FB" w:rsidRDefault="00034194" w:rsidP="00034194">
      <w:pPr>
        <w:jc w:val="both"/>
        <w:rPr>
          <w:ins w:id="108" w:author="Munish K" w:date="2023-09-13T21:17:00Z"/>
        </w:rPr>
      </w:pPr>
      <w:r w:rsidRPr="00A812D8">
        <w:t xml:space="preserve">However, </w:t>
      </w:r>
      <w:del w:id="109" w:author="Munish K" w:date="2023-09-13T21:12:00Z">
        <w:r w:rsidR="00FC0315" w:rsidRPr="00A812D8" w:rsidDel="001733FB">
          <w:delText xml:space="preserve">despite its growing popularity as an alternative energy source, </w:delText>
        </w:r>
      </w:del>
      <w:r w:rsidRPr="00A812D8">
        <w:t xml:space="preserve">there are </w:t>
      </w:r>
      <w:del w:id="110" w:author="Munish K" w:date="2023-09-13T21:12:00Z">
        <w:r w:rsidR="00FC0315" w:rsidRPr="00A812D8" w:rsidDel="001733FB">
          <w:delText xml:space="preserve">still </w:delText>
        </w:r>
      </w:del>
      <w:r w:rsidR="008E5A2A">
        <w:t xml:space="preserve">challenges </w:t>
      </w:r>
      <w:r w:rsidR="00FF6C83">
        <w:t>with</w:t>
      </w:r>
      <w:r w:rsidRPr="00A812D8">
        <w:t xml:space="preserve"> solar</w:t>
      </w:r>
      <w:r w:rsidR="00FC0315" w:rsidRPr="00A812D8">
        <w:t xml:space="preserve"> developments</w:t>
      </w:r>
      <w:r w:rsidRPr="00A812D8">
        <w:t xml:space="preserve">. </w:t>
      </w:r>
      <w:del w:id="111" w:author="Munish K" w:date="2023-09-13T21:14:00Z">
        <w:r w:rsidRPr="00A812D8" w:rsidDel="001733FB">
          <w:delText>Depending on its end use, i</w:delText>
        </w:r>
      </w:del>
      <w:ins w:id="112" w:author="Munish K" w:date="2023-09-13T21:14:00Z">
        <w:r w:rsidR="001733FB">
          <w:t>I</w:t>
        </w:r>
      </w:ins>
      <w:r w:rsidRPr="00A812D8">
        <w:t>t is not an “on-demand” energy source</w:t>
      </w:r>
      <w:ins w:id="113" w:author="Munish K" w:date="2023-09-13T21:14:00Z">
        <w:r w:rsidR="001733FB">
          <w:t>;</w:t>
        </w:r>
      </w:ins>
      <w:ins w:id="114" w:author="Munish K" w:date="2023-09-13T21:12:00Z">
        <w:r w:rsidR="001733FB">
          <w:t xml:space="preserve"> it very much </w:t>
        </w:r>
      </w:ins>
      <w:ins w:id="115" w:author="Munish K" w:date="2023-09-13T21:14:00Z">
        <w:r w:rsidR="001733FB">
          <w:t>depends on</w:t>
        </w:r>
      </w:ins>
      <w:ins w:id="116" w:author="Munish K" w:date="2023-09-13T21:13:00Z">
        <w:r w:rsidR="001733FB">
          <w:t xml:space="preserve"> the amount of solar irradiance available</w:t>
        </w:r>
      </w:ins>
      <w:ins w:id="117" w:author="Munish K" w:date="2023-09-13T21:15:00Z">
        <w:r w:rsidR="001733FB">
          <w:t>, so coupling it with</w:t>
        </w:r>
      </w:ins>
      <w:del w:id="118" w:author="Munish K" w:date="2023-09-13T21:15:00Z">
        <w:r w:rsidRPr="00A812D8" w:rsidDel="001733FB">
          <w:delText xml:space="preserve"> </w:delText>
        </w:r>
      </w:del>
      <w:del w:id="119" w:author="Munish K" w:date="2023-09-13T21:13:00Z">
        <w:r w:rsidRPr="00A812D8" w:rsidDel="001733FB">
          <w:delText xml:space="preserve">and </w:delText>
        </w:r>
      </w:del>
      <w:del w:id="120" w:author="Munish K" w:date="2023-09-13T21:14:00Z">
        <w:r w:rsidRPr="00A812D8" w:rsidDel="001733FB">
          <w:delText xml:space="preserve">may </w:delText>
        </w:r>
      </w:del>
      <w:del w:id="121" w:author="Munish K" w:date="2023-09-13T21:15:00Z">
        <w:r w:rsidRPr="00A812D8" w:rsidDel="001733FB">
          <w:delText>require</w:delText>
        </w:r>
      </w:del>
      <w:r w:rsidRPr="00A812D8">
        <w:t xml:space="preserve"> battery storage </w:t>
      </w:r>
      <w:del w:id="122" w:author="Munish K" w:date="2023-09-13T21:15:00Z">
        <w:r w:rsidRPr="00A812D8" w:rsidDel="001733FB">
          <w:delText xml:space="preserve">for </w:delText>
        </w:r>
      </w:del>
      <w:ins w:id="123" w:author="Munish K" w:date="2023-09-13T21:15:00Z">
        <w:r w:rsidR="001733FB">
          <w:t>gives it</w:t>
        </w:r>
        <w:r w:rsidR="001733FB" w:rsidRPr="00A812D8">
          <w:t xml:space="preserve"> </w:t>
        </w:r>
      </w:ins>
      <w:r w:rsidRPr="00A812D8">
        <w:t xml:space="preserve">greater flexibility of use. </w:t>
      </w:r>
      <w:del w:id="124" w:author="Munish K" w:date="2023-09-13T21:14:00Z">
        <w:r w:rsidRPr="00A812D8" w:rsidDel="001733FB">
          <w:delText>This means that</w:delText>
        </w:r>
      </w:del>
      <w:del w:id="125" w:author="Munish K" w:date="2023-09-13T21:41:00Z">
        <w:r w:rsidRPr="00A812D8" w:rsidDel="00483B35">
          <w:delText>, depe</w:delText>
        </w:r>
      </w:del>
      <w:ins w:id="126" w:author="Munish K" w:date="2023-09-13T21:41:00Z">
        <w:r w:rsidR="00483B35">
          <w:t>Depen</w:t>
        </w:r>
      </w:ins>
      <w:del w:id="127" w:author="Munish K" w:date="2023-09-13T21:41:00Z">
        <w:r w:rsidRPr="00A812D8" w:rsidDel="00483B35">
          <w:delText>n</w:delText>
        </w:r>
      </w:del>
      <w:r w:rsidRPr="00A812D8">
        <w:t>ding on how the solar development is planned</w:t>
      </w:r>
      <w:r w:rsidR="00FC0315" w:rsidRPr="00A812D8">
        <w:t xml:space="preserve"> and the amount </w:t>
      </w:r>
      <w:del w:id="128" w:author="Munish K" w:date="2023-09-13T21:16:00Z">
        <w:r w:rsidR="00FC0315" w:rsidRPr="00A812D8" w:rsidDel="001733FB">
          <w:delText xml:space="preserve">and </w:delText>
        </w:r>
      </w:del>
      <w:ins w:id="129" w:author="Munish K" w:date="2023-09-13T21:16:00Z">
        <w:r w:rsidR="001733FB">
          <w:t>&amp;</w:t>
        </w:r>
        <w:r w:rsidR="001733FB" w:rsidRPr="00A812D8">
          <w:t xml:space="preserve"> </w:t>
        </w:r>
      </w:ins>
      <w:r w:rsidR="00FC0315" w:rsidRPr="00A812D8">
        <w:t xml:space="preserve">types of batteries </w:t>
      </w:r>
      <w:del w:id="130" w:author="Munish K" w:date="2023-09-13T22:16:00Z">
        <w:r w:rsidR="00FC0315" w:rsidRPr="00A812D8" w:rsidDel="00577914">
          <w:delText>used,</w:delText>
        </w:r>
      </w:del>
      <w:ins w:id="131" w:author="Munish K" w:date="2023-09-13T22:16:00Z">
        <w:r w:rsidR="00577914" w:rsidRPr="00A812D8">
          <w:t>used;</w:t>
        </w:r>
      </w:ins>
      <w:r w:rsidR="00FC0315" w:rsidRPr="00A812D8">
        <w:t xml:space="preserve"> </w:t>
      </w:r>
      <w:r w:rsidRPr="00A812D8">
        <w:t xml:space="preserve">its carbon footprint can vary widely. Batteries </w:t>
      </w:r>
      <w:del w:id="132" w:author="Munish K" w:date="2023-09-13T21:16:00Z">
        <w:r w:rsidRPr="00A812D8" w:rsidDel="001733FB">
          <w:delText xml:space="preserve">also </w:delText>
        </w:r>
      </w:del>
      <w:ins w:id="133" w:author="Munish K" w:date="2023-09-13T21:16:00Z">
        <w:r w:rsidR="001733FB">
          <w:t>additionally</w:t>
        </w:r>
        <w:r w:rsidR="001733FB" w:rsidRPr="00A812D8">
          <w:t xml:space="preserve"> </w:t>
        </w:r>
      </w:ins>
      <w:r w:rsidRPr="00A812D8">
        <w:t xml:space="preserve">add a significant </w:t>
      </w:r>
      <w:r w:rsidR="00391D56" w:rsidRPr="00A812D8">
        <w:t>C</w:t>
      </w:r>
      <w:r w:rsidR="00FC0315" w:rsidRPr="00A812D8">
        <w:t xml:space="preserve">apital </w:t>
      </w:r>
      <w:r w:rsidR="00391D56" w:rsidRPr="00A812D8">
        <w:t>E</w:t>
      </w:r>
      <w:r w:rsidR="00FC0315" w:rsidRPr="00A812D8">
        <w:t>xpenditure (</w:t>
      </w:r>
      <w:r w:rsidRPr="00A812D8">
        <w:t>CAPEX</w:t>
      </w:r>
      <w:r w:rsidR="00FC0315" w:rsidRPr="00A812D8">
        <w:t>)</w:t>
      </w:r>
      <w:r w:rsidRPr="00A812D8">
        <w:t xml:space="preserve"> cost</w:t>
      </w:r>
      <w:r w:rsidR="001C6D7A" w:rsidRPr="00A812D8">
        <w:t>, which</w:t>
      </w:r>
      <w:r w:rsidRPr="00A812D8">
        <w:t xml:space="preserve"> directly impacts the payback period of the project.</w:t>
      </w:r>
      <w:r w:rsidR="00FC0315" w:rsidRPr="00A812D8">
        <w:t xml:space="preserve"> </w:t>
      </w:r>
    </w:p>
    <w:p w14:paraId="38C2DE12" w14:textId="547BB303" w:rsidR="001C6D7A" w:rsidRDefault="001C6D7A" w:rsidP="00034194">
      <w:pPr>
        <w:jc w:val="both"/>
        <w:rPr>
          <w:ins w:id="134" w:author="Munish K" w:date="2023-09-13T21:36:00Z"/>
        </w:rPr>
      </w:pPr>
      <w:r w:rsidRPr="00A812D8">
        <w:t xml:space="preserve">As the number of solar developments around the globe increase, there is a need for novel approaches to </w:t>
      </w:r>
      <w:del w:id="135" w:author="Munish K" w:date="2023-09-13T21:16:00Z">
        <w:r w:rsidRPr="00A812D8" w:rsidDel="001733FB">
          <w:delText xml:space="preserve">analysing </w:delText>
        </w:r>
      </w:del>
      <w:ins w:id="136" w:author="Munish K" w:date="2023-09-13T21:16:00Z">
        <w:r w:rsidR="001733FB">
          <w:t>analyse</w:t>
        </w:r>
        <w:r w:rsidR="001733FB" w:rsidRPr="00A812D8">
          <w:t xml:space="preserve"> </w:t>
        </w:r>
      </w:ins>
      <w:r w:rsidRPr="00A812D8">
        <w:t>the</w:t>
      </w:r>
      <w:r w:rsidR="00BB283A">
        <w:t xml:space="preserve"> energy production potential, greenhouse gas (GHG) emissions, and total cost of the development over its entire life cycle. It is especially important </w:t>
      </w:r>
      <w:r w:rsidR="00FF6C83">
        <w:t xml:space="preserve">to </w:t>
      </w:r>
      <w:r w:rsidR="00BB283A">
        <w:t xml:space="preserve">evaluate these </w:t>
      </w:r>
      <w:r w:rsidR="00FA419F">
        <w:t>early in the</w:t>
      </w:r>
      <w:r w:rsidR="00BB283A">
        <w:t xml:space="preserve"> development</w:t>
      </w:r>
      <w:ins w:id="137" w:author="Munish K" w:date="2023-09-13T21:41:00Z">
        <w:r w:rsidR="00483B35">
          <w:t xml:space="preserve"> </w:t>
        </w:r>
      </w:ins>
      <w:del w:id="138" w:author="Munish K" w:date="2023-09-13T21:41:00Z">
        <w:r w:rsidR="00BB283A" w:rsidDel="00483B35">
          <w:delText>’s life cycle</w:delText>
        </w:r>
      </w:del>
      <w:del w:id="139" w:author="Munish K" w:date="2023-09-13T21:35:00Z">
        <w:r w:rsidR="00BB283A" w:rsidDel="007A3602">
          <w:delText xml:space="preserve">, ideally at the </w:delText>
        </w:r>
      </w:del>
      <w:del w:id="140" w:author="Munish K" w:date="2023-09-13T21:17:00Z">
        <w:r w:rsidR="00BB283A" w:rsidDel="001733FB">
          <w:delText xml:space="preserve">prospective </w:delText>
        </w:r>
      </w:del>
      <w:del w:id="141" w:author="Munish K" w:date="2023-09-13T21:35:00Z">
        <w:r w:rsidR="00BB283A" w:rsidDel="007A3602">
          <w:delText>stage,</w:delText>
        </w:r>
      </w:del>
      <w:del w:id="142" w:author="Munish K" w:date="2023-09-13T21:41:00Z">
        <w:r w:rsidR="00BB283A" w:rsidDel="00483B35">
          <w:delText xml:space="preserve"> </w:delText>
        </w:r>
      </w:del>
      <w:r w:rsidR="00FA419F">
        <w:t>to</w:t>
      </w:r>
      <w:r w:rsidR="00BB283A">
        <w:t xml:space="preserve"> optimise costs as well as plan for the mitigation of potential GHG emissions and the associated carbon taxes and costs they might </w:t>
      </w:r>
      <w:r w:rsidR="00FA419F">
        <w:t xml:space="preserve">incur. Thus far, early </w:t>
      </w:r>
      <w:del w:id="143" w:author="Munish K" w:date="2023-09-13T22:44:00Z">
        <w:r w:rsidR="00FA419F" w:rsidDel="008A64FA">
          <w:delText>life cycle analysis</w:delText>
        </w:r>
      </w:del>
      <w:ins w:id="144" w:author="Munish K" w:date="2023-09-13T22:44:00Z">
        <w:r w:rsidR="008A64FA">
          <w:t>LCA</w:t>
        </w:r>
      </w:ins>
      <w:r w:rsidR="00FA419F">
        <w:t xml:space="preserve"> has been a challenge due to the lack of data on exact energy production and emissions prior to commencing operations</w:t>
      </w:r>
      <w:r w:rsidR="00FF6C83">
        <w:t xml:space="preserve">. </w:t>
      </w:r>
      <w:del w:id="145" w:author="Munish K" w:date="2023-09-13T21:36:00Z">
        <w:r w:rsidR="00FA419F" w:rsidDel="007A3602">
          <w:delText xml:space="preserve">However, we </w:delText>
        </w:r>
      </w:del>
      <w:del w:id="146" w:author="Munish K" w:date="2023-09-13T21:35:00Z">
        <w:r w:rsidR="00FA419F" w:rsidDel="007A3602">
          <w:delText xml:space="preserve">believe </w:delText>
        </w:r>
      </w:del>
      <w:del w:id="147" w:author="Munish K" w:date="2023-09-13T21:36:00Z">
        <w:r w:rsidR="00FA419F" w:rsidDel="007A3602">
          <w:delText xml:space="preserve">it is possible to use estimates of production, emissions, and costs from existing solar developments </w:delText>
        </w:r>
        <w:r w:rsidR="0095008B" w:rsidDel="007A3602">
          <w:delText xml:space="preserve">and </w:delText>
        </w:r>
        <w:r w:rsidR="00FF6C83" w:rsidDel="007A3602">
          <w:delText xml:space="preserve">component </w:delText>
        </w:r>
        <w:r w:rsidR="0095008B" w:rsidDel="007A3602">
          <w:delText>manufacturers to evaluate the full life cycle of solar development even at the prospective stage.</w:delText>
        </w:r>
      </w:del>
    </w:p>
    <w:p w14:paraId="5B1D5C84" w14:textId="1D43A04A" w:rsidR="007A3602" w:rsidRPr="00A812D8" w:rsidDel="00483B35" w:rsidRDefault="007A3602" w:rsidP="00034194">
      <w:pPr>
        <w:jc w:val="both"/>
        <w:rPr>
          <w:del w:id="148" w:author="Munish K" w:date="2023-09-13T21:42:00Z"/>
        </w:rPr>
      </w:pPr>
      <w:ins w:id="149" w:author="Munish K" w:date="2023-09-13T21:36:00Z">
        <w:r>
          <w:t xml:space="preserve">However, </w:t>
        </w:r>
      </w:ins>
      <w:ins w:id="150" w:author="Munish K" w:date="2023-09-13T21:42:00Z">
        <w:r w:rsidR="00483B35">
          <w:t xml:space="preserve">in this paper, </w:t>
        </w:r>
      </w:ins>
      <w:ins w:id="151" w:author="Munish K" w:date="2023-09-13T21:36:00Z">
        <w:r>
          <w:t>we will demonstrate that</w:t>
        </w:r>
        <w:r>
          <w:t xml:space="preserve"> </w:t>
        </w:r>
        <w:r>
          <w:t>it is possible to use estimates of production, emissions, and costs from existing solar developments and component manufacturers to evaluate the full life cycle of solar development</w:t>
        </w:r>
      </w:ins>
      <w:ins w:id="152" w:author="Munish K" w:date="2023-09-13T21:42:00Z">
        <w:r w:rsidR="00483B35">
          <w:t>,</w:t>
        </w:r>
      </w:ins>
      <w:ins w:id="153" w:author="Munish K" w:date="2023-09-13T21:36:00Z">
        <w:r>
          <w:t xml:space="preserve"> at the </w:t>
        </w:r>
      </w:ins>
      <w:ins w:id="154" w:author="Munish K" w:date="2023-09-13T22:16:00Z">
        <w:r w:rsidR="00577914">
          <w:t>“</w:t>
        </w:r>
        <w:r w:rsidR="00577914">
          <w:t xml:space="preserve">prospective stage </w:t>
        </w:r>
      </w:ins>
      <w:ins w:id="155" w:author="Munish K" w:date="2023-09-13T21:42:00Z">
        <w:r w:rsidR="00483B35">
          <w:t>pre</w:t>
        </w:r>
      </w:ins>
      <w:ins w:id="156" w:author="Munish K" w:date="2023-09-13T21:43:00Z">
        <w:r w:rsidR="00483B35">
          <w:t>-FEED</w:t>
        </w:r>
      </w:ins>
      <w:ins w:id="157" w:author="Munish K" w:date="2023-09-13T22:16:00Z">
        <w:r w:rsidR="00577914">
          <w:t>”</w:t>
        </w:r>
      </w:ins>
      <w:ins w:id="158" w:author="Munish K" w:date="2023-09-13T21:36:00Z">
        <w:r>
          <w:t>.</w:t>
        </w:r>
      </w:ins>
    </w:p>
    <w:p w14:paraId="5AFEF2A6" w14:textId="724B996B" w:rsidR="00391D56" w:rsidRPr="00A812D8" w:rsidRDefault="001C6D7A" w:rsidP="00034194">
      <w:pPr>
        <w:jc w:val="both"/>
      </w:pPr>
      <w:del w:id="159" w:author="Munish K" w:date="2023-09-13T21:42:00Z">
        <w:r w:rsidRPr="00A812D8" w:rsidDel="00483B35">
          <w:delText>In this paper w</w:delText>
        </w:r>
      </w:del>
      <w:ins w:id="160" w:author="Munish K" w:date="2023-09-13T21:42:00Z">
        <w:r w:rsidR="00483B35">
          <w:t xml:space="preserve"> </w:t>
        </w:r>
      </w:ins>
      <w:del w:id="161" w:author="Munish K" w:date="2023-09-13T21:43:00Z">
        <w:r w:rsidRPr="00A812D8" w:rsidDel="00483B35">
          <w:delText xml:space="preserve">e </w:delText>
        </w:r>
        <w:r w:rsidR="003A425B" w:rsidRPr="00A812D8" w:rsidDel="00483B35">
          <w:delText xml:space="preserve">discuss our approach to </w:delText>
        </w:r>
        <w:r w:rsidR="00FF6C83" w:rsidDel="00483B35">
          <w:delText>modelling and performing</w:delText>
        </w:r>
        <w:r w:rsidR="003A425B" w:rsidRPr="00A812D8" w:rsidDel="00483B35">
          <w:delText xml:space="preserve"> </w:delText>
        </w:r>
      </w:del>
      <w:del w:id="162" w:author="Munish K" w:date="2023-09-13T21:33:00Z">
        <w:r w:rsidR="003A425B" w:rsidRPr="00A812D8" w:rsidDel="007A3602">
          <w:delText xml:space="preserve">a </w:delText>
        </w:r>
      </w:del>
      <w:del w:id="163" w:author="Munish K" w:date="2023-09-13T21:43:00Z">
        <w:r w:rsidR="003A425B" w:rsidRPr="00A812D8" w:rsidDel="00483B35">
          <w:delText xml:space="preserve">life cycle </w:delText>
        </w:r>
      </w:del>
      <w:del w:id="164" w:author="Munish K" w:date="2023-09-13T21:33:00Z">
        <w:r w:rsidR="003A425B" w:rsidRPr="00A812D8" w:rsidDel="007A3602">
          <w:delText xml:space="preserve">analysis </w:delText>
        </w:r>
      </w:del>
      <w:del w:id="165" w:author="Munish K" w:date="2023-09-13T21:34:00Z">
        <w:r w:rsidR="003A425B" w:rsidRPr="00A812D8" w:rsidDel="007A3602">
          <w:delText xml:space="preserve">of a </w:delText>
        </w:r>
      </w:del>
      <w:del w:id="166" w:author="Munish K" w:date="2023-09-13T21:43:00Z">
        <w:r w:rsidR="003A425B" w:rsidRPr="00A812D8" w:rsidDel="00483B35">
          <w:delText>solar farm</w:delText>
        </w:r>
        <w:r w:rsidR="00FF6C83" w:rsidDel="00483B35">
          <w:delText xml:space="preserve"> </w:delText>
        </w:r>
      </w:del>
      <w:del w:id="167" w:author="Munish K" w:date="2023-09-13T21:34:00Z">
        <w:r w:rsidR="00FF6C83" w:rsidDel="007A3602">
          <w:delText>– evaluating</w:delText>
        </w:r>
        <w:r w:rsidR="00391D56" w:rsidRPr="00A812D8" w:rsidDel="007A3602">
          <w:delText xml:space="preserve"> the energy production, GHG emissions, and costs </w:delText>
        </w:r>
      </w:del>
      <w:del w:id="168" w:author="Munish K" w:date="2023-09-13T21:18:00Z">
        <w:r w:rsidR="00391D56" w:rsidRPr="00A812D8" w:rsidDel="002E0CD6">
          <w:delText xml:space="preserve">of </w:delText>
        </w:r>
        <w:r w:rsidR="003A425B" w:rsidRPr="00A812D8" w:rsidDel="002E0CD6">
          <w:delText xml:space="preserve">a solar </w:delText>
        </w:r>
        <w:r w:rsidR="00FF6C83" w:rsidDel="002E0CD6">
          <w:delText>farm</w:delText>
        </w:r>
        <w:r w:rsidR="0095008B" w:rsidDel="002E0CD6">
          <w:delText xml:space="preserve"> </w:delText>
        </w:r>
      </w:del>
      <w:del w:id="169" w:author="Munish K" w:date="2023-09-13T21:19:00Z">
        <w:r w:rsidR="0095008B" w:rsidDel="002E0CD6">
          <w:delText>at the prospective stage</w:delText>
        </w:r>
        <w:r w:rsidR="00391D56" w:rsidRPr="00A812D8" w:rsidDel="002E0CD6">
          <w:delText xml:space="preserve">. This </w:delText>
        </w:r>
        <w:r w:rsidR="00A751C6" w:rsidDel="002E0CD6">
          <w:delText>prospective</w:delText>
        </w:r>
        <w:r w:rsidR="00A751C6" w:rsidRPr="00A812D8" w:rsidDel="002E0CD6">
          <w:delText xml:space="preserve"> </w:delText>
        </w:r>
        <w:r w:rsidR="00391D56" w:rsidRPr="00A812D8" w:rsidDel="002E0CD6">
          <w:delText xml:space="preserve">solar farm </w:delText>
        </w:r>
        <w:commentRangeStart w:id="170"/>
        <w:commentRangeStart w:id="171"/>
        <w:r w:rsidR="00391D56" w:rsidRPr="00A812D8" w:rsidDel="002E0CD6">
          <w:delText>is</w:delText>
        </w:r>
        <w:commentRangeEnd w:id="170"/>
        <w:r w:rsidR="004C15AA" w:rsidDel="002E0CD6">
          <w:rPr>
            <w:rStyle w:val="CommentReference"/>
          </w:rPr>
          <w:commentReference w:id="170"/>
        </w:r>
        <w:commentRangeEnd w:id="171"/>
        <w:r w:rsidR="004E3688" w:rsidDel="002E0CD6">
          <w:rPr>
            <w:rStyle w:val="CommentReference"/>
          </w:rPr>
          <w:commentReference w:id="171"/>
        </w:r>
        <w:r w:rsidR="00391D56" w:rsidRPr="00A812D8" w:rsidDel="002E0CD6">
          <w:delText xml:space="preserve"> </w:delText>
        </w:r>
        <w:r w:rsidR="002C5E8C" w:rsidDel="002E0CD6">
          <w:delText xml:space="preserve">still in the </w:delText>
        </w:r>
      </w:del>
      <w:del w:id="172" w:author="Munish K" w:date="2023-09-13T21:34:00Z">
        <w:r w:rsidR="002C5E8C" w:rsidDel="007A3602">
          <w:delText xml:space="preserve">pre-FEED </w:delText>
        </w:r>
      </w:del>
      <w:del w:id="173" w:author="Munish K" w:date="2023-09-13T21:19:00Z">
        <w:r w:rsidR="002C5E8C" w:rsidDel="002E0CD6">
          <w:delText>stage</w:delText>
        </w:r>
      </w:del>
      <w:del w:id="174" w:author="Munish K" w:date="2023-09-13T21:34:00Z">
        <w:r w:rsidR="002C5E8C" w:rsidDel="007A3602">
          <w:delText xml:space="preserve">, </w:delText>
        </w:r>
      </w:del>
      <w:del w:id="175" w:author="Munish K" w:date="2023-09-13T21:19:00Z">
        <w:r w:rsidR="002C5E8C" w:rsidDel="002E0CD6">
          <w:delText>where no</w:delText>
        </w:r>
      </w:del>
      <w:del w:id="176" w:author="Munish K" w:date="2023-09-13T21:34:00Z">
        <w:r w:rsidR="002C5E8C" w:rsidDel="007A3602">
          <w:delText xml:space="preserve"> FID</w:delText>
        </w:r>
      </w:del>
      <w:del w:id="177" w:author="Munish K" w:date="2023-09-13T21:19:00Z">
        <w:r w:rsidR="002C5E8C" w:rsidDel="002E0CD6">
          <w:delText xml:space="preserve"> nor designs have been finalised yet</w:delText>
        </w:r>
      </w:del>
      <w:del w:id="178" w:author="Munish K" w:date="2023-09-13T21:43:00Z">
        <w:r w:rsidR="002C5E8C" w:rsidDel="00483B35">
          <w:delText xml:space="preserve">. </w:delText>
        </w:r>
      </w:del>
      <w:del w:id="179" w:author="Munish K" w:date="2023-09-13T21:20:00Z">
        <w:r w:rsidR="002C5E8C" w:rsidDel="002E0CD6">
          <w:delText>The parameters for</w:delText>
        </w:r>
      </w:del>
      <w:ins w:id="180" w:author="Munish K" w:date="2023-09-13T21:34:00Z">
        <w:r w:rsidR="007A3602">
          <w:t>T</w:t>
        </w:r>
      </w:ins>
      <w:del w:id="181" w:author="Munish K" w:date="2023-09-13T21:34:00Z">
        <w:r w:rsidR="002C5E8C" w:rsidDel="007A3602">
          <w:delText xml:space="preserve"> </w:delText>
        </w:r>
      </w:del>
      <w:del w:id="182" w:author="Munish K" w:date="2023-09-13T21:20:00Z">
        <w:r w:rsidR="002C5E8C" w:rsidDel="002E0CD6">
          <w:delText>this prospective farm</w:delText>
        </w:r>
      </w:del>
      <w:ins w:id="183" w:author="Munish K" w:date="2023-09-13T21:20:00Z">
        <w:r w:rsidR="002E0CD6">
          <w:t xml:space="preserve">he </w:t>
        </w:r>
      </w:ins>
      <w:ins w:id="184" w:author="Munish K" w:date="2023-09-13T21:43:00Z">
        <w:r w:rsidR="00483B35">
          <w:t xml:space="preserve">solar </w:t>
        </w:r>
      </w:ins>
      <w:ins w:id="185" w:author="Munish K" w:date="2023-09-13T21:20:00Z">
        <w:r w:rsidR="002E0CD6">
          <w:t>development</w:t>
        </w:r>
      </w:ins>
      <w:r w:rsidR="002C5E8C">
        <w:t xml:space="preserve"> </w:t>
      </w:r>
      <w:ins w:id="186" w:author="Munish K" w:date="2023-09-13T21:43:00Z">
        <w:r w:rsidR="00483B35">
          <w:t xml:space="preserve">we will model </w:t>
        </w:r>
      </w:ins>
      <w:del w:id="187" w:author="Munish K" w:date="2023-09-13T21:20:00Z">
        <w:r w:rsidR="002C5E8C" w:rsidDel="002E0CD6">
          <w:delText xml:space="preserve">are that it is </w:delText>
        </w:r>
        <w:r w:rsidR="00391D56" w:rsidRPr="00A812D8" w:rsidDel="002E0CD6">
          <w:delText>based</w:delText>
        </w:r>
        <w:r w:rsidR="003A425B" w:rsidRPr="00A812D8" w:rsidDel="002E0CD6">
          <w:delText xml:space="preserve"> on</w:delText>
        </w:r>
      </w:del>
      <w:ins w:id="188" w:author="Munish K" w:date="2023-09-13T21:34:00Z">
        <w:r w:rsidR="007A3602">
          <w:t xml:space="preserve">is </w:t>
        </w:r>
      </w:ins>
      <w:ins w:id="189" w:author="Munish K" w:date="2023-09-13T21:20:00Z">
        <w:r w:rsidR="002E0CD6">
          <w:t>located on</w:t>
        </w:r>
      </w:ins>
      <w:r w:rsidR="003A425B" w:rsidRPr="00A812D8">
        <w:t xml:space="preserve"> an offshore equatorial </w:t>
      </w:r>
      <w:del w:id="190" w:author="Munish K" w:date="2023-09-13T21:21:00Z">
        <w:r w:rsidR="003A425B" w:rsidRPr="00A812D8" w:rsidDel="002E0CD6">
          <w:delText>island</w:delText>
        </w:r>
      </w:del>
      <w:ins w:id="191" w:author="Munish K" w:date="2023-09-13T21:21:00Z">
        <w:r w:rsidR="002E0CD6">
          <w:t>location</w:t>
        </w:r>
      </w:ins>
      <w:ins w:id="192" w:author="Munish K" w:date="2023-09-13T21:20:00Z">
        <w:r w:rsidR="002E0CD6">
          <w:t>,</w:t>
        </w:r>
      </w:ins>
      <w:r w:rsidR="003A425B" w:rsidRPr="00A812D8">
        <w:t xml:space="preserve"> </w:t>
      </w:r>
      <w:del w:id="193" w:author="Munish K" w:date="2023-09-13T21:20:00Z">
        <w:r w:rsidR="003A425B" w:rsidRPr="00A812D8" w:rsidDel="002E0CD6">
          <w:delText>which requires</w:delText>
        </w:r>
      </w:del>
      <w:ins w:id="194" w:author="Munish K" w:date="2023-09-13T21:20:00Z">
        <w:r w:rsidR="002E0CD6">
          <w:t>requiring</w:t>
        </w:r>
      </w:ins>
      <w:r w:rsidR="003A425B" w:rsidRPr="00A812D8">
        <w:t xml:space="preserve"> subsea cabling to connect </w:t>
      </w:r>
      <w:del w:id="195" w:author="Munish K" w:date="2023-09-13T21:20:00Z">
        <w:r w:rsidR="003A425B" w:rsidRPr="00A812D8" w:rsidDel="002E0CD6">
          <w:delText xml:space="preserve">it </w:delText>
        </w:r>
      </w:del>
      <w:r w:rsidR="003A425B" w:rsidRPr="00A812D8">
        <w:t xml:space="preserve">to </w:t>
      </w:r>
      <w:del w:id="196" w:author="Munish K" w:date="2023-09-13T21:21:00Z">
        <w:r w:rsidR="003A425B" w:rsidRPr="00A812D8" w:rsidDel="002E0CD6">
          <w:delText xml:space="preserve">the </w:delText>
        </w:r>
      </w:del>
      <w:ins w:id="197" w:author="Munish K" w:date="2023-09-13T21:21:00Z">
        <w:r w:rsidR="002E0CD6">
          <w:t>an</w:t>
        </w:r>
        <w:r w:rsidR="002E0CD6" w:rsidRPr="00A812D8">
          <w:t xml:space="preserve"> </w:t>
        </w:r>
      </w:ins>
      <w:r w:rsidR="003A425B" w:rsidRPr="00A812D8">
        <w:t>onshore electrical grid</w:t>
      </w:r>
      <w:del w:id="198" w:author="Munish K" w:date="2023-09-13T21:21:00Z">
        <w:r w:rsidR="003A425B" w:rsidRPr="00A812D8" w:rsidDel="002E0CD6">
          <w:delText xml:space="preserve"> where the power will be used up</w:delText>
        </w:r>
      </w:del>
      <w:r w:rsidR="003A425B" w:rsidRPr="00A812D8">
        <w:t>.</w:t>
      </w:r>
      <w:r w:rsidR="00391D56" w:rsidRPr="00A812D8">
        <w:t xml:space="preserve"> Our model considers the full “cradle-to-grave”</w:t>
      </w:r>
      <w:r w:rsidR="00391D56">
        <w:t xml:space="preserve"> </w:t>
      </w:r>
      <w:r w:rsidR="00391D56" w:rsidRPr="00A812D8">
        <w:t>view of the development, where we consider</w:t>
      </w:r>
      <w:r w:rsidR="00FF6C83">
        <w:t xml:space="preserve">: </w:t>
      </w:r>
      <w:r w:rsidR="000679A6">
        <w:t xml:space="preserve">(a) </w:t>
      </w:r>
      <w:r w:rsidR="00FF6C83">
        <w:t xml:space="preserve">the </w:t>
      </w:r>
      <w:r w:rsidR="000679A6">
        <w:t xml:space="preserve">initial operational planning of the farm </w:t>
      </w:r>
      <w:r w:rsidR="00391D56" w:rsidRPr="00A812D8">
        <w:t>including installation of underground pipes and high voltage electrical cables groundwork</w:t>
      </w:r>
      <w:r w:rsidR="000679A6">
        <w:t>,</w:t>
      </w:r>
      <w:r w:rsidR="00391D56" w:rsidRPr="00A812D8">
        <w:t xml:space="preserve"> (b) logistics and shipping for major “off-the-shelf” parts and components like solar panels &amp; inverters</w:t>
      </w:r>
      <w:r w:rsidR="000679A6">
        <w:t>,</w:t>
      </w:r>
      <w:r w:rsidR="00391D56" w:rsidRPr="00A812D8">
        <w:t xml:space="preserve"> and (c) the CAPEX, </w:t>
      </w:r>
      <w:del w:id="199" w:author="Munish K" w:date="2023-09-13T21:21:00Z">
        <w:r w:rsidR="00391D56" w:rsidRPr="00A812D8" w:rsidDel="002E0CD6">
          <w:delText xml:space="preserve">Operational </w:delText>
        </w:r>
      </w:del>
      <w:ins w:id="200" w:author="Munish K" w:date="2023-09-13T21:21:00Z">
        <w:r w:rsidR="002E0CD6">
          <w:t>o</w:t>
        </w:r>
        <w:r w:rsidR="002E0CD6" w:rsidRPr="00A812D8">
          <w:t xml:space="preserve">perational </w:t>
        </w:r>
      </w:ins>
      <w:del w:id="201" w:author="Munish K" w:date="2023-09-13T21:21:00Z">
        <w:r w:rsidR="00391D56" w:rsidRPr="00A812D8" w:rsidDel="002E0CD6">
          <w:delText xml:space="preserve">Expenditure </w:delText>
        </w:r>
      </w:del>
      <w:ins w:id="202" w:author="Munish K" w:date="2023-09-13T21:21:00Z">
        <w:r w:rsidR="002E0CD6">
          <w:t>e</w:t>
        </w:r>
        <w:r w:rsidR="002E0CD6" w:rsidRPr="00A812D8">
          <w:t xml:space="preserve">xpenditure </w:t>
        </w:r>
      </w:ins>
      <w:r w:rsidR="00391D56" w:rsidRPr="00A812D8">
        <w:t xml:space="preserve">(OPEX), and </w:t>
      </w:r>
      <w:del w:id="203" w:author="Munish K" w:date="2023-09-13T21:21:00Z">
        <w:r w:rsidR="00A4462B" w:rsidDel="002E0CD6">
          <w:delText>D</w:delText>
        </w:r>
        <w:r w:rsidR="00A4462B" w:rsidRPr="00A4462B" w:rsidDel="002E0CD6">
          <w:delText xml:space="preserve">ecommissioning </w:delText>
        </w:r>
      </w:del>
      <w:ins w:id="204" w:author="Munish K" w:date="2023-09-13T21:21:00Z">
        <w:r w:rsidR="002E0CD6">
          <w:t>d</w:t>
        </w:r>
        <w:r w:rsidR="002E0CD6" w:rsidRPr="00A4462B">
          <w:t xml:space="preserve">ecommissioning </w:t>
        </w:r>
      </w:ins>
      <w:del w:id="205" w:author="Munish K" w:date="2023-09-13T21:21:00Z">
        <w:r w:rsidR="00391D56" w:rsidRPr="00A812D8" w:rsidDel="002E0CD6">
          <w:delText xml:space="preserve">Expenditure </w:delText>
        </w:r>
      </w:del>
      <w:ins w:id="206" w:author="Munish K" w:date="2023-09-13T21:21:00Z">
        <w:r w:rsidR="002E0CD6">
          <w:t>costs</w:t>
        </w:r>
        <w:r w:rsidR="002E0CD6" w:rsidRPr="00A812D8">
          <w:t xml:space="preserve"> </w:t>
        </w:r>
      </w:ins>
      <w:r w:rsidR="00391D56" w:rsidRPr="00A812D8">
        <w:t xml:space="preserve">(ABEX) of the components. GHG contributions of each component within the value chain </w:t>
      </w:r>
      <w:del w:id="207" w:author="Munish K" w:date="2023-09-13T21:22:00Z">
        <w:r w:rsidR="00391D56" w:rsidRPr="00A812D8" w:rsidDel="002E0CD6">
          <w:delText>w</w:delText>
        </w:r>
        <w:r w:rsidR="000679A6" w:rsidDel="002E0CD6">
          <w:delText>ere</w:delText>
        </w:r>
        <w:r w:rsidR="00391D56" w:rsidRPr="00A812D8" w:rsidDel="002E0CD6">
          <w:delText xml:space="preserve"> then</w:delText>
        </w:r>
      </w:del>
      <w:ins w:id="208" w:author="Munish K" w:date="2023-09-13T21:22:00Z">
        <w:r w:rsidR="002E0CD6">
          <w:t>will be</w:t>
        </w:r>
      </w:ins>
      <w:r w:rsidR="00391D56" w:rsidRPr="00A812D8">
        <w:t xml:space="preserve"> determined. </w:t>
      </w:r>
      <w:r w:rsidR="00391D56" w:rsidRPr="00391D56">
        <w:t xml:space="preserve">Our method </w:t>
      </w:r>
      <w:ins w:id="209" w:author="Munish K" w:date="2023-09-13T21:22:00Z">
        <w:r w:rsidR="002E0CD6">
          <w:t xml:space="preserve">also </w:t>
        </w:r>
      </w:ins>
      <w:r w:rsidR="00391D56" w:rsidRPr="00A812D8">
        <w:t>considers</w:t>
      </w:r>
      <w:r w:rsidR="00391D56" w:rsidRPr="00391D56">
        <w:t xml:space="preserve"> </w:t>
      </w:r>
      <w:ins w:id="210" w:author="Munish K" w:date="2023-09-13T21:22:00Z">
        <w:r w:rsidR="002E0CD6">
          <w:t xml:space="preserve">the </w:t>
        </w:r>
      </w:ins>
      <w:del w:id="211" w:author="Munish K" w:date="2023-09-13T21:22:00Z">
        <w:r w:rsidR="00391D56" w:rsidRPr="00391D56" w:rsidDel="002E0CD6">
          <w:delText xml:space="preserve">the </w:delText>
        </w:r>
      </w:del>
      <w:r w:rsidR="00391D56" w:rsidRPr="00391D56">
        <w:t xml:space="preserve">uncertainty </w:t>
      </w:r>
      <w:ins w:id="212" w:author="Munish K" w:date="2023-09-13T21:22:00Z">
        <w:r w:rsidR="002E0CD6">
          <w:t>inherent in our assumptions; we therefore evaluate a</w:t>
        </w:r>
      </w:ins>
      <w:del w:id="213" w:author="Munish K" w:date="2023-09-13T21:22:00Z">
        <w:r w:rsidR="00391D56" w:rsidRPr="00391D56" w:rsidDel="002E0CD6">
          <w:delText>in which</w:delText>
        </w:r>
      </w:del>
      <w:r w:rsidR="00391D56" w:rsidRPr="00391D56">
        <w:t xml:space="preserve"> deterministic “Low-Best-High” outcome</w:t>
      </w:r>
      <w:del w:id="214" w:author="Munish K" w:date="2023-09-13T21:23:00Z">
        <w:r w:rsidR="00391D56" w:rsidRPr="00391D56" w:rsidDel="002E0CD6">
          <w:delText>s</w:delText>
        </w:r>
      </w:del>
      <w:r w:rsidR="00391D56" w:rsidRPr="00391D56">
        <w:t xml:space="preserve"> </w:t>
      </w:r>
      <w:del w:id="215" w:author="Munish K" w:date="2023-09-13T21:23:00Z">
        <w:r w:rsidR="00391D56" w:rsidRPr="00391D56" w:rsidDel="002E0CD6">
          <w:delText xml:space="preserve">of </w:delText>
        </w:r>
      </w:del>
      <w:ins w:id="216" w:author="Munish K" w:date="2023-09-13T21:23:00Z">
        <w:r w:rsidR="002E0CD6">
          <w:t>for</w:t>
        </w:r>
        <w:r w:rsidR="002E0CD6" w:rsidRPr="00391D56">
          <w:t xml:space="preserve"> </w:t>
        </w:r>
      </w:ins>
      <w:r w:rsidR="00391D56" w:rsidRPr="00391D56">
        <w:t xml:space="preserve">solar energy output </w:t>
      </w:r>
      <w:del w:id="217" w:author="Munish K" w:date="2023-09-13T21:23:00Z">
        <w:r w:rsidR="00391D56" w:rsidRPr="00391D56" w:rsidDel="002E0CD6">
          <w:delText>w</w:delText>
        </w:r>
        <w:r w:rsidR="000679A6" w:rsidDel="002E0CD6">
          <w:delText>ere</w:delText>
        </w:r>
        <w:r w:rsidR="00391D56" w:rsidRPr="00391D56" w:rsidDel="002E0CD6">
          <w:delText xml:space="preserve"> </w:delText>
        </w:r>
        <w:r w:rsidR="00391D56" w:rsidRPr="00A812D8" w:rsidDel="002E0CD6">
          <w:delText>calculated</w:delText>
        </w:r>
        <w:r w:rsidR="007D35C0" w:rsidDel="002E0CD6">
          <w:delText xml:space="preserve"> </w:delText>
        </w:r>
      </w:del>
      <w:r w:rsidR="004C11C0">
        <w:t>(</w:t>
      </w:r>
      <w:r w:rsidR="00735F59">
        <w:t xml:space="preserve">although </w:t>
      </w:r>
      <w:r w:rsidR="00391D56" w:rsidRPr="00391D56">
        <w:t>only the</w:t>
      </w:r>
      <w:r w:rsidR="00735F59">
        <w:t xml:space="preserve"> results from the</w:t>
      </w:r>
      <w:r w:rsidR="00391D56" w:rsidRPr="00391D56">
        <w:t xml:space="preserve"> </w:t>
      </w:r>
      <w:r w:rsidR="00391D56" w:rsidRPr="00A812D8">
        <w:t>“Best”</w:t>
      </w:r>
      <w:r w:rsidR="00391D56" w:rsidRPr="00391D56">
        <w:t xml:space="preserve"> case will be discussed in this paper</w:t>
      </w:r>
      <w:r w:rsidR="004C11C0">
        <w:t xml:space="preserve"> for simplicity)</w:t>
      </w:r>
      <w:r w:rsidR="00391D56" w:rsidRPr="00391D56">
        <w:t>.</w:t>
      </w:r>
      <w:r w:rsidR="00391D56">
        <w:t xml:space="preserve"> </w:t>
      </w:r>
      <w:r w:rsidR="00391D56" w:rsidRPr="00391D56">
        <w:t xml:space="preserve">Finally, we evaluate the </w:t>
      </w:r>
      <w:r w:rsidR="003458D3">
        <w:t xml:space="preserve">costs and </w:t>
      </w:r>
      <w:r w:rsidR="00391D56" w:rsidRPr="00391D56">
        <w:t xml:space="preserve">payback period </w:t>
      </w:r>
      <w:r w:rsidR="00391D56" w:rsidRPr="00A812D8">
        <w:t>for the</w:t>
      </w:r>
      <w:r w:rsidR="00391D56">
        <w:t xml:space="preserve"> </w:t>
      </w:r>
      <w:r w:rsidR="003458D3">
        <w:t>solar farm</w:t>
      </w:r>
      <w:r w:rsidR="00F20884">
        <w:t>.</w:t>
      </w:r>
    </w:p>
    <w:p w14:paraId="35ADD283" w14:textId="77777777" w:rsidR="002E0CD6" w:rsidRDefault="00391D56" w:rsidP="00034194">
      <w:pPr>
        <w:jc w:val="both"/>
        <w:rPr>
          <w:ins w:id="218" w:author="Munish K" w:date="2023-09-13T21:24:00Z"/>
        </w:rPr>
      </w:pPr>
      <w:r w:rsidRPr="00A812D8">
        <w:lastRenderedPageBreak/>
        <w:t xml:space="preserve">Our results indicate that </w:t>
      </w:r>
      <w:r w:rsidR="00811F79" w:rsidRPr="00A812D8">
        <w:t xml:space="preserve">while operational carbon emissions are low, there are periods of high carbon intensity during the installation and </w:t>
      </w:r>
      <w:r w:rsidR="00A4462B">
        <w:rPr>
          <w:lang w:val="en-US"/>
        </w:rPr>
        <w:t>decommissioning</w:t>
      </w:r>
      <w:r w:rsidR="00811F79" w:rsidRPr="00A812D8">
        <w:t xml:space="preserve"> phases under Scope 1 emissions, notably from battery </w:t>
      </w:r>
      <w:r w:rsidR="00A4462B">
        <w:rPr>
          <w:lang w:val="en-US"/>
        </w:rPr>
        <w:t>decommissioning</w:t>
      </w:r>
      <w:r w:rsidR="00811F79" w:rsidRPr="00A812D8">
        <w:t xml:space="preserve">. Batteries also affect scope 3 emissions </w:t>
      </w:r>
      <w:r w:rsidR="007D35C0">
        <w:t>if</w:t>
      </w:r>
      <w:r w:rsidR="007D35C0" w:rsidRPr="00A812D8">
        <w:t xml:space="preserve"> </w:t>
      </w:r>
      <w:r w:rsidR="00811F79" w:rsidRPr="00A812D8">
        <w:t>the manufacturing of batteries, and more significantly</w:t>
      </w:r>
      <w:r w:rsidR="00C1093D">
        <w:t>,</w:t>
      </w:r>
      <w:r w:rsidR="00811F79" w:rsidRPr="00A812D8">
        <w:t xml:space="preserve"> solar panels, </w:t>
      </w:r>
      <w:del w:id="219" w:author="Munish K" w:date="2023-09-13T21:23:00Z">
        <w:r w:rsidR="00C1093D" w:rsidDel="002E0CD6">
          <w:delText xml:space="preserve">are </w:delText>
        </w:r>
      </w:del>
      <w:ins w:id="220" w:author="Munish K" w:date="2023-09-13T21:23:00Z">
        <w:r w:rsidR="002E0CD6">
          <w:t>is</w:t>
        </w:r>
        <w:r w:rsidR="002E0CD6">
          <w:t xml:space="preserve"> </w:t>
        </w:r>
      </w:ins>
      <w:r w:rsidR="00C1093D">
        <w:t xml:space="preserve">considered. The manufacturing process </w:t>
      </w:r>
      <w:r w:rsidR="00811F79" w:rsidRPr="00A812D8">
        <w:t>form</w:t>
      </w:r>
      <w:r w:rsidR="00C1093D">
        <w:t>s</w:t>
      </w:r>
      <w:r w:rsidR="00811F79" w:rsidRPr="00A812D8">
        <w:t xml:space="preserve"> the bulk of all emissions due to the mining and purification processes involved. </w:t>
      </w:r>
      <w:r w:rsidR="007E4318">
        <w:t>Overall, we show that the emissions from a solar farm are highly dependent on the extent of battery usage in the development, which in certain cases might negate</w:t>
      </w:r>
      <w:r w:rsidR="000A5CF1">
        <w:t xml:space="preserve"> much of</w:t>
      </w:r>
      <w:r w:rsidR="007E4318">
        <w:t xml:space="preserve"> the environmental benefit of these renewable energy plant</w:t>
      </w:r>
      <w:r w:rsidR="000A5CF1">
        <w:t>s</w:t>
      </w:r>
      <w:r w:rsidR="007E4318">
        <w:t>.</w:t>
      </w:r>
      <w:r w:rsidR="002C5E8C">
        <w:t xml:space="preserve"> </w:t>
      </w:r>
    </w:p>
    <w:p w14:paraId="236921F4" w14:textId="4A2B1B37" w:rsidR="003A425B" w:rsidRPr="00A812D8" w:rsidRDefault="007A3602" w:rsidP="00034194">
      <w:pPr>
        <w:jc w:val="both"/>
      </w:pPr>
      <w:ins w:id="221" w:author="Munish K" w:date="2023-09-13T21:30:00Z">
        <w:r>
          <w:t xml:space="preserve">As a tool, </w:t>
        </w:r>
      </w:ins>
      <w:commentRangeStart w:id="222"/>
      <w:commentRangeStart w:id="223"/>
      <w:del w:id="224" w:author="Munish K" w:date="2023-09-13T21:24:00Z">
        <w:r w:rsidR="002C5E8C" w:rsidDel="002E0CD6">
          <w:delText>This is one of the risks that a</w:delText>
        </w:r>
      </w:del>
      <w:del w:id="225" w:author="Munish K" w:date="2023-09-13T21:30:00Z">
        <w:r w:rsidR="002C5E8C" w:rsidDel="007A3602">
          <w:delText xml:space="preserve"> </w:delText>
        </w:r>
      </w:del>
      <w:del w:id="226" w:author="Munish K" w:date="2023-09-13T21:26:00Z">
        <w:r w:rsidR="002C5E8C" w:rsidDel="002E0CD6">
          <w:delText>high-level</w:delText>
        </w:r>
      </w:del>
      <w:ins w:id="227" w:author="Munish K" w:date="2023-09-13T21:26:00Z">
        <w:r w:rsidR="002E0CD6">
          <w:t>pre-FEED</w:t>
        </w:r>
      </w:ins>
      <w:r w:rsidR="002C5E8C">
        <w:t xml:space="preserve"> </w:t>
      </w:r>
      <w:del w:id="228" w:author="Munish K" w:date="2023-09-13T22:44:00Z">
        <w:r w:rsidR="002C5E8C" w:rsidDel="008A64FA">
          <w:delText>life cycle assessment</w:delText>
        </w:r>
      </w:del>
      <w:ins w:id="229" w:author="Munish K" w:date="2023-09-13T22:44:00Z">
        <w:r w:rsidR="008A64FA">
          <w:t>LCAs</w:t>
        </w:r>
      </w:ins>
      <w:ins w:id="230" w:author="Munish K" w:date="2023-09-13T21:30:00Z">
        <w:r>
          <w:t xml:space="preserve"> such as these can he</w:t>
        </w:r>
      </w:ins>
      <w:ins w:id="231" w:author="Munish K" w:date="2023-09-13T21:31:00Z">
        <w:r>
          <w:t>lp</w:t>
        </w:r>
      </w:ins>
      <w:r w:rsidR="002C5E8C">
        <w:t xml:space="preserve"> </w:t>
      </w:r>
      <w:del w:id="232" w:author="Munish K" w:date="2023-09-13T21:25:00Z">
        <w:r w:rsidR="002C5E8C" w:rsidDel="002E0CD6">
          <w:delText>of a solar farm can mitigate, through</w:delText>
        </w:r>
      </w:del>
      <w:ins w:id="233" w:author="Munish K" w:date="2023-09-13T21:25:00Z">
        <w:r w:rsidR="002E0CD6">
          <w:t>engineers and project</w:t>
        </w:r>
      </w:ins>
      <w:ins w:id="234" w:author="Munish K" w:date="2023-09-13T21:26:00Z">
        <w:r w:rsidR="002E0CD6">
          <w:t xml:space="preserve"> managers </w:t>
        </w:r>
      </w:ins>
      <w:del w:id="235" w:author="Munish K" w:date="2023-09-13T21:25:00Z">
        <w:r w:rsidR="002C5E8C" w:rsidDel="002E0CD6">
          <w:delText xml:space="preserve"> </w:delText>
        </w:r>
      </w:del>
      <w:r w:rsidR="004C7726">
        <w:t>highlight</w:t>
      </w:r>
      <w:del w:id="236" w:author="Munish K" w:date="2023-09-13T21:26:00Z">
        <w:r w:rsidR="004C7726" w:rsidDel="002E0CD6">
          <w:delText>ing</w:delText>
        </w:r>
      </w:del>
      <w:r w:rsidR="004C7726">
        <w:t xml:space="preserve"> </w:t>
      </w:r>
      <w:del w:id="237" w:author="Munish K" w:date="2023-09-13T21:31:00Z">
        <w:r w:rsidR="004C7726" w:rsidDel="007A3602">
          <w:delText xml:space="preserve">possible </w:delText>
        </w:r>
      </w:del>
      <w:r w:rsidR="004C7726">
        <w:t xml:space="preserve">trade-offs that </w:t>
      </w:r>
      <w:del w:id="238" w:author="Munish K" w:date="2023-09-13T21:27:00Z">
        <w:r w:rsidR="004C7726" w:rsidDel="002E0CD6">
          <w:delText xml:space="preserve">might </w:delText>
        </w:r>
      </w:del>
      <w:r w:rsidR="004C7726">
        <w:t xml:space="preserve">have to made </w:t>
      </w:r>
      <w:del w:id="239" w:author="Munish K" w:date="2023-09-13T21:31:00Z">
        <w:r w:rsidR="004C7726" w:rsidDel="007A3602">
          <w:delText xml:space="preserve">to </w:delText>
        </w:r>
      </w:del>
      <w:ins w:id="240" w:author="Munish K" w:date="2023-09-13T21:32:00Z">
        <w:r>
          <w:t>between</w:t>
        </w:r>
      </w:ins>
      <w:del w:id="241" w:author="Munish K" w:date="2023-09-13T21:32:00Z">
        <w:r w:rsidR="004C7726" w:rsidDel="007A3602">
          <w:delText>optimise</w:delText>
        </w:r>
      </w:del>
      <w:r w:rsidR="004C7726">
        <w:t xml:space="preserve"> environmental </w:t>
      </w:r>
      <w:ins w:id="242" w:author="Munish K" w:date="2023-09-13T21:27:00Z">
        <w:r w:rsidR="002E0CD6">
          <w:t>benefits</w:t>
        </w:r>
      </w:ins>
      <w:ins w:id="243" w:author="Munish K" w:date="2023-09-13T21:31:00Z">
        <w:r>
          <w:t xml:space="preserve"> and</w:t>
        </w:r>
      </w:ins>
      <w:ins w:id="244" w:author="Munish K" w:date="2023-09-13T21:27:00Z">
        <w:r w:rsidR="002E0CD6">
          <w:t xml:space="preserve"> </w:t>
        </w:r>
      </w:ins>
      <w:del w:id="245" w:author="Munish K" w:date="2023-09-13T21:27:00Z">
        <w:r w:rsidR="004C7726" w:rsidDel="002E0CD6">
          <w:delText xml:space="preserve">and </w:delText>
        </w:r>
      </w:del>
      <w:r w:rsidR="004C7726">
        <w:t>financial</w:t>
      </w:r>
      <w:ins w:id="246" w:author="Munish K" w:date="2023-09-13T21:32:00Z">
        <w:r>
          <w:t xml:space="preserve"> </w:t>
        </w:r>
      </w:ins>
      <w:del w:id="247" w:author="Munish K" w:date="2023-09-13T21:32:00Z">
        <w:r w:rsidR="004C7726" w:rsidDel="007A3602">
          <w:delText xml:space="preserve"> </w:delText>
        </w:r>
      </w:del>
      <w:ins w:id="248" w:author="Munish K" w:date="2023-09-13T21:27:00Z">
        <w:r w:rsidR="002E0CD6">
          <w:t xml:space="preserve">returns for </w:t>
        </w:r>
      </w:ins>
      <w:ins w:id="249" w:author="Munish K" w:date="2023-09-13T21:32:00Z">
        <w:r>
          <w:t>all stakeholders</w:t>
        </w:r>
      </w:ins>
      <w:del w:id="250" w:author="Munish K" w:date="2023-09-13T21:27:00Z">
        <w:r w:rsidR="004C7726" w:rsidDel="002E0CD6">
          <w:delText xml:space="preserve">benefits </w:delText>
        </w:r>
      </w:del>
      <w:del w:id="251" w:author="Munish K" w:date="2023-09-13T21:26:00Z">
        <w:r w:rsidR="004C7726" w:rsidDel="002E0CD6">
          <w:delText xml:space="preserve">of </w:delText>
        </w:r>
      </w:del>
      <w:del w:id="252" w:author="Munish K" w:date="2023-09-13T21:27:00Z">
        <w:r w:rsidR="004C7726" w:rsidDel="002E0CD6">
          <w:delText>the project</w:delText>
        </w:r>
      </w:del>
      <w:ins w:id="253" w:author="Munish K" w:date="2023-09-13T21:27:00Z">
        <w:r w:rsidR="002E0CD6">
          <w:t xml:space="preserve"> involved in such developments</w:t>
        </w:r>
      </w:ins>
      <w:r w:rsidR="004C7726">
        <w:t>.</w:t>
      </w:r>
      <w:r w:rsidR="009E6771">
        <w:t xml:space="preserve"> </w:t>
      </w:r>
      <w:del w:id="254" w:author="Munish K" w:date="2023-09-13T21:28:00Z">
        <w:r w:rsidR="009E6771" w:rsidDel="007A3602">
          <w:delText>In doing so, these life cycle assessments will be useful for shareholders in determining if a project is worth moving forward with at all – and if so, also helps in making the big decisions regarding changes and optimisations to be made to the project early on</w:delText>
        </w:r>
        <w:commentRangeEnd w:id="222"/>
        <w:r w:rsidR="009E6771" w:rsidDel="007A3602">
          <w:rPr>
            <w:rStyle w:val="CommentReference"/>
          </w:rPr>
          <w:commentReference w:id="222"/>
        </w:r>
      </w:del>
      <w:commentRangeEnd w:id="223"/>
      <w:r>
        <w:rPr>
          <w:rStyle w:val="CommentReference"/>
        </w:rPr>
        <w:commentReference w:id="223"/>
      </w:r>
      <w:del w:id="255" w:author="Munish K" w:date="2023-09-13T21:28:00Z">
        <w:r w:rsidR="009E6771" w:rsidDel="007A3602">
          <w:delText xml:space="preserve">. </w:delText>
        </w:r>
        <w:r w:rsidR="00811F79" w:rsidRPr="00A812D8" w:rsidDel="007A3602">
          <w:delText xml:space="preserve">In the following sections, we </w:delText>
        </w:r>
        <w:r w:rsidR="000679A6" w:rsidDel="007A3602">
          <w:delText>detail</w:delText>
        </w:r>
        <w:r w:rsidR="00811F79" w:rsidRPr="00A812D8" w:rsidDel="007A3602">
          <w:delText xml:space="preserve"> the methods and assumptions that have gone into these results.</w:delText>
        </w:r>
      </w:del>
    </w:p>
    <w:p w14:paraId="2899AD21" w14:textId="134E1376" w:rsidR="00F009D4" w:rsidRPr="005F4C26" w:rsidRDefault="00811F79" w:rsidP="008F7313">
      <w:pPr>
        <w:pStyle w:val="Heading1"/>
        <w:jc w:val="both"/>
      </w:pPr>
      <w:r w:rsidRPr="005F4C26">
        <w:t>Background Information</w:t>
      </w:r>
    </w:p>
    <w:p w14:paraId="5B5841F2" w14:textId="73123B57" w:rsidR="00F009D4" w:rsidRDefault="00DE069A" w:rsidP="00034194">
      <w:pPr>
        <w:jc w:val="both"/>
      </w:pPr>
      <w:r w:rsidRPr="00A812D8">
        <w:t xml:space="preserve">Our approach to a </w:t>
      </w:r>
      <w:del w:id="256" w:author="Munish K" w:date="2023-09-13T22:44:00Z">
        <w:r w:rsidRPr="00A812D8" w:rsidDel="008A64FA">
          <w:delText>life cycle analysis</w:delText>
        </w:r>
      </w:del>
      <w:ins w:id="257" w:author="Munish K" w:date="2023-09-13T22:44:00Z">
        <w:r w:rsidR="008A64FA">
          <w:t>LCA</w:t>
        </w:r>
      </w:ins>
      <w:r w:rsidRPr="00A812D8">
        <w:t xml:space="preserve"> of a solar farm is based on</w:t>
      </w:r>
      <w:r w:rsidR="00811F79" w:rsidRPr="00A812D8">
        <w:t xml:space="preserve"> a solar evaluation </w:t>
      </w:r>
      <w:r w:rsidRPr="00A812D8">
        <w:t>that we carried out for</w:t>
      </w:r>
      <w:r w:rsidR="00811F79" w:rsidRPr="00A812D8">
        <w:t xml:space="preserve"> a </w:t>
      </w:r>
      <w:del w:id="258" w:author="Munish K" w:date="2023-09-13T22:17:00Z">
        <w:r w:rsidR="008C45D7" w:rsidDel="00577914">
          <w:delText>pre-FEED</w:delText>
        </w:r>
        <w:r w:rsidR="008C45D7" w:rsidRPr="00A812D8" w:rsidDel="00577914">
          <w:delText xml:space="preserve"> </w:delText>
        </w:r>
      </w:del>
      <w:r w:rsidR="00811F79" w:rsidRPr="00A812D8">
        <w:t>solar development</w:t>
      </w:r>
      <w:ins w:id="259" w:author="Munish K" w:date="2023-09-13T21:44:00Z">
        <w:r w:rsidR="00483B35">
          <w:t>, planned for construction</w:t>
        </w:r>
      </w:ins>
      <w:r w:rsidR="00811F79" w:rsidRPr="00A812D8">
        <w:t xml:space="preserve"> on a</w:t>
      </w:r>
      <w:r w:rsidR="0062774D" w:rsidRPr="00A812D8">
        <w:t xml:space="preserve"> small</w:t>
      </w:r>
      <w:r w:rsidR="00811F79" w:rsidRPr="00A812D8">
        <w:t xml:space="preserve"> offshore island</w:t>
      </w:r>
      <w:r w:rsidRPr="00A812D8">
        <w:t xml:space="preserve"> in Southeast Asia</w:t>
      </w:r>
      <w:r w:rsidR="0062774D" w:rsidRPr="00A812D8">
        <w:t xml:space="preserve">. We have worked under the assumption that land available for solar energy use will gradually be made available over a period of 5 years, ultimately </w:t>
      </w:r>
      <w:r w:rsidR="008C45D7">
        <w:t>providing approximately 70</w:t>
      </w:r>
      <w:r w:rsidR="0062774D" w:rsidRPr="00A812D8">
        <w:t xml:space="preserve"> hectares </w:t>
      </w:r>
      <w:r w:rsidR="008C45D7">
        <w:t xml:space="preserve">for </w:t>
      </w:r>
      <w:r w:rsidR="0062774D" w:rsidRPr="00A812D8">
        <w:t xml:space="preserve">solar cells </w:t>
      </w:r>
      <w:r w:rsidR="008C45D7">
        <w:t>deployment</w:t>
      </w:r>
      <w:r w:rsidR="0062774D" w:rsidRPr="00A812D8">
        <w:t xml:space="preserve"> in total. </w:t>
      </w:r>
      <w:r w:rsidR="008C45D7">
        <w:t xml:space="preserve">The land was generally flat; </w:t>
      </w:r>
      <w:del w:id="260" w:author="Munish K" w:date="2023-09-13T21:44:00Z">
        <w:r w:rsidR="008C45D7" w:rsidDel="00483B35">
          <w:delText>we have assumed</w:delText>
        </w:r>
      </w:del>
      <w:ins w:id="261" w:author="Munish K" w:date="2023-09-13T21:44:00Z">
        <w:r w:rsidR="00483B35">
          <w:t>our analysis of the topography</w:t>
        </w:r>
      </w:ins>
      <w:ins w:id="262" w:author="Munish K" w:date="2023-09-13T21:45:00Z">
        <w:r w:rsidR="00483B35">
          <w:t xml:space="preserve"> indicates</w:t>
        </w:r>
      </w:ins>
      <w:r w:rsidR="008C45D7">
        <w:t xml:space="preserve"> that there is no elevation of terrain and that most solar panels can be deployed with minimal land clearance. </w:t>
      </w:r>
      <w:r w:rsidR="0006167B">
        <w:t>A</w:t>
      </w:r>
      <w:r w:rsidR="0095008B">
        <w:t xml:space="preserve"> nearby floating solar farm was</w:t>
      </w:r>
      <w:r w:rsidR="00A84A91" w:rsidRPr="00A812D8">
        <w:t xml:space="preserve"> used as an analogue</w:t>
      </w:r>
      <w:del w:id="263" w:author="Munish K" w:date="2023-09-13T21:45:00Z">
        <w:r w:rsidR="00A84A91" w:rsidRPr="00A812D8" w:rsidDel="00483B35">
          <w:delText xml:space="preserve"> for this development</w:delText>
        </w:r>
        <w:r w:rsidR="0006167B" w:rsidDel="00483B35">
          <w:delText xml:space="preserve"> as well</w:delText>
        </w:r>
        <w:r w:rsidR="00A84A91" w:rsidRPr="00A812D8" w:rsidDel="00483B35">
          <w:delText>,</w:delText>
        </w:r>
      </w:del>
      <w:r w:rsidR="00A84A91" w:rsidRPr="00A812D8">
        <w:t xml:space="preserve"> given its </w:t>
      </w:r>
      <w:r w:rsidR="0006167B">
        <w:t>proximity to this development</w:t>
      </w:r>
      <w:r w:rsidR="00A84A91" w:rsidRPr="00A812D8">
        <w:t xml:space="preserve"> and </w:t>
      </w:r>
      <w:r w:rsidR="0095008B">
        <w:t>recent commencement of operations</w:t>
      </w:r>
      <w:r w:rsidR="00A84A91" w:rsidRPr="00A812D8">
        <w:t xml:space="preserve"> which allows for a proven comparison of solar capacity for a given area using similar</w:t>
      </w:r>
      <w:r w:rsidR="003A1C33" w:rsidRPr="00A812D8">
        <w:t>ly efficient</w:t>
      </w:r>
      <w:r w:rsidR="00A84A91" w:rsidRPr="00A812D8">
        <w:t xml:space="preserve"> </w:t>
      </w:r>
      <w:r w:rsidRPr="00A812D8">
        <w:t>solar</w:t>
      </w:r>
      <w:r w:rsidR="003A1C33" w:rsidRPr="00A812D8">
        <w:t xml:space="preserve"> cells</w:t>
      </w:r>
      <w:r w:rsidR="00A84A91" w:rsidRPr="00A812D8">
        <w:t>.</w:t>
      </w:r>
    </w:p>
    <w:p w14:paraId="63B9B706" w14:textId="2AE785AB" w:rsidR="001F4CEE" w:rsidRDefault="0062774D" w:rsidP="00034194">
      <w:pPr>
        <w:jc w:val="both"/>
        <w:rPr>
          <w:lang w:val="en-US"/>
        </w:rPr>
      </w:pPr>
      <w:del w:id="264" w:author="Munish K" w:date="2023-09-13T21:46:00Z">
        <w:r w:rsidRPr="00A812D8" w:rsidDel="00483B35">
          <w:delText>For this development,</w:delText>
        </w:r>
        <w:r w:rsidR="00CC3715" w:rsidDel="00483B35">
          <w:delText xml:space="preserve"> b</w:delText>
        </w:r>
      </w:del>
      <w:ins w:id="265" w:author="Munish K" w:date="2023-09-13T21:46:00Z">
        <w:r w:rsidR="00483B35">
          <w:t>B</w:t>
        </w:r>
      </w:ins>
      <w:r w:rsidR="00CC3715">
        <w:t>esides the typical solar farm considerations,</w:t>
      </w:r>
      <w:r w:rsidRPr="00A812D8">
        <w:t xml:space="preserve"> </w:t>
      </w:r>
      <w:r w:rsidR="00DE069A" w:rsidRPr="00A812D8">
        <w:t xml:space="preserve">subsea cabling is an important </w:t>
      </w:r>
      <w:r w:rsidR="00CC3715">
        <w:t>aspect</w:t>
      </w:r>
      <w:r w:rsidR="00DE069A" w:rsidRPr="00A812D8">
        <w:t xml:space="preserve"> for </w:t>
      </w:r>
      <w:del w:id="266" w:author="Munish K" w:date="2023-09-13T21:46:00Z">
        <w:r w:rsidR="00DE069A" w:rsidRPr="00A812D8" w:rsidDel="00483B35">
          <w:delText>the life cycle analysis</w:delText>
        </w:r>
      </w:del>
      <w:ins w:id="267" w:author="Munish K" w:date="2023-09-13T21:46:00Z">
        <w:r w:rsidR="00483B35">
          <w:t>this development,</w:t>
        </w:r>
      </w:ins>
      <w:r w:rsidR="00DE069A" w:rsidRPr="00A812D8">
        <w:t xml:space="preserve"> as </w:t>
      </w:r>
      <w:r w:rsidRPr="00A812D8">
        <w:t xml:space="preserve">produced power </w:t>
      </w:r>
      <w:del w:id="268" w:author="Munish K" w:date="2023-09-13T21:46:00Z">
        <w:r w:rsidRPr="00A812D8" w:rsidDel="00483B35">
          <w:delText xml:space="preserve">from these solar cells </w:delText>
        </w:r>
      </w:del>
      <w:r w:rsidRPr="00A812D8">
        <w:t xml:space="preserve">must be </w:t>
      </w:r>
      <w:r w:rsidR="002E15C4" w:rsidRPr="00A812D8">
        <w:t xml:space="preserve">delivered to </w:t>
      </w:r>
      <w:del w:id="269" w:author="Munish K" w:date="2023-09-13T21:45:00Z">
        <w:r w:rsidR="002E15C4" w:rsidRPr="00A812D8" w:rsidDel="00483B35">
          <w:delText xml:space="preserve">end-use </w:delText>
        </w:r>
      </w:del>
      <w:r w:rsidR="00CC3715">
        <w:t xml:space="preserve">electrical </w:t>
      </w:r>
      <w:r w:rsidR="0095008B">
        <w:t xml:space="preserve">grids </w:t>
      </w:r>
      <w:ins w:id="270" w:author="Munish K" w:date="2023-09-13T21:46:00Z">
        <w:r w:rsidR="00483B35">
          <w:t xml:space="preserve">located </w:t>
        </w:r>
      </w:ins>
      <w:r w:rsidR="0095008B">
        <w:t>onshore</w:t>
      </w:r>
      <w:r w:rsidR="002E15C4" w:rsidRPr="00A812D8">
        <w:t xml:space="preserve">. </w:t>
      </w:r>
      <w:del w:id="271" w:author="Munish K" w:date="2023-09-13T21:46:00Z">
        <w:r w:rsidR="002E15C4" w:rsidRPr="00A812D8" w:rsidDel="00483B35">
          <w:delText xml:space="preserve">This </w:delText>
        </w:r>
      </w:del>
      <w:ins w:id="272" w:author="Munish K" w:date="2023-09-13T21:47:00Z">
        <w:r w:rsidR="00483B35">
          <w:t>There would be a nee</w:t>
        </w:r>
      </w:ins>
      <w:ins w:id="273" w:author="Munish K" w:date="2023-09-13T21:48:00Z">
        <w:r w:rsidR="00483B35">
          <w:t>d to</w:t>
        </w:r>
      </w:ins>
      <w:ins w:id="274" w:author="Munish K" w:date="2023-09-13T21:47:00Z">
        <w:r w:rsidR="00483B35">
          <w:t xml:space="preserve"> </w:t>
        </w:r>
      </w:ins>
      <w:ins w:id="275" w:author="Munish K" w:date="2023-09-13T21:48:00Z">
        <w:r w:rsidR="00121BA3">
          <w:t>apply</w:t>
        </w:r>
      </w:ins>
      <w:del w:id="276" w:author="Munish K" w:date="2023-09-13T21:47:00Z">
        <w:r w:rsidR="002E15C4" w:rsidRPr="00A812D8" w:rsidDel="00483B35">
          <w:delText xml:space="preserve">requires </w:delText>
        </w:r>
      </w:del>
      <w:ins w:id="277" w:author="Munish K" w:date="2023-09-13T21:47:00Z">
        <w:r w:rsidR="00483B35" w:rsidRPr="00A812D8">
          <w:t xml:space="preserve"> </w:t>
        </w:r>
      </w:ins>
      <w:r w:rsidR="002E15C4" w:rsidRPr="00A812D8">
        <w:t xml:space="preserve">trenching to bury </w:t>
      </w:r>
      <w:ins w:id="278" w:author="Munish K" w:date="2023-09-13T21:48:00Z">
        <w:r w:rsidR="00121BA3">
          <w:t xml:space="preserve">the </w:t>
        </w:r>
      </w:ins>
      <w:r w:rsidR="002E15C4" w:rsidRPr="00A812D8">
        <w:t xml:space="preserve">subsea cables </w:t>
      </w:r>
      <w:r w:rsidR="00CC3715">
        <w:t>several</w:t>
      </w:r>
      <w:r w:rsidR="002E15C4" w:rsidRPr="00A812D8">
        <w:t xml:space="preserve"> metres below the deepest point of the seabed, </w:t>
      </w:r>
      <w:del w:id="279" w:author="Munish K" w:date="2023-09-13T21:48:00Z">
        <w:r w:rsidR="002E15C4" w:rsidRPr="00A812D8" w:rsidDel="00121BA3">
          <w:delText>based on</w:delText>
        </w:r>
      </w:del>
      <w:ins w:id="280" w:author="Munish K" w:date="2023-09-13T21:48:00Z">
        <w:r w:rsidR="00121BA3">
          <w:t>as guided by</w:t>
        </w:r>
      </w:ins>
      <w:r w:rsidR="002E15C4" w:rsidRPr="00A812D8">
        <w:t xml:space="preserve"> regulations </w:t>
      </w:r>
      <w:r w:rsidR="0095008B">
        <w:t>from relevant authorities</w:t>
      </w:r>
      <w:r w:rsidR="002E15C4" w:rsidRPr="00A812D8">
        <w:t xml:space="preserve">. Given that the </w:t>
      </w:r>
      <w:del w:id="281" w:author="Munish K" w:date="2023-09-13T21:48:00Z">
        <w:r w:rsidR="002E15C4" w:rsidRPr="00A812D8" w:rsidDel="00121BA3">
          <w:delText xml:space="preserve">area </w:delText>
        </w:r>
        <w:r w:rsidR="003101B5" w:rsidDel="00121BA3">
          <w:delText xml:space="preserve">in </w:delText>
        </w:r>
        <w:r w:rsidR="00491C30" w:rsidDel="00121BA3">
          <w:delText>close to busy</w:delText>
        </w:r>
      </w:del>
      <w:ins w:id="282" w:author="Munish K" w:date="2023-09-13T21:48:00Z">
        <w:r w:rsidR="00121BA3">
          <w:t>cables must cross</w:t>
        </w:r>
      </w:ins>
      <w:r w:rsidR="003101B5">
        <w:t xml:space="preserve"> shipping lanes, </w:t>
      </w:r>
      <w:del w:id="283" w:author="Munish K" w:date="2023-09-13T21:48:00Z">
        <w:r w:rsidR="003101B5" w:rsidDel="00121BA3">
          <w:delText>the cable must be buried under</w:delText>
        </w:r>
      </w:del>
      <w:ins w:id="284" w:author="Munish K" w:date="2023-09-13T21:48:00Z">
        <w:r w:rsidR="00121BA3">
          <w:t>burial must occur at</w:t>
        </w:r>
      </w:ins>
      <w:r w:rsidR="003101B5">
        <w:t xml:space="preserve"> sufficient depth </w:t>
      </w:r>
      <w:del w:id="285" w:author="Munish K" w:date="2023-09-13T21:49:00Z">
        <w:r w:rsidR="003101B5" w:rsidDel="00121BA3">
          <w:delText>such that it is resistant</w:delText>
        </w:r>
      </w:del>
      <w:ins w:id="286" w:author="Munish K" w:date="2023-09-13T21:49:00Z">
        <w:r w:rsidR="00121BA3">
          <w:t>to resist</w:t>
        </w:r>
      </w:ins>
      <w:del w:id="287" w:author="Munish K" w:date="2023-09-13T21:49:00Z">
        <w:r w:rsidR="003101B5" w:rsidDel="00121BA3">
          <w:delText xml:space="preserve"> to</w:delText>
        </w:r>
      </w:del>
      <w:r w:rsidR="003101B5">
        <w:t xml:space="preserve"> anchor drops from large ships. A</w:t>
      </w:r>
      <w:r w:rsidR="001C7292" w:rsidRPr="00A812D8">
        <w:t xml:space="preserve"> conservative</w:t>
      </w:r>
      <w:r w:rsidR="002E15C4" w:rsidRPr="00A812D8">
        <w:t xml:space="preserve"> water depth </w:t>
      </w:r>
      <w:r w:rsidR="003101B5">
        <w:t xml:space="preserve">of 30m </w:t>
      </w:r>
      <w:r w:rsidR="002E15C4" w:rsidRPr="00A812D8">
        <w:t xml:space="preserve">is </w:t>
      </w:r>
      <w:r w:rsidR="001C7292" w:rsidRPr="00A812D8">
        <w:t>assumed</w:t>
      </w:r>
      <w:r w:rsidR="002E15C4" w:rsidRPr="00A812D8">
        <w:t xml:space="preserve"> </w:t>
      </w:r>
      <w:r w:rsidR="001C7292" w:rsidRPr="00A812D8">
        <w:t xml:space="preserve">for this study. </w:t>
      </w:r>
      <w:del w:id="288" w:author="Munish K" w:date="2023-09-13T21:49:00Z">
        <w:r w:rsidR="001C7292" w:rsidRPr="00A812D8" w:rsidDel="00121BA3">
          <w:delText xml:space="preserve">Additionally, to </w:delText>
        </w:r>
        <w:r w:rsidR="00DE069A" w:rsidRPr="00A812D8" w:rsidDel="00121BA3">
          <w:delText xml:space="preserve">have a </w:delText>
        </w:r>
        <w:r w:rsidR="003101B5" w:rsidDel="00121BA3">
          <w:delText>clearer</w:delText>
        </w:r>
        <w:r w:rsidR="00DE069A" w:rsidRPr="00A812D8" w:rsidDel="00121BA3">
          <w:delText xml:space="preserve"> idea of</w:delText>
        </w:r>
        <w:r w:rsidR="001C7292" w:rsidRPr="00A812D8" w:rsidDel="00121BA3">
          <w:delText xml:space="preserve"> what materials and costs go into </w:delText>
        </w:r>
        <w:r w:rsidR="00DE069A" w:rsidRPr="00A812D8" w:rsidDel="00121BA3">
          <w:delText>our models</w:delText>
        </w:r>
        <w:r w:rsidR="001C7292" w:rsidRPr="00A812D8" w:rsidDel="00121BA3">
          <w:delText>, w</w:delText>
        </w:r>
      </w:del>
      <w:ins w:id="289" w:author="Munish K" w:date="2023-09-13T21:49:00Z">
        <w:r w:rsidR="00121BA3">
          <w:t>W</w:t>
        </w:r>
      </w:ins>
      <w:r w:rsidR="001C7292" w:rsidRPr="00A812D8">
        <w:t xml:space="preserve">e </w:t>
      </w:r>
      <w:r w:rsidR="00CC3715">
        <w:t>also considered how the cables would be buried</w:t>
      </w:r>
      <w:r w:rsidR="001C7292" w:rsidRPr="00A812D8">
        <w:t>.</w:t>
      </w:r>
      <w:r w:rsidR="00113D6A">
        <w:t xml:space="preserve"> I</w:t>
      </w:r>
      <w:r w:rsidR="00DE069A" w:rsidRPr="00A812D8">
        <w:t>f</w:t>
      </w:r>
      <w:r w:rsidR="001C7292" w:rsidRPr="00A812D8">
        <w:t xml:space="preserve"> deep burial is </w:t>
      </w:r>
      <w:r w:rsidR="00113D6A">
        <w:t>utilised</w:t>
      </w:r>
      <w:r w:rsidR="001C7292" w:rsidRPr="00A812D8">
        <w:t xml:space="preserve">, an injector tool with a </w:t>
      </w:r>
      <w:r w:rsidR="001C7292" w:rsidRPr="00A812D8">
        <w:rPr>
          <w:lang w:val="en-US"/>
        </w:rPr>
        <w:t>“lay and burial</w:t>
      </w:r>
      <w:r w:rsidR="00E91B2B">
        <w:rPr>
          <w:lang w:val="en-US"/>
        </w:rPr>
        <w:t>”</w:t>
      </w:r>
      <w:r w:rsidR="001C7292" w:rsidRPr="00A812D8">
        <w:rPr>
          <w:lang w:val="en-US"/>
        </w:rPr>
        <w:t xml:space="preserve"> method </w:t>
      </w:r>
      <w:r w:rsidR="00113D6A">
        <w:rPr>
          <w:lang w:val="en-US"/>
        </w:rPr>
        <w:t>is needed</w:t>
      </w:r>
      <w:r w:rsidR="001C7292" w:rsidRPr="00A812D8">
        <w:rPr>
          <w:lang w:val="en-US"/>
        </w:rPr>
        <w:t xml:space="preserve"> </w:t>
      </w:r>
      <w:r w:rsidR="00113D6A">
        <w:rPr>
          <w:lang w:val="en-US"/>
        </w:rPr>
        <w:t xml:space="preserve">to </w:t>
      </w:r>
      <w:r w:rsidR="001C7292" w:rsidRPr="00A812D8">
        <w:rPr>
          <w:lang w:val="en-US"/>
        </w:rPr>
        <w:t xml:space="preserve">lay the submarine cable </w:t>
      </w:r>
      <w:r w:rsidR="00AF23D9">
        <w:rPr>
          <w:lang w:val="en-US"/>
        </w:rPr>
        <w:t xml:space="preserve">down </w:t>
      </w:r>
      <w:r w:rsidR="00113D6A">
        <w:rPr>
          <w:lang w:val="en-US"/>
        </w:rPr>
        <w:t xml:space="preserve">in </w:t>
      </w:r>
      <w:r w:rsidR="00AF23D9">
        <w:rPr>
          <w:lang w:val="en-US"/>
        </w:rPr>
        <w:t>an 8m trench depth.</w:t>
      </w:r>
      <w:r w:rsidR="001C7292" w:rsidRPr="00A812D8">
        <w:rPr>
          <w:lang w:val="en-US"/>
        </w:rPr>
        <w:t xml:space="preserve"> </w:t>
      </w:r>
      <w:r w:rsidR="00113D6A">
        <w:rPr>
          <w:lang w:val="en-US"/>
        </w:rPr>
        <w:t xml:space="preserve">The other alternative is </w:t>
      </w:r>
      <w:r w:rsidR="001C7292" w:rsidRPr="00A812D8">
        <w:rPr>
          <w:lang w:val="en-US"/>
        </w:rPr>
        <w:t>dredging</w:t>
      </w:r>
      <w:r w:rsidR="00113D6A">
        <w:rPr>
          <w:lang w:val="en-US"/>
        </w:rPr>
        <w:t>,</w:t>
      </w:r>
      <w:r w:rsidR="001C7292" w:rsidRPr="00A812D8">
        <w:rPr>
          <w:lang w:val="en-US"/>
        </w:rPr>
        <w:t xml:space="preserve"> using a “pre-lay burial</w:t>
      </w:r>
      <w:r w:rsidR="00E91B2B">
        <w:rPr>
          <w:lang w:val="en-US"/>
        </w:rPr>
        <w:t>”</w:t>
      </w:r>
      <w:r w:rsidR="001C7292" w:rsidRPr="00A812D8">
        <w:rPr>
          <w:lang w:val="en-US"/>
        </w:rPr>
        <w:t xml:space="preserve"> method, but</w:t>
      </w:r>
      <w:r w:rsidR="00113D6A">
        <w:rPr>
          <w:lang w:val="en-US"/>
        </w:rPr>
        <w:t xml:space="preserve"> the</w:t>
      </w:r>
      <w:r w:rsidR="001C7292" w:rsidRPr="00A812D8">
        <w:rPr>
          <w:lang w:val="en-US"/>
        </w:rPr>
        <w:t xml:space="preserve"> max</w:t>
      </w:r>
      <w:r w:rsidR="00DE069A" w:rsidRPr="00A812D8">
        <w:rPr>
          <w:lang w:val="en-US"/>
        </w:rPr>
        <w:t>imum</w:t>
      </w:r>
      <w:r w:rsidR="001C7292" w:rsidRPr="00A812D8">
        <w:rPr>
          <w:lang w:val="en-US"/>
        </w:rPr>
        <w:t xml:space="preserve"> trench depth achievable </w:t>
      </w:r>
      <w:r w:rsidR="00113D6A">
        <w:rPr>
          <w:lang w:val="en-US"/>
        </w:rPr>
        <w:t>would</w:t>
      </w:r>
      <w:r w:rsidR="00113D6A" w:rsidRPr="00A812D8">
        <w:rPr>
          <w:lang w:val="en-US"/>
        </w:rPr>
        <w:t xml:space="preserve"> </w:t>
      </w:r>
      <w:r w:rsidR="001C7292" w:rsidRPr="00A812D8">
        <w:rPr>
          <w:lang w:val="en-US"/>
        </w:rPr>
        <w:t xml:space="preserve">only be </w:t>
      </w:r>
      <w:commentRangeStart w:id="290"/>
      <w:r w:rsidR="001C7292" w:rsidRPr="00A812D8">
        <w:rPr>
          <w:lang w:val="en-US"/>
        </w:rPr>
        <w:t>5m</w:t>
      </w:r>
      <w:commentRangeEnd w:id="290"/>
      <w:r w:rsidR="00121BA3">
        <w:rPr>
          <w:rStyle w:val="CommentReference"/>
        </w:rPr>
        <w:commentReference w:id="290"/>
      </w:r>
      <w:r w:rsidR="001C7292" w:rsidRPr="00A812D8">
        <w:rPr>
          <w:lang w:val="en-US"/>
        </w:rPr>
        <w:t xml:space="preserve">. </w:t>
      </w:r>
      <w:ins w:id="291" w:author="Munish K" w:date="2023-09-13T22:05:00Z">
        <w:r w:rsidR="00251B5B">
          <w:rPr>
            <w:lang w:val="en-US"/>
          </w:rPr>
          <w:t>Unfortunately, w</w:t>
        </w:r>
      </w:ins>
      <w:ins w:id="292" w:author="Munish K" w:date="2023-09-13T22:03:00Z">
        <w:r w:rsidR="00251B5B">
          <w:rPr>
            <w:lang w:val="en-US"/>
          </w:rPr>
          <w:t>e</w:t>
        </w:r>
      </w:ins>
      <w:ins w:id="293" w:author="Munish K" w:date="2023-09-13T21:56:00Z">
        <w:r w:rsidR="00121BA3">
          <w:rPr>
            <w:lang w:val="en-US"/>
          </w:rPr>
          <w:t xml:space="preserve"> lack</w:t>
        </w:r>
      </w:ins>
      <w:ins w:id="294" w:author="Munish K" w:date="2023-09-13T22:05:00Z">
        <w:r w:rsidR="00251B5B">
          <w:rPr>
            <w:lang w:val="en-US"/>
          </w:rPr>
          <w:t>ed</w:t>
        </w:r>
      </w:ins>
      <w:ins w:id="295" w:author="Munish K" w:date="2023-09-13T21:56:00Z">
        <w:r w:rsidR="00121BA3">
          <w:rPr>
            <w:lang w:val="en-US"/>
          </w:rPr>
          <w:t xml:space="preserve"> information </w:t>
        </w:r>
      </w:ins>
      <w:ins w:id="296" w:author="Munish K" w:date="2023-09-13T21:58:00Z">
        <w:r w:rsidR="00251B5B">
          <w:rPr>
            <w:lang w:val="en-US"/>
          </w:rPr>
          <w:t>about</w:t>
        </w:r>
      </w:ins>
      <w:ins w:id="297" w:author="Munish K" w:date="2023-09-13T21:56:00Z">
        <w:r w:rsidR="00121BA3">
          <w:rPr>
            <w:lang w:val="en-US"/>
          </w:rPr>
          <w:t xml:space="preserve"> the </w:t>
        </w:r>
      </w:ins>
      <w:ins w:id="298" w:author="Munish K" w:date="2023-09-13T22:03:00Z">
        <w:r w:rsidR="00251B5B">
          <w:rPr>
            <w:lang w:val="en-US"/>
          </w:rPr>
          <w:t xml:space="preserve">minerology </w:t>
        </w:r>
      </w:ins>
      <w:del w:id="299" w:author="Munish K" w:date="2023-09-13T21:50:00Z">
        <w:r w:rsidR="00113D6A" w:rsidDel="00121BA3">
          <w:rPr>
            <w:lang w:val="en-US"/>
          </w:rPr>
          <w:delText>As we do not have information on the</w:delText>
        </w:r>
        <w:r w:rsidR="001C7292" w:rsidRPr="00A812D8" w:rsidDel="00121BA3">
          <w:rPr>
            <w:lang w:val="en-US"/>
          </w:rPr>
          <w:delText xml:space="preserve"> soil type</w:delText>
        </w:r>
      </w:del>
      <w:del w:id="300" w:author="Munish K" w:date="2023-09-13T22:04:00Z">
        <w:r w:rsidR="001C7292" w:rsidRPr="00A812D8" w:rsidDel="00251B5B">
          <w:rPr>
            <w:lang w:val="en-US"/>
          </w:rPr>
          <w:delText xml:space="preserve">, </w:delText>
        </w:r>
      </w:del>
      <w:ins w:id="301" w:author="Munish K" w:date="2023-09-13T22:04:00Z">
        <w:r w:rsidR="00251B5B">
          <w:rPr>
            <w:lang w:val="en-US"/>
          </w:rPr>
          <w:t xml:space="preserve">of the shallow </w:t>
        </w:r>
      </w:ins>
      <w:ins w:id="302" w:author="Munish K" w:date="2023-09-13T22:05:00Z">
        <w:r w:rsidR="00251B5B">
          <w:rPr>
            <w:lang w:val="en-US"/>
          </w:rPr>
          <w:t xml:space="preserve">buried </w:t>
        </w:r>
      </w:ins>
      <w:ins w:id="303" w:author="Munish K" w:date="2023-09-13T22:04:00Z">
        <w:r w:rsidR="00251B5B">
          <w:rPr>
            <w:lang w:val="en-US"/>
          </w:rPr>
          <w:t xml:space="preserve">sediment, </w:t>
        </w:r>
      </w:ins>
      <w:ins w:id="304" w:author="Munish K" w:date="2023-09-13T22:05:00Z">
        <w:r w:rsidR="00251B5B">
          <w:rPr>
            <w:lang w:val="en-US"/>
          </w:rPr>
          <w:t>n</w:t>
        </w:r>
      </w:ins>
      <w:del w:id="305" w:author="Munish K" w:date="2023-09-13T22:04:00Z">
        <w:r w:rsidR="00113D6A" w:rsidDel="00251B5B">
          <w:rPr>
            <w:lang w:val="en-US"/>
          </w:rPr>
          <w:delText>nor do we have a</w:delText>
        </w:r>
      </w:del>
      <w:ins w:id="306" w:author="Munish K" w:date="2023-09-13T22:04:00Z">
        <w:r w:rsidR="00251B5B">
          <w:rPr>
            <w:lang w:val="en-US"/>
          </w:rPr>
          <w:t xml:space="preserve">or </w:t>
        </w:r>
      </w:ins>
      <w:ins w:id="307" w:author="Munish K" w:date="2023-09-13T22:05:00Z">
        <w:r w:rsidR="00251B5B">
          <w:rPr>
            <w:lang w:val="en-US"/>
          </w:rPr>
          <w:t xml:space="preserve">did we have </w:t>
        </w:r>
      </w:ins>
      <w:ins w:id="308" w:author="Munish K" w:date="2023-09-13T22:06:00Z">
        <w:r w:rsidR="00251B5B">
          <w:rPr>
            <w:lang w:val="en-US"/>
          </w:rPr>
          <w:t xml:space="preserve">a </w:t>
        </w:r>
      </w:ins>
      <w:ins w:id="309" w:author="Munish K" w:date="2023-09-13T22:05:00Z">
        <w:r w:rsidR="00251B5B">
          <w:rPr>
            <w:lang w:val="en-US"/>
          </w:rPr>
          <w:t>full picture of the</w:t>
        </w:r>
      </w:ins>
      <w:del w:id="310" w:author="Munish K" w:date="2023-09-13T22:04:00Z">
        <w:r w:rsidR="00113D6A" w:rsidDel="00251B5B">
          <w:rPr>
            <w:lang w:val="en-US"/>
          </w:rPr>
          <w:delText xml:space="preserve"> full</w:delText>
        </w:r>
      </w:del>
      <w:r w:rsidR="00113D6A">
        <w:rPr>
          <w:lang w:val="en-US"/>
        </w:rPr>
        <w:t xml:space="preserve"> </w:t>
      </w:r>
      <w:ins w:id="311" w:author="Munish K" w:date="2023-09-13T22:06:00Z">
        <w:r w:rsidR="00251B5B">
          <w:rPr>
            <w:lang w:val="en-US"/>
          </w:rPr>
          <w:t>seabed</w:t>
        </w:r>
        <w:r w:rsidR="00251B5B">
          <w:rPr>
            <w:lang w:val="en-US"/>
          </w:rPr>
          <w:t xml:space="preserve"> </w:t>
        </w:r>
      </w:ins>
      <w:r w:rsidR="00113D6A">
        <w:rPr>
          <w:lang w:val="en-US"/>
        </w:rPr>
        <w:t>bathymet</w:t>
      </w:r>
      <w:ins w:id="312" w:author="Munish K" w:date="2023-09-13T22:05:00Z">
        <w:r w:rsidR="00251B5B">
          <w:rPr>
            <w:lang w:val="en-US"/>
          </w:rPr>
          <w:t>ry</w:t>
        </w:r>
      </w:ins>
      <w:del w:id="313" w:author="Munish K" w:date="2023-09-13T22:05:00Z">
        <w:r w:rsidR="00113D6A" w:rsidDel="00251B5B">
          <w:rPr>
            <w:lang w:val="en-US"/>
          </w:rPr>
          <w:delText>ric assessment</w:delText>
        </w:r>
      </w:del>
      <w:del w:id="314" w:author="Munish K" w:date="2023-09-13T22:06:00Z">
        <w:r w:rsidR="00113D6A" w:rsidDel="00251B5B">
          <w:rPr>
            <w:lang w:val="en-US"/>
          </w:rPr>
          <w:delText xml:space="preserve"> of the seabed</w:delText>
        </w:r>
      </w:del>
      <w:del w:id="315" w:author="Munish K" w:date="2023-09-13T21:59:00Z">
        <w:r w:rsidR="00113D6A" w:rsidDel="00251B5B">
          <w:rPr>
            <w:lang w:val="en-US"/>
          </w:rPr>
          <w:delText xml:space="preserve">, </w:delText>
        </w:r>
      </w:del>
      <w:ins w:id="316" w:author="Munish K" w:date="2023-09-13T21:59:00Z">
        <w:r w:rsidR="00251B5B">
          <w:rPr>
            <w:lang w:val="en-US"/>
          </w:rPr>
          <w:t>.</w:t>
        </w:r>
      </w:ins>
      <w:ins w:id="317" w:author="Munish K" w:date="2023-09-13T22:06:00Z">
        <w:r w:rsidR="00251B5B">
          <w:rPr>
            <w:lang w:val="en-US"/>
          </w:rPr>
          <w:t xml:space="preserve"> C</w:t>
        </w:r>
      </w:ins>
      <w:ins w:id="318" w:author="Munish K" w:date="2023-09-13T22:00:00Z">
        <w:r w:rsidR="00251B5B">
          <w:rPr>
            <w:lang w:val="en-US"/>
          </w:rPr>
          <w:t>onservatively,</w:t>
        </w:r>
      </w:ins>
      <w:ins w:id="319" w:author="Munish K" w:date="2023-09-13T21:59:00Z">
        <w:r w:rsidR="00251B5B">
          <w:rPr>
            <w:lang w:val="en-US"/>
          </w:rPr>
          <w:t xml:space="preserve"> </w:t>
        </w:r>
      </w:ins>
      <w:r w:rsidR="00113D6A">
        <w:rPr>
          <w:lang w:val="en-US"/>
        </w:rPr>
        <w:t xml:space="preserve">we </w:t>
      </w:r>
      <w:del w:id="320" w:author="Munish K" w:date="2023-09-13T22:06:00Z">
        <w:r w:rsidR="00113D6A" w:rsidDel="00251B5B">
          <w:rPr>
            <w:lang w:val="en-US"/>
          </w:rPr>
          <w:delText xml:space="preserve">assumed </w:delText>
        </w:r>
      </w:del>
      <w:ins w:id="321" w:author="Munish K" w:date="2023-09-13T22:06:00Z">
        <w:r w:rsidR="00251B5B">
          <w:rPr>
            <w:lang w:val="en-US"/>
          </w:rPr>
          <w:t>decided to model</w:t>
        </w:r>
      </w:ins>
      <w:del w:id="322" w:author="Munish K" w:date="2023-09-13T22:06:00Z">
        <w:r w:rsidR="00113D6A" w:rsidDel="00251B5B">
          <w:rPr>
            <w:lang w:val="en-US"/>
          </w:rPr>
          <w:delText>that</w:delText>
        </w:r>
      </w:del>
      <w:ins w:id="323" w:author="Munish K" w:date="2023-09-13T22:06:00Z">
        <w:r w:rsidR="00251B5B">
          <w:rPr>
            <w:lang w:val="en-US"/>
          </w:rPr>
          <w:t xml:space="preserve"> the cable burial a</w:t>
        </w:r>
      </w:ins>
      <w:ins w:id="324" w:author="Munish K" w:date="2023-09-13T22:07:00Z">
        <w:r w:rsidR="00251B5B">
          <w:rPr>
            <w:lang w:val="en-US"/>
          </w:rPr>
          <w:t>ssuming</w:t>
        </w:r>
      </w:ins>
      <w:r w:rsidR="00113D6A">
        <w:rPr>
          <w:lang w:val="en-US"/>
        </w:rPr>
        <w:t xml:space="preserve"> </w:t>
      </w:r>
      <w:r w:rsidR="00E91B2B">
        <w:rPr>
          <w:lang w:val="en-US"/>
        </w:rPr>
        <w:t xml:space="preserve">a </w:t>
      </w:r>
      <w:ins w:id="325" w:author="Munish K" w:date="2023-09-13T22:00:00Z">
        <w:r w:rsidR="00251B5B">
          <w:rPr>
            <w:lang w:val="en-US"/>
          </w:rPr>
          <w:t>“</w:t>
        </w:r>
      </w:ins>
      <w:r w:rsidR="00E91B2B" w:rsidRPr="00A812D8">
        <w:rPr>
          <w:lang w:val="en-US"/>
        </w:rPr>
        <w:t>lay and burial</w:t>
      </w:r>
      <w:r w:rsidR="00E91B2B">
        <w:rPr>
          <w:lang w:val="en-US"/>
        </w:rPr>
        <w:t>”</w:t>
      </w:r>
      <w:r w:rsidR="00E91B2B" w:rsidRPr="00A812D8">
        <w:rPr>
          <w:lang w:val="en-US"/>
        </w:rPr>
        <w:t xml:space="preserve"> method</w:t>
      </w:r>
      <w:del w:id="326" w:author="Munish K" w:date="2023-09-13T22:06:00Z">
        <w:r w:rsidR="00E91B2B" w:rsidDel="00251B5B">
          <w:rPr>
            <w:lang w:val="en-US"/>
          </w:rPr>
          <w:delText xml:space="preserve"> is used</w:delText>
        </w:r>
      </w:del>
      <w:r w:rsidR="001C7292" w:rsidRPr="00A812D8">
        <w:rPr>
          <w:lang w:val="en-US"/>
        </w:rPr>
        <w:t xml:space="preserve">. For cable protection, </w:t>
      </w:r>
      <w:r w:rsidR="00E91B2B">
        <w:rPr>
          <w:lang w:val="en-US"/>
        </w:rPr>
        <w:t xml:space="preserve">we assumed </w:t>
      </w:r>
      <w:r w:rsidR="001C7292" w:rsidRPr="00A812D8">
        <w:rPr>
          <w:lang w:val="en-US"/>
        </w:rPr>
        <w:t>a large diameter pipe (48”) with 0.5”</w:t>
      </w:r>
      <w:del w:id="327" w:author="Munish K" w:date="2023-09-13T22:00:00Z">
        <w:r w:rsidR="001C7292" w:rsidRPr="00A812D8" w:rsidDel="00251B5B">
          <w:rPr>
            <w:lang w:val="en-US"/>
          </w:rPr>
          <w:delText>-</w:delText>
        </w:r>
      </w:del>
      <w:r w:rsidR="001C7292" w:rsidRPr="00A812D8">
        <w:rPr>
          <w:lang w:val="en-US"/>
        </w:rPr>
        <w:t xml:space="preserve">thick walls, </w:t>
      </w:r>
      <w:r w:rsidR="00335327">
        <w:rPr>
          <w:lang w:val="en-US"/>
        </w:rPr>
        <w:t>with the</w:t>
      </w:r>
      <w:r w:rsidR="001C7292" w:rsidRPr="00A812D8">
        <w:rPr>
          <w:lang w:val="en-US"/>
        </w:rPr>
        <w:t xml:space="preserve"> pipes </w:t>
      </w:r>
      <w:r w:rsidR="00335327">
        <w:rPr>
          <w:lang w:val="en-US"/>
        </w:rPr>
        <w:t>being</w:t>
      </w:r>
      <w:r w:rsidR="001C7292" w:rsidRPr="00A812D8">
        <w:rPr>
          <w:lang w:val="en-US"/>
        </w:rPr>
        <w:t xml:space="preserve"> filled with absorbent material like gravel, sand, or expanding foam to further protect the inner contents. </w:t>
      </w:r>
      <w:r w:rsidR="00865495">
        <w:rPr>
          <w:lang w:val="en-US"/>
        </w:rPr>
        <w:t>All these aspects</w:t>
      </w:r>
      <w:r w:rsidR="00DE069A" w:rsidRPr="00A812D8">
        <w:rPr>
          <w:lang w:val="en-US"/>
        </w:rPr>
        <w:t xml:space="preserve"> will be considered in later sections on GHG emissions and cost modelling.</w:t>
      </w:r>
    </w:p>
    <w:p w14:paraId="2DA68AF7" w14:textId="39D2BA44" w:rsidR="002B65D1" w:rsidRPr="00A30C86" w:rsidRDefault="002B65D1" w:rsidP="002B65D1">
      <w:pPr>
        <w:pStyle w:val="Heading2"/>
        <w:jc w:val="both"/>
      </w:pPr>
      <w:r>
        <w:t xml:space="preserve">GHG </w:t>
      </w:r>
      <w:r w:rsidRPr="005F4C26">
        <w:t>Methodology</w:t>
      </w:r>
    </w:p>
    <w:p w14:paraId="692DE232" w14:textId="5B1E9C1B" w:rsidR="002B65D1" w:rsidDel="00577914" w:rsidRDefault="002B65D1" w:rsidP="002B65D1">
      <w:pPr>
        <w:jc w:val="both"/>
        <w:rPr>
          <w:del w:id="328" w:author="Munish K" w:date="2023-09-13T22:10:00Z"/>
        </w:rPr>
      </w:pPr>
      <w:del w:id="329" w:author="Munish K" w:date="2023-09-13T22:08:00Z">
        <w:r w:rsidDel="00251B5B">
          <w:delText>For the p</w:delText>
        </w:r>
      </w:del>
      <w:ins w:id="330" w:author="Munish K" w:date="2023-09-13T22:08:00Z">
        <w:r w:rsidR="00251B5B">
          <w:t>P</w:t>
        </w:r>
      </w:ins>
      <w:r>
        <w:t>reparation of GHG emissions</w:t>
      </w:r>
      <w:del w:id="331" w:author="Munish K" w:date="2023-09-13T22:08:00Z">
        <w:r w:rsidDel="00251B5B">
          <w:delText>, we have used the following</w:delText>
        </w:r>
      </w:del>
      <w:ins w:id="332" w:author="Munish K" w:date="2023-09-13T22:08:00Z">
        <w:r w:rsidR="00251B5B">
          <w:t xml:space="preserve"> are based on international</w:t>
        </w:r>
      </w:ins>
      <w:r>
        <w:t xml:space="preserve"> </w:t>
      </w:r>
      <w:commentRangeStart w:id="333"/>
      <w:r>
        <w:t>standards</w:t>
      </w:r>
      <w:commentRangeEnd w:id="333"/>
      <w:r w:rsidR="00251B5B">
        <w:rPr>
          <w:rStyle w:val="CommentReference"/>
        </w:rPr>
        <w:commentReference w:id="333"/>
      </w:r>
      <w:ins w:id="334" w:author="Munish K" w:date="2023-09-13T22:08:00Z">
        <w:r w:rsidR="00251B5B">
          <w:t>.</w:t>
        </w:r>
      </w:ins>
      <w:del w:id="335" w:author="Munish K" w:date="2023-09-13T22:08:00Z">
        <w:r w:rsidDel="00251B5B">
          <w:delText>:</w:delText>
        </w:r>
      </w:del>
      <w:r>
        <w:t xml:space="preserve"> </w:t>
      </w:r>
      <w:commentRangeStart w:id="336"/>
      <w:del w:id="337" w:author="Munish K" w:date="2023-09-13T22:08:00Z">
        <w:r w:rsidRPr="00251B5B" w:rsidDel="00251B5B">
          <w:rPr>
            <w:highlight w:val="yellow"/>
            <w:rPrChange w:id="338" w:author="Munish K" w:date="2023-09-13T22:08:00Z">
              <w:rPr/>
            </w:rPrChange>
          </w:rPr>
          <w:delText xml:space="preserve">2009 American Petroleum Institute (API) Compendium of Greenhouse Gas Emissions Methodologies for the Oil and Natural Gas Industry, 2011 </w:delText>
        </w:r>
        <w:r w:rsidRPr="00251B5B" w:rsidDel="00251B5B">
          <w:rPr>
            <w:highlight w:val="yellow"/>
            <w:lang w:val="en-US"/>
            <w:rPrChange w:id="339" w:author="Munish K" w:date="2023-09-13T22:08:00Z">
              <w:rPr>
                <w:lang w:val="en-US"/>
              </w:rPr>
            </w:rPrChange>
          </w:rPr>
          <w:delText>Petroleum Industry Guidelines for reporting Greenhouse Gas Emissions (IPIECA, API &amp; IAOGP)</w:delText>
        </w:r>
        <w:r w:rsidRPr="00251B5B" w:rsidDel="00251B5B">
          <w:rPr>
            <w:highlight w:val="yellow"/>
            <w:rPrChange w:id="340" w:author="Munish K" w:date="2023-09-13T22:08:00Z">
              <w:rPr/>
            </w:rPrChange>
          </w:rPr>
          <w:delText xml:space="preserve">, </w:delText>
        </w:r>
        <w:r w:rsidRPr="00251B5B" w:rsidDel="00251B5B">
          <w:rPr>
            <w:highlight w:val="yellow"/>
            <w:lang w:val="en-US"/>
            <w:rPrChange w:id="341" w:author="Munish K" w:date="2023-09-13T22:08:00Z">
              <w:rPr>
                <w:lang w:val="en-US"/>
              </w:rPr>
            </w:rPrChange>
          </w:rPr>
          <w:delText>2018 ISO 14064 - International Standards for environmental management, t</w:delText>
        </w:r>
        <w:r w:rsidRPr="00251B5B" w:rsidDel="00251B5B">
          <w:rPr>
            <w:highlight w:val="yellow"/>
            <w:rPrChange w:id="342" w:author="Munish K" w:date="2023-09-13T22:08:00Z">
              <w:rPr/>
            </w:rPrChange>
          </w:rPr>
          <w:delText>o quantify, monitor, report and verify greenhouse gas emissions, and the 2020 Australian Government (Dept of Industry, Science, Energy &amp; Resources) National Greenhouse Accounts Factors.</w:delText>
        </w:r>
        <w:commentRangeEnd w:id="336"/>
        <w:r w:rsidR="00251B5B" w:rsidRPr="00251B5B" w:rsidDel="00251B5B">
          <w:rPr>
            <w:rStyle w:val="CommentReference"/>
            <w:highlight w:val="yellow"/>
            <w:rPrChange w:id="343" w:author="Munish K" w:date="2023-09-13T22:08:00Z">
              <w:rPr>
                <w:rStyle w:val="CommentReference"/>
              </w:rPr>
            </w:rPrChange>
          </w:rPr>
          <w:commentReference w:id="336"/>
        </w:r>
      </w:del>
    </w:p>
    <w:p w14:paraId="0CBCDB5F" w14:textId="2D5EA1A7" w:rsidR="002B65D1" w:rsidRDefault="002B65D1" w:rsidP="002B65D1">
      <w:pPr>
        <w:jc w:val="both"/>
      </w:pPr>
      <w:del w:id="344" w:author="Munish K" w:date="2023-09-13T22:10:00Z">
        <w:r w:rsidDel="00577914">
          <w:delText>Based</w:delText>
        </w:r>
      </w:del>
      <w:ins w:id="345" w:author="Munish K" w:date="2023-09-13T22:10:00Z">
        <w:r w:rsidR="00577914">
          <w:t>As per</w:t>
        </w:r>
      </w:ins>
      <w:del w:id="346" w:author="Munish K" w:date="2023-09-13T22:10:00Z">
        <w:r w:rsidDel="00577914">
          <w:delText xml:space="preserve"> on</w:delText>
        </w:r>
      </w:del>
      <w:r>
        <w:t xml:space="preserve"> the guidelines, we consider scopes 1</w:t>
      </w:r>
      <w:ins w:id="347" w:author="Munish K" w:date="2023-09-13T22:11:00Z">
        <w:r w:rsidR="00577914">
          <w:t xml:space="preserve"> and</w:t>
        </w:r>
      </w:ins>
      <w:del w:id="348" w:author="Munish K" w:date="2023-09-13T22:11:00Z">
        <w:r w:rsidDel="00577914">
          <w:delText>,</w:delText>
        </w:r>
      </w:del>
      <w:r>
        <w:t xml:space="preserve"> 2</w:t>
      </w:r>
      <w:del w:id="349" w:author="Munish K" w:date="2023-09-13T22:11:00Z">
        <w:r w:rsidDel="00577914">
          <w:delText>, and 3</w:delText>
        </w:r>
      </w:del>
      <w:r>
        <w:t xml:space="preserve"> </w:t>
      </w:r>
      <w:ins w:id="350" w:author="Munish K" w:date="2023-09-13T22:10:00Z">
        <w:r w:rsidR="00577914">
          <w:t>emission</w:t>
        </w:r>
      </w:ins>
      <w:ins w:id="351" w:author="Munish K" w:date="2023-09-13T22:11:00Z">
        <w:r w:rsidR="00577914">
          <w:t>s</w:t>
        </w:r>
      </w:ins>
      <w:ins w:id="352" w:author="Munish K" w:date="2023-09-13T22:10:00Z">
        <w:r w:rsidR="00577914">
          <w:t xml:space="preserve"> </w:t>
        </w:r>
      </w:ins>
      <w:r>
        <w:t xml:space="preserve">as direct </w:t>
      </w:r>
      <w:del w:id="353" w:author="Munish K" w:date="2023-09-13T22:10:00Z">
        <w:r w:rsidDel="00577914">
          <w:delText>emissions,</w:delText>
        </w:r>
      </w:del>
      <w:ins w:id="354" w:author="Munish K" w:date="2023-09-13T22:10:00Z">
        <w:r w:rsidR="00577914">
          <w:t>and</w:t>
        </w:r>
      </w:ins>
      <w:r>
        <w:t xml:space="preserve"> indirect emissions</w:t>
      </w:r>
      <w:ins w:id="355" w:author="Munish K" w:date="2023-09-13T22:10:00Z">
        <w:r w:rsidR="00577914">
          <w:t xml:space="preserve"> respectively.</w:t>
        </w:r>
      </w:ins>
      <w:del w:id="356" w:author="Munish K" w:date="2023-09-13T22:11:00Z">
        <w:r w:rsidDel="00577914">
          <w:delText>, and</w:delText>
        </w:r>
      </w:del>
      <w:ins w:id="357" w:author="Munish K" w:date="2023-09-13T22:11:00Z">
        <w:r w:rsidR="00577914">
          <w:t xml:space="preserve"> Scope 3 emissions is</w:t>
        </w:r>
      </w:ins>
      <w:r>
        <w:t xml:space="preserve"> indirect emissions not covered in scope </w:t>
      </w:r>
      <w:ins w:id="358" w:author="Munish K" w:date="2023-09-13T22:11:00Z">
        <w:r w:rsidR="00577914">
          <w:t xml:space="preserve">1 and </w:t>
        </w:r>
      </w:ins>
      <w:r>
        <w:t>2</w:t>
      </w:r>
      <w:del w:id="359" w:author="Munish K" w:date="2023-09-13T22:11:00Z">
        <w:r w:rsidDel="00577914">
          <w:delText xml:space="preserve"> respectively</w:delText>
        </w:r>
      </w:del>
      <w:r>
        <w:t>. The principal GHG generated by the combustion of fuels for energy is carbon dioxide (CO</w:t>
      </w:r>
      <w:r w:rsidRPr="006678EA">
        <w:rPr>
          <w:vertAlign w:val="subscript"/>
        </w:rPr>
        <w:t>2</w:t>
      </w:r>
      <w:r>
        <w:t>), and the quantity of it produced depends on the fuel’s carbon content and the degree to which the fuel is fully combusted. Smaller amounts of methane (CH</w:t>
      </w:r>
      <w:r w:rsidRPr="00A848FF">
        <w:rPr>
          <w:vertAlign w:val="subscript"/>
        </w:rPr>
        <w:t>4</w:t>
      </w:r>
      <w:r>
        <w:t>) and nitrous oxide (N</w:t>
      </w:r>
      <w:r w:rsidRPr="00A848FF">
        <w:rPr>
          <w:vertAlign w:val="subscript"/>
        </w:rPr>
        <w:t>2</w:t>
      </w:r>
      <w:r>
        <w:t xml:space="preserve">O) are also produced from incomplete burning and reactions between nitrogen and oxygen in the combustion air respectively. All </w:t>
      </w:r>
      <w:r>
        <w:lastRenderedPageBreak/>
        <w:t>three gases are accounted for as uniform CO</w:t>
      </w:r>
      <w:r w:rsidRPr="006678EA">
        <w:rPr>
          <w:vertAlign w:val="subscript"/>
        </w:rPr>
        <w:t>2</w:t>
      </w:r>
      <w:r>
        <w:rPr>
          <w:vertAlign w:val="subscript"/>
        </w:rPr>
        <w:t xml:space="preserve"> </w:t>
      </w:r>
      <w:r>
        <w:t>equivalents (CO</w:t>
      </w:r>
      <w:r w:rsidRPr="006678EA">
        <w:rPr>
          <w:vertAlign w:val="subscript"/>
        </w:rPr>
        <w:t>2</w:t>
      </w:r>
      <w:r>
        <w:t xml:space="preserve">-e), which can be done using suitable conversion factors such as the global warming potentials listed in various </w:t>
      </w:r>
      <w:commentRangeStart w:id="360"/>
      <w:r>
        <w:t xml:space="preserve">IPCC </w:t>
      </w:r>
      <w:commentRangeEnd w:id="360"/>
      <w:r w:rsidR="00577914">
        <w:rPr>
          <w:rStyle w:val="CommentReference"/>
        </w:rPr>
        <w:commentReference w:id="360"/>
      </w:r>
      <w:r>
        <w:t>assessment reports.</w:t>
      </w:r>
      <w:r w:rsidRPr="005F4C26">
        <w:t xml:space="preserve"> One gas which has not been modelled is SF6 – a GHG much more potent than CO</w:t>
      </w:r>
      <w:r w:rsidRPr="00C41821">
        <w:rPr>
          <w:vertAlign w:val="subscript"/>
        </w:rPr>
        <w:t>2</w:t>
      </w:r>
      <w:r w:rsidRPr="005F4C26">
        <w:t>. This gas is primarily used in electrical switchgears and emissions are likely to be from leaks or fugitive emissions. Depending on the maintenance regime, this could range from 0.5% to 3% per year.</w:t>
      </w:r>
    </w:p>
    <w:p w14:paraId="3D8A14D1" w14:textId="77777777" w:rsidR="002B65D1" w:rsidRDefault="002B65D1" w:rsidP="00034194">
      <w:pPr>
        <w:jc w:val="both"/>
        <w:rPr>
          <w:lang w:val="en-US"/>
        </w:rPr>
      </w:pPr>
    </w:p>
    <w:p w14:paraId="3D1E5683" w14:textId="77777777" w:rsidR="00C65564" w:rsidRPr="005F4C26" w:rsidRDefault="00C65564" w:rsidP="008F7313">
      <w:pPr>
        <w:pStyle w:val="Heading1"/>
        <w:jc w:val="both"/>
      </w:pPr>
      <w:r w:rsidRPr="005F4C26">
        <w:t>Development Stages</w:t>
      </w:r>
    </w:p>
    <w:p w14:paraId="245A019D" w14:textId="03E92948" w:rsidR="00577914" w:rsidRDefault="00C65564" w:rsidP="00034194">
      <w:pPr>
        <w:jc w:val="both"/>
        <w:rPr>
          <w:ins w:id="361" w:author="Munish K" w:date="2023-09-13T22:17:00Z"/>
        </w:rPr>
      </w:pPr>
      <w:r>
        <w:t xml:space="preserve">Before delving into the </w:t>
      </w:r>
      <w:del w:id="362" w:author="Munish K" w:date="2023-09-13T22:44:00Z">
        <w:r w:rsidDel="008A64FA">
          <w:delText>life cycle analysis</w:delText>
        </w:r>
      </w:del>
      <w:ins w:id="363" w:author="Munish K" w:date="2023-09-13T22:44:00Z">
        <w:r w:rsidR="008A64FA">
          <w:t>LCA</w:t>
        </w:r>
      </w:ins>
      <w:r>
        <w:t xml:space="preserve">, it is necessary to look at stages of development for a solar development to understand the different activities at each stage and what </w:t>
      </w:r>
      <w:r w:rsidR="00803CB8">
        <w:t>can be</w:t>
      </w:r>
      <w:r>
        <w:t xml:space="preserve"> accounted for in evaluations at an early stage. </w:t>
      </w:r>
      <w:r w:rsidR="00095701">
        <w:fldChar w:fldCharType="begin"/>
      </w:r>
      <w:r w:rsidR="00095701">
        <w:instrText xml:space="preserve"> REF _Ref135065616 \h </w:instrText>
      </w:r>
      <w:r w:rsidR="00095701">
        <w:fldChar w:fldCharType="separate"/>
      </w:r>
      <w:r w:rsidR="009F4342">
        <w:t xml:space="preserve">Table </w:t>
      </w:r>
      <w:r w:rsidR="009F4342">
        <w:rPr>
          <w:noProof/>
        </w:rPr>
        <w:t>1</w:t>
      </w:r>
      <w:r w:rsidR="00095701">
        <w:fldChar w:fldCharType="end"/>
      </w:r>
      <w:r>
        <w:t xml:space="preserve"> below shows the development process that we have assumed for any proposed solar </w:t>
      </w:r>
      <w:r w:rsidR="00865495">
        <w:t>development</w:t>
      </w:r>
      <w:r>
        <w:t>.</w:t>
      </w:r>
      <w:r w:rsidR="000736B2">
        <w:t xml:space="preserve"> </w:t>
      </w:r>
    </w:p>
    <w:p w14:paraId="1749EBDD" w14:textId="205AF3D8" w:rsidR="00577914" w:rsidRDefault="000736B2" w:rsidP="00034194">
      <w:pPr>
        <w:jc w:val="both"/>
        <w:rPr>
          <w:ins w:id="364" w:author="Munish K" w:date="2023-09-13T22:17:00Z"/>
        </w:rPr>
      </w:pPr>
      <w:r>
        <w:t xml:space="preserve">Within this framework, the </w:t>
      </w:r>
      <w:del w:id="365" w:author="Munish K" w:date="2023-09-13T22:44:00Z">
        <w:r w:rsidDel="008A64FA">
          <w:delText>life cycle analysis</w:delText>
        </w:r>
      </w:del>
      <w:ins w:id="366" w:author="Munish K" w:date="2023-09-13T22:44:00Z">
        <w:r w:rsidR="008A64FA">
          <w:t>LCA</w:t>
        </w:r>
      </w:ins>
      <w:r>
        <w:t xml:space="preserve"> </w:t>
      </w:r>
      <w:r w:rsidR="00FE2D6E">
        <w:t xml:space="preserve">that </w:t>
      </w:r>
      <w:r>
        <w:t xml:space="preserve">we </w:t>
      </w:r>
      <w:r w:rsidR="00FE2D6E">
        <w:t xml:space="preserve">are </w:t>
      </w:r>
      <w:r>
        <w:t xml:space="preserve">carry out comes </w:t>
      </w:r>
      <w:r w:rsidR="00FA1B8B">
        <w:t xml:space="preserve">at </w:t>
      </w:r>
      <w:r w:rsidR="008C7462">
        <w:t xml:space="preserve">the </w:t>
      </w:r>
      <w:ins w:id="367" w:author="Munish K" w:date="2023-09-13T22:15:00Z">
        <w:r w:rsidR="00577914">
          <w:t>“</w:t>
        </w:r>
      </w:ins>
      <w:r w:rsidR="008C7462">
        <w:t>prospective</w:t>
      </w:r>
      <w:r w:rsidR="00C53380">
        <w:t xml:space="preserve"> stage</w:t>
      </w:r>
      <w:ins w:id="368" w:author="Munish K" w:date="2023-09-13T22:14:00Z">
        <w:r w:rsidR="00577914">
          <w:t xml:space="preserve"> pre-FEED</w:t>
        </w:r>
      </w:ins>
      <w:ins w:id="369" w:author="Munish K" w:date="2023-09-13T22:15:00Z">
        <w:r w:rsidR="00577914">
          <w:t>”</w:t>
        </w:r>
      </w:ins>
      <w:r w:rsidR="00C53380">
        <w:t xml:space="preserve">, or </w:t>
      </w:r>
      <w:r w:rsidR="008C7462">
        <w:t>Stage 0</w:t>
      </w:r>
      <w:del w:id="370" w:author="Munish K" w:date="2023-09-13T22:15:00Z">
        <w:r w:rsidR="008C7462" w:rsidDel="00577914">
          <w:delText xml:space="preserve">, </w:delText>
        </w:r>
        <w:r w:rsidDel="00577914">
          <w:delText xml:space="preserve">before </w:delText>
        </w:r>
        <w:r w:rsidR="00FE2D6E" w:rsidDel="00577914">
          <w:delText>FEED and FID</w:delText>
        </w:r>
        <w:r w:rsidR="00C53380" w:rsidDel="00577914">
          <w:delText xml:space="preserve"> for the project</w:delText>
        </w:r>
      </w:del>
      <w:ins w:id="371" w:author="Munish K" w:date="2023-09-13T22:13:00Z">
        <w:r w:rsidR="00577914">
          <w:t xml:space="preserve">, </w:t>
        </w:r>
      </w:ins>
      <w:del w:id="372" w:author="Munish K" w:date="2023-09-13T22:13:00Z">
        <w:r w:rsidR="00C53380" w:rsidDel="00577914">
          <w:delText xml:space="preserve"> </w:delText>
        </w:r>
      </w:del>
      <w:del w:id="373" w:author="Munish K" w:date="2023-09-13T22:12:00Z">
        <w:r w:rsidR="00C53380" w:rsidDel="00577914">
          <w:delText>is sourced</w:delText>
        </w:r>
        <w:r w:rsidDel="00577914">
          <w:delText xml:space="preserve"> </w:delText>
        </w:r>
      </w:del>
      <w:r>
        <w:t>and hence represents a</w:t>
      </w:r>
      <w:r w:rsidR="00EF65CA">
        <w:t xml:space="preserve"> desktop study at the</w:t>
      </w:r>
      <w:r>
        <w:t xml:space="preserve"> high</w:t>
      </w:r>
      <w:r w:rsidR="00EF65CA">
        <w:t xml:space="preserve">est </w:t>
      </w:r>
      <w:r>
        <w:t xml:space="preserve">level </w:t>
      </w:r>
      <w:r w:rsidR="00EF65CA">
        <w:t xml:space="preserve">of </w:t>
      </w:r>
      <w:r>
        <w:t xml:space="preserve">assessment of the project. </w:t>
      </w:r>
    </w:p>
    <w:p w14:paraId="3048E1D1" w14:textId="032E45F9" w:rsidR="00DE069A" w:rsidRDefault="00803CB8" w:rsidP="00034194">
      <w:pPr>
        <w:jc w:val="both"/>
      </w:pPr>
      <w:r>
        <w:t xml:space="preserve">While more accurate analysis can be done when projects are in a more advanced stage (Stage 1, 2, or 3), </w:t>
      </w:r>
      <w:r w:rsidR="00265BCF">
        <w:t xml:space="preserve">this Stage 0 study uses minimal resources and </w:t>
      </w:r>
      <w:r w:rsidR="00040F72">
        <w:t xml:space="preserve">fundamentally aims to provide </w:t>
      </w:r>
      <w:r w:rsidR="00DC6EF6">
        <w:t>stakeholders</w:t>
      </w:r>
      <w:r w:rsidR="00040F72">
        <w:t xml:space="preserve"> with a quick </w:t>
      </w:r>
      <w:r w:rsidR="00DC6EF6">
        <w:t>“go</w:t>
      </w:r>
      <w:ins w:id="374" w:author="Munish K" w:date="2023-09-13T22:18:00Z">
        <w:r w:rsidR="00577914">
          <w:t xml:space="preserve"> </w:t>
        </w:r>
      </w:ins>
      <w:r w:rsidR="00DC6EF6">
        <w:t>-</w:t>
      </w:r>
      <w:ins w:id="375" w:author="Munish K" w:date="2023-09-13T22:18:00Z">
        <w:r w:rsidR="00577914">
          <w:t xml:space="preserve"> </w:t>
        </w:r>
      </w:ins>
      <w:r w:rsidR="00DC6EF6">
        <w:t>no go” result</w:t>
      </w:r>
      <w:r>
        <w:t xml:space="preserve">. </w:t>
      </w:r>
      <w:r w:rsidR="00DC6EF6">
        <w:t>In other words</w:t>
      </w:r>
      <w:r>
        <w:t xml:space="preserve">, conducting the </w:t>
      </w:r>
      <w:del w:id="376" w:author="Munish K" w:date="2023-09-13T22:45:00Z">
        <w:r w:rsidDel="008A64FA">
          <w:delText>life cycle analysis</w:delText>
        </w:r>
      </w:del>
      <w:ins w:id="377" w:author="Munish K" w:date="2023-09-13T22:45:00Z">
        <w:r w:rsidR="008A64FA">
          <w:t>LCA</w:t>
        </w:r>
      </w:ins>
      <w:r>
        <w:t xml:space="preserve"> before any of these stages allows stakeholders to evaluate </w:t>
      </w:r>
      <w:r w:rsidR="00CC3715">
        <w:t xml:space="preserve">if the prospective solar farm is </w:t>
      </w:r>
      <w:r w:rsidR="00DC6EF6">
        <w:t xml:space="preserve">even </w:t>
      </w:r>
      <w:r w:rsidR="00CC3715">
        <w:t xml:space="preserve">worth </w:t>
      </w:r>
      <w:r w:rsidR="00284CAA">
        <w:t xml:space="preserve">allocating </w:t>
      </w:r>
      <w:ins w:id="378" w:author="Munish K" w:date="2023-09-13T22:18:00Z">
        <w:r w:rsidR="00577914">
          <w:t xml:space="preserve">further </w:t>
        </w:r>
      </w:ins>
      <w:r w:rsidR="00284CAA">
        <w:t xml:space="preserve">resources to for </w:t>
      </w:r>
      <w:del w:id="379" w:author="Munish K" w:date="2023-09-13T22:18:00Z">
        <w:r w:rsidR="00284CAA" w:rsidDel="00577914">
          <w:delText xml:space="preserve">further </w:delText>
        </w:r>
      </w:del>
      <w:r w:rsidR="00284CAA">
        <w:t>development.</w:t>
      </w:r>
      <w:r w:rsidR="00CC3715">
        <w:t xml:space="preserve"> </w:t>
      </w:r>
    </w:p>
    <w:p w14:paraId="6BFB4E25" w14:textId="5E5FA419" w:rsidR="000A5CF1" w:rsidRDefault="000A5CF1">
      <w:r>
        <w:br w:type="page"/>
      </w:r>
    </w:p>
    <w:p w14:paraId="16274AE5" w14:textId="28AC1128" w:rsidR="00F20884" w:rsidRPr="00803CB8" w:rsidDel="00265F66" w:rsidRDefault="00F20884" w:rsidP="00034194">
      <w:pPr>
        <w:jc w:val="both"/>
        <w:rPr>
          <w:del w:id="380" w:author="Munish K" w:date="2023-09-13T22:19:00Z"/>
        </w:rPr>
      </w:pPr>
    </w:p>
    <w:p w14:paraId="6BDFC1E0" w14:textId="76D55D28" w:rsidR="000D3923" w:rsidRDefault="000D3923" w:rsidP="000D3923">
      <w:pPr>
        <w:pStyle w:val="Caption"/>
        <w:keepNext/>
        <w:jc w:val="center"/>
      </w:pPr>
      <w:bookmarkStart w:id="381" w:name="_Ref135065616"/>
      <w:r>
        <w:t xml:space="preserve">Table </w:t>
      </w:r>
      <w:r w:rsidR="003F29D0">
        <w:fldChar w:fldCharType="begin"/>
      </w:r>
      <w:r w:rsidR="003F29D0">
        <w:instrText xml:space="preserve"> SEQ Table \* ARABIC </w:instrText>
      </w:r>
      <w:r w:rsidR="003F29D0">
        <w:fldChar w:fldCharType="separate"/>
      </w:r>
      <w:r w:rsidR="009F4342">
        <w:rPr>
          <w:noProof/>
        </w:rPr>
        <w:t>1</w:t>
      </w:r>
      <w:r w:rsidR="003F29D0">
        <w:rPr>
          <w:noProof/>
        </w:rPr>
        <w:fldChar w:fldCharType="end"/>
      </w:r>
      <w:bookmarkEnd w:id="381"/>
      <w:r>
        <w:t xml:space="preserve">: </w:t>
      </w:r>
      <w:r w:rsidRPr="005247A5">
        <w:t>Project development stages</w:t>
      </w:r>
      <w:r>
        <w:t xml:space="preserve"> for a solar farm</w:t>
      </w:r>
      <w:r w:rsidR="00181DD9">
        <w:t xml:space="preserve">. IL=institutional lender, </w:t>
      </w:r>
      <w:r w:rsidR="00C1588E">
        <w:t>JV</w:t>
      </w:r>
      <w:r w:rsidR="004D1EDC">
        <w:t>=</w:t>
      </w:r>
      <w:r w:rsidR="00C1588E">
        <w:t>joint venture, TC=technical consultant, EPC=</w:t>
      </w:r>
      <w:r w:rsidR="004D1EDC">
        <w:t>engineering, procurement, and construction</w:t>
      </w:r>
    </w:p>
    <w:tbl>
      <w:tblPr>
        <w:tblW w:w="5000" w:type="pct"/>
        <w:tblCellMar>
          <w:left w:w="0" w:type="dxa"/>
          <w:right w:w="0" w:type="dxa"/>
        </w:tblCellMar>
        <w:tblLook w:val="0600" w:firstRow="0" w:lastRow="0" w:firstColumn="0" w:lastColumn="0" w:noHBand="1" w:noVBand="1"/>
        <w:tblPrChange w:id="382" w:author="Munish K" w:date="2023-09-13T22:19:00Z">
          <w:tblPr>
            <w:tblW w:w="5000" w:type="pct"/>
            <w:tblCellMar>
              <w:left w:w="0" w:type="dxa"/>
              <w:right w:w="0" w:type="dxa"/>
            </w:tblCellMar>
            <w:tblLook w:val="0600" w:firstRow="0" w:lastRow="0" w:firstColumn="0" w:lastColumn="0" w:noHBand="1" w:noVBand="1"/>
          </w:tblPr>
        </w:tblPrChange>
      </w:tblPr>
      <w:tblGrid>
        <w:gridCol w:w="2012"/>
        <w:gridCol w:w="647"/>
        <w:gridCol w:w="4503"/>
        <w:gridCol w:w="1844"/>
        <w:tblGridChange w:id="383">
          <w:tblGrid>
            <w:gridCol w:w="2012"/>
            <w:gridCol w:w="647"/>
            <w:gridCol w:w="4503"/>
            <w:gridCol w:w="1844"/>
          </w:tblGrid>
        </w:tblGridChange>
      </w:tblGrid>
      <w:tr w:rsidR="00570F85" w:rsidRPr="00577914" w14:paraId="70A42E65" w14:textId="77777777" w:rsidTr="00265F66">
        <w:trPr>
          <w:trHeight w:val="170"/>
          <w:trPrChange w:id="384" w:author="Munish K" w:date="2023-09-13T22:19:00Z">
            <w:trPr>
              <w:trHeight w:val="359"/>
            </w:trPr>
          </w:trPrChange>
        </w:trPr>
        <w:tc>
          <w:tcPr>
            <w:tcW w:w="1117" w:type="pct"/>
            <w:tcBorders>
              <w:top w:val="single" w:sz="8" w:space="0" w:color="000000"/>
              <w:left w:val="single" w:sz="8" w:space="0" w:color="000000"/>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Change w:id="385" w:author="Munish K" w:date="2023-09-13T22:19:00Z">
              <w:tcPr>
                <w:tcW w:w="1117" w:type="pct"/>
                <w:tcBorders>
                  <w:top w:val="single" w:sz="8" w:space="0" w:color="000000"/>
                  <w:left w:val="single" w:sz="8" w:space="0" w:color="000000"/>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
            </w:tcPrChange>
          </w:tcPr>
          <w:p w14:paraId="5147B0D6" w14:textId="77777777" w:rsidR="00842DCC" w:rsidRPr="00577914" w:rsidRDefault="00842DCC" w:rsidP="00577914">
            <w:pPr>
              <w:spacing w:line="240" w:lineRule="auto"/>
              <w:rPr>
                <w:sz w:val="18"/>
                <w:szCs w:val="18"/>
                <w:rPrChange w:id="386" w:author="Munish K" w:date="2023-09-13T22:18:00Z">
                  <w:rPr>
                    <w:sz w:val="16"/>
                    <w:szCs w:val="16"/>
                  </w:rPr>
                </w:rPrChange>
              </w:rPr>
              <w:pPrChange w:id="387" w:author="Munish K" w:date="2023-09-13T22:19:00Z">
                <w:pPr/>
              </w:pPrChange>
            </w:pPr>
            <w:r w:rsidRPr="00577914">
              <w:rPr>
                <w:sz w:val="18"/>
                <w:szCs w:val="18"/>
                <w:rPrChange w:id="388" w:author="Munish K" w:date="2023-09-13T22:18:00Z">
                  <w:rPr>
                    <w:sz w:val="16"/>
                    <w:szCs w:val="16"/>
                  </w:rPr>
                </w:rPrChange>
              </w:rPr>
              <w:t>Project Stages</w:t>
            </w:r>
          </w:p>
        </w:tc>
        <w:tc>
          <w:tcPr>
            <w:tcW w:w="359" w:type="pct"/>
            <w:tcBorders>
              <w:top w:val="single" w:sz="8" w:space="0" w:color="000000"/>
              <w:left w:val="single" w:sz="4" w:space="0" w:color="BFBFBF"/>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Change w:id="389" w:author="Munish K" w:date="2023-09-13T22:19:00Z">
              <w:tcPr>
                <w:tcW w:w="359" w:type="pct"/>
                <w:tcBorders>
                  <w:top w:val="single" w:sz="8" w:space="0" w:color="000000"/>
                  <w:left w:val="single" w:sz="4" w:space="0" w:color="BFBFBF"/>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
            </w:tcPrChange>
          </w:tcPr>
          <w:p w14:paraId="4657F38F" w14:textId="77777777" w:rsidR="00842DCC" w:rsidRPr="00577914" w:rsidRDefault="00842DCC" w:rsidP="00577914">
            <w:pPr>
              <w:spacing w:line="240" w:lineRule="auto"/>
              <w:rPr>
                <w:sz w:val="18"/>
                <w:szCs w:val="18"/>
                <w:rPrChange w:id="390" w:author="Munish K" w:date="2023-09-13T22:18:00Z">
                  <w:rPr>
                    <w:sz w:val="16"/>
                    <w:szCs w:val="16"/>
                  </w:rPr>
                </w:rPrChange>
              </w:rPr>
              <w:pPrChange w:id="391" w:author="Munish K" w:date="2023-09-13T22:19:00Z">
                <w:pPr/>
              </w:pPrChange>
            </w:pPr>
            <w:r w:rsidRPr="00577914">
              <w:rPr>
                <w:sz w:val="18"/>
                <w:szCs w:val="18"/>
                <w:rPrChange w:id="392" w:author="Munish K" w:date="2023-09-13T22:18:00Z">
                  <w:rPr>
                    <w:sz w:val="16"/>
                    <w:szCs w:val="16"/>
                  </w:rPr>
                </w:rPrChange>
              </w:rPr>
              <w:t>Stages</w:t>
            </w:r>
          </w:p>
        </w:tc>
        <w:tc>
          <w:tcPr>
            <w:tcW w:w="2500" w:type="pct"/>
            <w:tcBorders>
              <w:top w:val="single" w:sz="8" w:space="0" w:color="000000"/>
              <w:left w:val="single" w:sz="4" w:space="0" w:color="BFBFBF"/>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Change w:id="393" w:author="Munish K" w:date="2023-09-13T22:19:00Z">
              <w:tcPr>
                <w:tcW w:w="2500" w:type="pct"/>
                <w:tcBorders>
                  <w:top w:val="single" w:sz="8" w:space="0" w:color="000000"/>
                  <w:left w:val="single" w:sz="4" w:space="0" w:color="BFBFBF"/>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
            </w:tcPrChange>
          </w:tcPr>
          <w:p w14:paraId="37278B6B" w14:textId="77777777" w:rsidR="00842DCC" w:rsidRPr="00577914" w:rsidRDefault="00842DCC" w:rsidP="00577914">
            <w:pPr>
              <w:spacing w:line="240" w:lineRule="auto"/>
              <w:rPr>
                <w:sz w:val="18"/>
                <w:szCs w:val="18"/>
                <w:rPrChange w:id="394" w:author="Munish K" w:date="2023-09-13T22:18:00Z">
                  <w:rPr>
                    <w:sz w:val="16"/>
                    <w:szCs w:val="16"/>
                  </w:rPr>
                </w:rPrChange>
              </w:rPr>
              <w:pPrChange w:id="395" w:author="Munish K" w:date="2023-09-13T22:19:00Z">
                <w:pPr/>
              </w:pPrChange>
            </w:pPr>
            <w:r w:rsidRPr="00577914">
              <w:rPr>
                <w:sz w:val="18"/>
                <w:szCs w:val="18"/>
                <w:rPrChange w:id="396" w:author="Munish K" w:date="2023-09-13T22:18:00Z">
                  <w:rPr>
                    <w:sz w:val="16"/>
                    <w:szCs w:val="16"/>
                  </w:rPr>
                </w:rPrChange>
              </w:rPr>
              <w:t>Main Activities</w:t>
            </w:r>
          </w:p>
        </w:tc>
        <w:tc>
          <w:tcPr>
            <w:tcW w:w="1024" w:type="pct"/>
            <w:tcBorders>
              <w:top w:val="single" w:sz="8" w:space="0" w:color="000000"/>
              <w:left w:val="single" w:sz="4" w:space="0" w:color="BFBFBF"/>
              <w:bottom w:val="single" w:sz="8" w:space="0" w:color="000000"/>
              <w:right w:val="single" w:sz="8" w:space="0" w:color="000000"/>
            </w:tcBorders>
            <w:shd w:val="clear" w:color="auto" w:fill="808080" w:themeFill="background1" w:themeFillShade="80"/>
            <w:tcMar>
              <w:top w:w="15" w:type="dxa"/>
              <w:left w:w="15" w:type="dxa"/>
              <w:bottom w:w="0" w:type="dxa"/>
              <w:right w:w="15" w:type="dxa"/>
            </w:tcMar>
            <w:vAlign w:val="center"/>
            <w:hideMark/>
            <w:tcPrChange w:id="397" w:author="Munish K" w:date="2023-09-13T22:19:00Z">
              <w:tcPr>
                <w:tcW w:w="1024" w:type="pct"/>
                <w:tcBorders>
                  <w:top w:val="single" w:sz="8" w:space="0" w:color="000000"/>
                  <w:left w:val="single" w:sz="4" w:space="0" w:color="BFBFBF"/>
                  <w:bottom w:val="single" w:sz="8" w:space="0" w:color="000000"/>
                  <w:right w:val="single" w:sz="8" w:space="0" w:color="000000"/>
                </w:tcBorders>
                <w:shd w:val="clear" w:color="auto" w:fill="808080" w:themeFill="background1" w:themeFillShade="80"/>
                <w:tcMar>
                  <w:top w:w="15" w:type="dxa"/>
                  <w:left w:w="15" w:type="dxa"/>
                  <w:bottom w:w="0" w:type="dxa"/>
                  <w:right w:w="15" w:type="dxa"/>
                </w:tcMar>
                <w:vAlign w:val="center"/>
                <w:hideMark/>
              </w:tcPr>
            </w:tcPrChange>
          </w:tcPr>
          <w:p w14:paraId="031C52E1" w14:textId="7D50221C" w:rsidR="00842DCC" w:rsidRPr="00577914" w:rsidRDefault="00842DCC" w:rsidP="00577914">
            <w:pPr>
              <w:spacing w:line="240" w:lineRule="auto"/>
              <w:rPr>
                <w:sz w:val="18"/>
                <w:szCs w:val="18"/>
                <w:rPrChange w:id="398" w:author="Munish K" w:date="2023-09-13T22:18:00Z">
                  <w:rPr>
                    <w:sz w:val="16"/>
                    <w:szCs w:val="16"/>
                  </w:rPr>
                </w:rPrChange>
              </w:rPr>
              <w:pPrChange w:id="399" w:author="Munish K" w:date="2023-09-13T22:19:00Z">
                <w:pPr/>
              </w:pPrChange>
            </w:pPr>
            <w:r w:rsidRPr="00577914">
              <w:rPr>
                <w:sz w:val="18"/>
                <w:szCs w:val="18"/>
                <w:rPrChange w:id="400" w:author="Munish K" w:date="2023-09-13T22:18:00Z">
                  <w:rPr>
                    <w:sz w:val="16"/>
                    <w:szCs w:val="16"/>
                  </w:rPr>
                </w:rPrChange>
              </w:rPr>
              <w:t>Participants</w:t>
            </w:r>
          </w:p>
        </w:tc>
      </w:tr>
      <w:tr w:rsidR="006A06CC" w:rsidRPr="00577914" w14:paraId="64C4192F" w14:textId="77777777" w:rsidTr="00265F66">
        <w:trPr>
          <w:trHeight w:val="170"/>
          <w:trPrChange w:id="401"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402"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5603A454" w14:textId="3B4E6578" w:rsidR="006A06CC" w:rsidRPr="00265F66" w:rsidRDefault="004C27ED" w:rsidP="00577914">
            <w:pPr>
              <w:spacing w:line="240" w:lineRule="auto"/>
              <w:rPr>
                <w:b/>
                <w:bCs/>
                <w:sz w:val="20"/>
                <w:szCs w:val="20"/>
                <w:rPrChange w:id="403" w:author="Munish K" w:date="2023-09-13T22:23:00Z">
                  <w:rPr>
                    <w:sz w:val="16"/>
                    <w:szCs w:val="16"/>
                  </w:rPr>
                </w:rPrChange>
              </w:rPr>
              <w:pPrChange w:id="404" w:author="Munish K" w:date="2023-09-13T22:19:00Z">
                <w:pPr/>
              </w:pPrChange>
            </w:pPr>
            <w:bookmarkStart w:id="405" w:name="_Hlk138077397"/>
            <w:r w:rsidRPr="003D672C">
              <w:rPr>
                <w:b/>
                <w:bCs/>
                <w:color w:val="0070C0"/>
                <w:sz w:val="20"/>
                <w:szCs w:val="20"/>
                <w:rPrChange w:id="406" w:author="Munish K" w:date="2023-09-13T22:23:00Z">
                  <w:rPr>
                    <w:sz w:val="16"/>
                    <w:szCs w:val="16"/>
                  </w:rPr>
                </w:rPrChange>
              </w:rPr>
              <w:t>Prospective Stage</w:t>
            </w:r>
            <w:ins w:id="407" w:author="Munish K" w:date="2023-09-13T22:14:00Z">
              <w:r w:rsidR="00577914" w:rsidRPr="003D672C">
                <w:rPr>
                  <w:b/>
                  <w:bCs/>
                  <w:color w:val="0070C0"/>
                  <w:sz w:val="20"/>
                  <w:szCs w:val="20"/>
                  <w:rPrChange w:id="408" w:author="Munish K" w:date="2023-09-13T22:23:00Z">
                    <w:rPr>
                      <w:sz w:val="16"/>
                      <w:szCs w:val="16"/>
                    </w:rPr>
                  </w:rPrChange>
                </w:rPr>
                <w:t xml:space="preserve"> </w:t>
              </w:r>
            </w:ins>
            <w:ins w:id="409" w:author="Munish K" w:date="2023-09-13T22:18:00Z">
              <w:r w:rsidR="00577914" w:rsidRPr="003D672C">
                <w:rPr>
                  <w:b/>
                  <w:bCs/>
                  <w:color w:val="0070C0"/>
                  <w:sz w:val="20"/>
                  <w:szCs w:val="20"/>
                  <w:rPrChange w:id="410" w:author="Munish K" w:date="2023-09-13T22:23:00Z">
                    <w:rPr>
                      <w:b/>
                      <w:bCs/>
                      <w:sz w:val="16"/>
                      <w:szCs w:val="16"/>
                    </w:rPr>
                  </w:rPrChange>
                </w:rPr>
                <w:t>Pre-FEED</w:t>
              </w:r>
            </w:ins>
          </w:p>
        </w:tc>
      </w:tr>
      <w:tr w:rsidR="006A06CC" w:rsidRPr="00577914" w14:paraId="49F338FB" w14:textId="77777777" w:rsidTr="00265F66">
        <w:trPr>
          <w:trHeight w:val="170"/>
          <w:trPrChange w:id="411" w:author="Munish K" w:date="2023-09-13T22:19:00Z">
            <w:trPr>
              <w:trHeight w:val="359"/>
            </w:trPr>
          </w:trPrChange>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412" w:author="Munish K" w:date="2023-09-13T22:19:00Z">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520704C7" w14:textId="5EAF83F6" w:rsidR="006A06CC" w:rsidRPr="003D672C" w:rsidRDefault="009A7925" w:rsidP="00577914">
            <w:pPr>
              <w:spacing w:line="240" w:lineRule="auto"/>
              <w:rPr>
                <w:b/>
                <w:bCs/>
                <w:sz w:val="18"/>
                <w:szCs w:val="18"/>
                <w:rPrChange w:id="413" w:author="Munish K" w:date="2023-09-13T22:23:00Z">
                  <w:rPr>
                    <w:sz w:val="16"/>
                    <w:szCs w:val="16"/>
                  </w:rPr>
                </w:rPrChange>
              </w:rPr>
              <w:pPrChange w:id="414" w:author="Munish K" w:date="2023-09-13T22:19:00Z">
                <w:pPr/>
              </w:pPrChange>
            </w:pPr>
            <w:r w:rsidRPr="003D672C">
              <w:rPr>
                <w:b/>
                <w:bCs/>
                <w:sz w:val="18"/>
                <w:szCs w:val="18"/>
                <w:rPrChange w:id="415" w:author="Munish K" w:date="2023-09-13T22:23:00Z">
                  <w:rPr>
                    <w:sz w:val="16"/>
                    <w:szCs w:val="16"/>
                  </w:rPr>
                </w:rPrChange>
              </w:rPr>
              <w:t xml:space="preserve">Early Life Cycle </w:t>
            </w:r>
            <w:del w:id="416" w:author="Munish K" w:date="2023-09-13T22:45:00Z">
              <w:r w:rsidRPr="003D672C" w:rsidDel="008A64FA">
                <w:rPr>
                  <w:b/>
                  <w:bCs/>
                  <w:sz w:val="18"/>
                  <w:szCs w:val="18"/>
                  <w:rPrChange w:id="417" w:author="Munish K" w:date="2023-09-13T22:23:00Z">
                    <w:rPr>
                      <w:sz w:val="16"/>
                      <w:szCs w:val="16"/>
                    </w:rPr>
                  </w:rPrChange>
                </w:rPr>
                <w:delText>Analysis</w:delText>
              </w:r>
            </w:del>
            <w:ins w:id="418" w:author="Munish K" w:date="2023-09-13T22:45:00Z">
              <w:r w:rsidR="008A64FA">
                <w:rPr>
                  <w:b/>
                  <w:bCs/>
                  <w:sz w:val="18"/>
                  <w:szCs w:val="18"/>
                </w:rPr>
                <w:t>Assessment</w:t>
              </w:r>
            </w:ins>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419" w:author="Munish K" w:date="2023-09-13T22:19:00Z">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724F24ED" w14:textId="047D9391" w:rsidR="006A06CC" w:rsidRPr="003D672C" w:rsidRDefault="006A06CC" w:rsidP="00577914">
            <w:pPr>
              <w:spacing w:line="240" w:lineRule="auto"/>
              <w:rPr>
                <w:b/>
                <w:bCs/>
                <w:sz w:val="18"/>
                <w:szCs w:val="18"/>
                <w:rPrChange w:id="420" w:author="Munish K" w:date="2023-09-13T22:23:00Z">
                  <w:rPr>
                    <w:sz w:val="16"/>
                    <w:szCs w:val="16"/>
                  </w:rPr>
                </w:rPrChange>
              </w:rPr>
              <w:pPrChange w:id="421" w:author="Munish K" w:date="2023-09-13T22:19:00Z">
                <w:pPr/>
              </w:pPrChange>
            </w:pPr>
            <w:r w:rsidRPr="003D672C">
              <w:rPr>
                <w:b/>
                <w:bCs/>
                <w:sz w:val="18"/>
                <w:szCs w:val="18"/>
                <w:rPrChange w:id="422" w:author="Munish K" w:date="2023-09-13T22:23:00Z">
                  <w:rPr>
                    <w:sz w:val="16"/>
                    <w:szCs w:val="16"/>
                  </w:rPr>
                </w:rPrChange>
              </w:rPr>
              <w:t xml:space="preserve">Stage </w:t>
            </w:r>
            <w:r w:rsidR="004C27ED" w:rsidRPr="003D672C">
              <w:rPr>
                <w:b/>
                <w:bCs/>
                <w:sz w:val="18"/>
                <w:szCs w:val="18"/>
                <w:rPrChange w:id="423" w:author="Munish K" w:date="2023-09-13T22:23:00Z">
                  <w:rPr>
                    <w:sz w:val="16"/>
                    <w:szCs w:val="16"/>
                  </w:rPr>
                </w:rPrChange>
              </w:rPr>
              <w:t>0</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424" w:author="Munish K" w:date="2023-09-13T22:19:00Z">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614881BF" w14:textId="068DD223" w:rsidR="006A06CC" w:rsidRPr="003D672C" w:rsidRDefault="00E75EFA" w:rsidP="00577914">
            <w:pPr>
              <w:spacing w:line="240" w:lineRule="auto"/>
              <w:rPr>
                <w:b/>
                <w:bCs/>
                <w:sz w:val="18"/>
                <w:szCs w:val="18"/>
                <w:rPrChange w:id="425" w:author="Munish K" w:date="2023-09-13T22:23:00Z">
                  <w:rPr>
                    <w:sz w:val="16"/>
                    <w:szCs w:val="16"/>
                  </w:rPr>
                </w:rPrChange>
              </w:rPr>
              <w:pPrChange w:id="426" w:author="Munish K" w:date="2023-09-13T22:19:00Z">
                <w:pPr/>
              </w:pPrChange>
            </w:pPr>
            <w:r w:rsidRPr="003D672C">
              <w:rPr>
                <w:b/>
                <w:bCs/>
                <w:sz w:val="18"/>
                <w:szCs w:val="18"/>
                <w:rPrChange w:id="427" w:author="Munish K" w:date="2023-09-13T22:23:00Z">
                  <w:rPr>
                    <w:sz w:val="16"/>
                    <w:szCs w:val="16"/>
                  </w:rPr>
                </w:rPrChange>
              </w:rPr>
              <w:t xml:space="preserve">Identify </w:t>
            </w:r>
            <w:r w:rsidR="002263C5" w:rsidRPr="003D672C">
              <w:rPr>
                <w:b/>
                <w:bCs/>
                <w:sz w:val="18"/>
                <w:szCs w:val="18"/>
                <w:rPrChange w:id="428" w:author="Munish K" w:date="2023-09-13T22:23:00Z">
                  <w:rPr>
                    <w:sz w:val="16"/>
                    <w:szCs w:val="16"/>
                  </w:rPr>
                </w:rPrChange>
              </w:rPr>
              <w:t>possible costs and emissions of prospective development</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429" w:author="Munish K" w:date="2023-09-13T22:19:00Z">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35A65AB9" w14:textId="3F7F5202" w:rsidR="006A06CC" w:rsidRPr="003D672C" w:rsidRDefault="006A06CC" w:rsidP="00577914">
            <w:pPr>
              <w:spacing w:line="240" w:lineRule="auto"/>
              <w:rPr>
                <w:b/>
                <w:bCs/>
                <w:sz w:val="18"/>
                <w:szCs w:val="18"/>
                <w:rPrChange w:id="430" w:author="Munish K" w:date="2023-09-13T22:23:00Z">
                  <w:rPr>
                    <w:sz w:val="16"/>
                    <w:szCs w:val="16"/>
                  </w:rPr>
                </w:rPrChange>
              </w:rPr>
              <w:pPrChange w:id="431" w:author="Munish K" w:date="2023-09-13T22:19:00Z">
                <w:pPr/>
              </w:pPrChange>
            </w:pPr>
            <w:r w:rsidRPr="003D672C">
              <w:rPr>
                <w:b/>
                <w:bCs/>
                <w:sz w:val="18"/>
                <w:szCs w:val="18"/>
                <w:rPrChange w:id="432" w:author="Munish K" w:date="2023-09-13T22:23:00Z">
                  <w:rPr>
                    <w:sz w:val="16"/>
                    <w:szCs w:val="16"/>
                  </w:rPr>
                </w:rPrChange>
              </w:rPr>
              <w:t>JV</w:t>
            </w:r>
            <w:r w:rsidR="004D1A4A" w:rsidRPr="003D672C">
              <w:rPr>
                <w:b/>
                <w:bCs/>
                <w:sz w:val="18"/>
                <w:szCs w:val="18"/>
                <w:rPrChange w:id="433" w:author="Munish K" w:date="2023-09-13T22:23:00Z">
                  <w:rPr>
                    <w:sz w:val="16"/>
                    <w:szCs w:val="16"/>
                  </w:rPr>
                </w:rPrChange>
              </w:rPr>
              <w:t xml:space="preserve"> + TC</w:t>
            </w:r>
          </w:p>
        </w:tc>
      </w:tr>
      <w:tr w:rsidR="00842DCC" w:rsidRPr="00577914" w14:paraId="160D6303" w14:textId="77777777" w:rsidTr="00265F66">
        <w:trPr>
          <w:trHeight w:val="170"/>
          <w:trPrChange w:id="434"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435"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6594BC6C" w14:textId="77777777" w:rsidR="00842DCC" w:rsidRPr="00265F66" w:rsidRDefault="00842DCC" w:rsidP="00577914">
            <w:pPr>
              <w:spacing w:line="240" w:lineRule="auto"/>
              <w:rPr>
                <w:sz w:val="20"/>
                <w:szCs w:val="20"/>
                <w:rPrChange w:id="436" w:author="Munish K" w:date="2023-09-13T22:23:00Z">
                  <w:rPr>
                    <w:sz w:val="16"/>
                    <w:szCs w:val="16"/>
                  </w:rPr>
                </w:rPrChange>
              </w:rPr>
              <w:pPrChange w:id="437" w:author="Munish K" w:date="2023-09-13T22:19:00Z">
                <w:pPr/>
              </w:pPrChange>
            </w:pPr>
            <w:r w:rsidRPr="00265F66">
              <w:rPr>
                <w:sz w:val="20"/>
                <w:szCs w:val="20"/>
                <w:rPrChange w:id="438" w:author="Munish K" w:date="2023-09-13T22:23:00Z">
                  <w:rPr>
                    <w:sz w:val="16"/>
                    <w:szCs w:val="16"/>
                  </w:rPr>
                </w:rPrChange>
              </w:rPr>
              <w:t>"Red Flag" Review</w:t>
            </w:r>
          </w:p>
        </w:tc>
      </w:tr>
      <w:tr w:rsidR="00842DCC" w:rsidRPr="00577914" w14:paraId="526A07EF" w14:textId="77777777" w:rsidTr="00265F66">
        <w:trPr>
          <w:trHeight w:val="170"/>
          <w:trPrChange w:id="439" w:author="Munish K" w:date="2023-09-13T22:19:00Z">
            <w:trPr>
              <w:trHeight w:val="359"/>
            </w:trPr>
          </w:trPrChange>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440" w:author="Munish K" w:date="2023-09-13T22:19:00Z">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1A9C3386" w14:textId="7DF46382" w:rsidR="00842DCC" w:rsidRPr="00577914" w:rsidRDefault="00106B5D" w:rsidP="00577914">
            <w:pPr>
              <w:spacing w:line="240" w:lineRule="auto"/>
              <w:rPr>
                <w:sz w:val="18"/>
                <w:szCs w:val="18"/>
                <w:rPrChange w:id="441" w:author="Munish K" w:date="2023-09-13T22:18:00Z">
                  <w:rPr>
                    <w:sz w:val="16"/>
                    <w:szCs w:val="16"/>
                  </w:rPr>
                </w:rPrChange>
              </w:rPr>
              <w:pPrChange w:id="442" w:author="Munish K" w:date="2023-09-13T22:19:00Z">
                <w:pPr/>
              </w:pPrChange>
            </w:pPr>
            <w:r w:rsidRPr="00577914">
              <w:rPr>
                <w:sz w:val="18"/>
                <w:szCs w:val="18"/>
                <w:rPrChange w:id="443" w:author="Munish K" w:date="2023-09-13T22:18:00Z">
                  <w:rPr>
                    <w:sz w:val="16"/>
                    <w:szCs w:val="16"/>
                  </w:rPr>
                </w:rPrChange>
              </w:rPr>
              <w:t>Initial site identification</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444" w:author="Munish K" w:date="2023-09-13T22:19:00Z">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75714F74" w14:textId="77777777" w:rsidR="00842DCC" w:rsidRPr="00577914" w:rsidRDefault="00842DCC" w:rsidP="00577914">
            <w:pPr>
              <w:spacing w:line="240" w:lineRule="auto"/>
              <w:rPr>
                <w:sz w:val="18"/>
                <w:szCs w:val="18"/>
                <w:rPrChange w:id="445" w:author="Munish K" w:date="2023-09-13T22:18:00Z">
                  <w:rPr>
                    <w:sz w:val="16"/>
                    <w:szCs w:val="16"/>
                  </w:rPr>
                </w:rPrChange>
              </w:rPr>
              <w:pPrChange w:id="446" w:author="Munish K" w:date="2023-09-13T22:19:00Z">
                <w:pPr/>
              </w:pPrChange>
            </w:pPr>
            <w:r w:rsidRPr="00577914">
              <w:rPr>
                <w:sz w:val="18"/>
                <w:szCs w:val="18"/>
                <w:rPrChange w:id="447" w:author="Munish K" w:date="2023-09-13T22:18:00Z">
                  <w:rPr>
                    <w:sz w:val="16"/>
                    <w:szCs w:val="16"/>
                  </w:rPr>
                </w:rPrChange>
              </w:rPr>
              <w:t>Stage 1</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448" w:author="Munish K" w:date="2023-09-13T22:19:00Z">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170202B0" w14:textId="53C1C842" w:rsidR="00842DCC" w:rsidRPr="00577914" w:rsidRDefault="00842DCC" w:rsidP="00577914">
            <w:pPr>
              <w:spacing w:line="240" w:lineRule="auto"/>
              <w:rPr>
                <w:sz w:val="18"/>
                <w:szCs w:val="18"/>
                <w:rPrChange w:id="449" w:author="Munish K" w:date="2023-09-13T22:18:00Z">
                  <w:rPr>
                    <w:sz w:val="16"/>
                    <w:szCs w:val="16"/>
                  </w:rPr>
                </w:rPrChange>
              </w:rPr>
              <w:pPrChange w:id="450" w:author="Munish K" w:date="2023-09-13T22:19:00Z">
                <w:pPr/>
              </w:pPrChange>
            </w:pPr>
            <w:r w:rsidRPr="00577914">
              <w:rPr>
                <w:sz w:val="18"/>
                <w:szCs w:val="18"/>
                <w:rPrChange w:id="451" w:author="Munish K" w:date="2023-09-13T22:18:00Z">
                  <w:rPr>
                    <w:sz w:val="16"/>
                    <w:szCs w:val="16"/>
                  </w:rPr>
                </w:rPrChange>
              </w:rPr>
              <w:t xml:space="preserve">Identification of </w:t>
            </w:r>
            <w:r w:rsidR="00E611C4" w:rsidRPr="00577914">
              <w:rPr>
                <w:sz w:val="18"/>
                <w:szCs w:val="18"/>
                <w:rPrChange w:id="452" w:author="Munish K" w:date="2023-09-13T22:18:00Z">
                  <w:rPr>
                    <w:sz w:val="16"/>
                    <w:szCs w:val="16"/>
                  </w:rPr>
                </w:rPrChange>
              </w:rPr>
              <w:t>potential</w:t>
            </w:r>
            <w:r w:rsidR="006A06CC" w:rsidRPr="00577914">
              <w:rPr>
                <w:sz w:val="18"/>
                <w:szCs w:val="18"/>
                <w:rPrChange w:id="453" w:author="Munish K" w:date="2023-09-13T22:18:00Z">
                  <w:rPr>
                    <w:sz w:val="16"/>
                    <w:szCs w:val="16"/>
                  </w:rPr>
                </w:rPrChange>
              </w:rPr>
              <w:t xml:space="preserve"> final</w:t>
            </w:r>
            <w:r w:rsidR="00E611C4" w:rsidRPr="00577914">
              <w:rPr>
                <w:sz w:val="18"/>
                <w:szCs w:val="18"/>
                <w:rPrChange w:id="454" w:author="Munish K" w:date="2023-09-13T22:18:00Z">
                  <w:rPr>
                    <w:sz w:val="16"/>
                    <w:szCs w:val="16"/>
                  </w:rPr>
                </w:rPrChange>
              </w:rPr>
              <w:t xml:space="preserve"> site</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455" w:author="Munish K" w:date="2023-09-13T22:19:00Z">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432DE2FE" w14:textId="77777777" w:rsidR="00842DCC" w:rsidRPr="00577914" w:rsidRDefault="00842DCC" w:rsidP="00577914">
            <w:pPr>
              <w:spacing w:line="240" w:lineRule="auto"/>
              <w:rPr>
                <w:sz w:val="18"/>
                <w:szCs w:val="18"/>
                <w:rPrChange w:id="456" w:author="Munish K" w:date="2023-09-13T22:18:00Z">
                  <w:rPr>
                    <w:sz w:val="16"/>
                    <w:szCs w:val="16"/>
                  </w:rPr>
                </w:rPrChange>
              </w:rPr>
              <w:pPrChange w:id="457" w:author="Munish K" w:date="2023-09-13T22:19:00Z">
                <w:pPr/>
              </w:pPrChange>
            </w:pPr>
            <w:r w:rsidRPr="00577914">
              <w:rPr>
                <w:sz w:val="18"/>
                <w:szCs w:val="18"/>
                <w:rPrChange w:id="458" w:author="Munish K" w:date="2023-09-13T22:18:00Z">
                  <w:rPr>
                    <w:sz w:val="16"/>
                    <w:szCs w:val="16"/>
                  </w:rPr>
                </w:rPrChange>
              </w:rPr>
              <w:t>JV</w:t>
            </w:r>
          </w:p>
        </w:tc>
      </w:tr>
      <w:tr w:rsidR="00842DCC" w:rsidRPr="00577914" w14:paraId="199F43F4" w14:textId="77777777" w:rsidTr="00265F66">
        <w:trPr>
          <w:trHeight w:val="170"/>
          <w:trPrChange w:id="459"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460"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48BF379C" w14:textId="77777777" w:rsidR="00842DCC" w:rsidRPr="00577914" w:rsidRDefault="00842DCC" w:rsidP="00577914">
            <w:pPr>
              <w:spacing w:line="240" w:lineRule="auto"/>
              <w:rPr>
                <w:sz w:val="18"/>
                <w:szCs w:val="18"/>
                <w:rPrChange w:id="461" w:author="Munish K" w:date="2023-09-13T22:18:00Z">
                  <w:rPr>
                    <w:sz w:val="16"/>
                    <w:szCs w:val="16"/>
                  </w:rPr>
                </w:rPrChange>
              </w:rPr>
              <w:pPrChange w:id="462"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463"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6AC54911" w14:textId="77777777" w:rsidR="00842DCC" w:rsidRPr="00577914" w:rsidRDefault="00842DCC" w:rsidP="00577914">
            <w:pPr>
              <w:spacing w:line="240" w:lineRule="auto"/>
              <w:rPr>
                <w:sz w:val="18"/>
                <w:szCs w:val="18"/>
                <w:rPrChange w:id="464" w:author="Munish K" w:date="2023-09-13T22:18:00Z">
                  <w:rPr>
                    <w:sz w:val="16"/>
                    <w:szCs w:val="16"/>
                  </w:rPr>
                </w:rPrChange>
              </w:rPr>
              <w:pPrChange w:id="465"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466"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2D90F282" w14:textId="11E0271E" w:rsidR="00842DCC" w:rsidRPr="00577914" w:rsidRDefault="00842DCC" w:rsidP="00577914">
            <w:pPr>
              <w:spacing w:line="240" w:lineRule="auto"/>
              <w:rPr>
                <w:sz w:val="18"/>
                <w:szCs w:val="18"/>
                <w:rPrChange w:id="467" w:author="Munish K" w:date="2023-09-13T22:18:00Z">
                  <w:rPr>
                    <w:sz w:val="16"/>
                    <w:szCs w:val="16"/>
                  </w:rPr>
                </w:rPrChange>
              </w:rPr>
              <w:pPrChange w:id="468" w:author="Munish K" w:date="2023-09-13T22:19:00Z">
                <w:pPr/>
              </w:pPrChange>
            </w:pPr>
            <w:r w:rsidRPr="00577914">
              <w:rPr>
                <w:sz w:val="18"/>
                <w:szCs w:val="18"/>
                <w:rPrChange w:id="469" w:author="Munish K" w:date="2023-09-13T22:18:00Z">
                  <w:rPr>
                    <w:sz w:val="16"/>
                    <w:szCs w:val="16"/>
                  </w:rPr>
                </w:rPrChange>
              </w:rPr>
              <w:t xml:space="preserve">Funding </w:t>
            </w:r>
            <w:r w:rsidR="00E611C4" w:rsidRPr="00577914">
              <w:rPr>
                <w:sz w:val="18"/>
                <w:szCs w:val="18"/>
                <w:rPrChange w:id="470" w:author="Munish K" w:date="2023-09-13T22:18:00Z">
                  <w:rPr>
                    <w:sz w:val="16"/>
                    <w:szCs w:val="16"/>
                  </w:rPr>
                </w:rPrChange>
              </w:rPr>
              <w:t>for project development</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471" w:author="Munish K" w:date="2023-09-13T22:19:00Z">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2CB43D45" w14:textId="77777777" w:rsidR="00842DCC" w:rsidRPr="00577914" w:rsidRDefault="00842DCC" w:rsidP="00577914">
            <w:pPr>
              <w:spacing w:line="240" w:lineRule="auto"/>
              <w:rPr>
                <w:sz w:val="18"/>
                <w:szCs w:val="18"/>
                <w:rPrChange w:id="472" w:author="Munish K" w:date="2023-09-13T22:18:00Z">
                  <w:rPr>
                    <w:sz w:val="16"/>
                    <w:szCs w:val="16"/>
                  </w:rPr>
                </w:rPrChange>
              </w:rPr>
              <w:pPrChange w:id="473" w:author="Munish K" w:date="2023-09-13T22:19:00Z">
                <w:pPr/>
              </w:pPrChange>
            </w:pPr>
            <w:r w:rsidRPr="00577914">
              <w:rPr>
                <w:sz w:val="18"/>
                <w:szCs w:val="18"/>
                <w:rPrChange w:id="474" w:author="Munish K" w:date="2023-09-13T22:18:00Z">
                  <w:rPr>
                    <w:sz w:val="16"/>
                    <w:szCs w:val="16"/>
                  </w:rPr>
                </w:rPrChange>
              </w:rPr>
              <w:t>IL + JV + TC</w:t>
            </w:r>
          </w:p>
        </w:tc>
      </w:tr>
      <w:tr w:rsidR="00842DCC" w:rsidRPr="00577914" w14:paraId="4290DD12" w14:textId="77777777" w:rsidTr="00265F66">
        <w:trPr>
          <w:trHeight w:val="170"/>
          <w:trPrChange w:id="475"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476"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0DFEB0D9" w14:textId="77777777" w:rsidR="00842DCC" w:rsidRPr="00577914" w:rsidRDefault="00842DCC" w:rsidP="00577914">
            <w:pPr>
              <w:spacing w:line="240" w:lineRule="auto"/>
              <w:rPr>
                <w:sz w:val="18"/>
                <w:szCs w:val="18"/>
                <w:rPrChange w:id="477" w:author="Munish K" w:date="2023-09-13T22:18:00Z">
                  <w:rPr>
                    <w:sz w:val="16"/>
                    <w:szCs w:val="16"/>
                  </w:rPr>
                </w:rPrChange>
              </w:rPr>
              <w:pPrChange w:id="478"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479"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7ED33A10" w14:textId="77777777" w:rsidR="00842DCC" w:rsidRPr="00577914" w:rsidRDefault="00842DCC" w:rsidP="00577914">
            <w:pPr>
              <w:spacing w:line="240" w:lineRule="auto"/>
              <w:rPr>
                <w:sz w:val="18"/>
                <w:szCs w:val="18"/>
                <w:rPrChange w:id="480" w:author="Munish K" w:date="2023-09-13T22:18:00Z">
                  <w:rPr>
                    <w:sz w:val="16"/>
                    <w:szCs w:val="16"/>
                  </w:rPr>
                </w:rPrChange>
              </w:rPr>
              <w:pPrChange w:id="481" w:author="Munish K" w:date="2023-09-13T22:19:00Z">
                <w:pPr/>
              </w:pPrChange>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482" w:author="Munish K" w:date="2023-09-13T22:19:00Z">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086771B9" w14:textId="67D6AC75" w:rsidR="00842DCC" w:rsidRPr="00577914" w:rsidRDefault="00842DCC" w:rsidP="00577914">
            <w:pPr>
              <w:spacing w:line="240" w:lineRule="auto"/>
              <w:rPr>
                <w:sz w:val="18"/>
                <w:szCs w:val="18"/>
                <w:rPrChange w:id="483" w:author="Munish K" w:date="2023-09-13T22:18:00Z">
                  <w:rPr>
                    <w:sz w:val="16"/>
                    <w:szCs w:val="16"/>
                  </w:rPr>
                </w:rPrChange>
              </w:rPr>
              <w:pPrChange w:id="484" w:author="Munish K" w:date="2023-09-13T22:19:00Z">
                <w:pPr/>
              </w:pPrChange>
            </w:pPr>
            <w:r w:rsidRPr="00577914">
              <w:rPr>
                <w:sz w:val="18"/>
                <w:szCs w:val="18"/>
                <w:lang w:val="en-US"/>
                <w:rPrChange w:id="485" w:author="Munish K" w:date="2023-09-13T22:18:00Z">
                  <w:rPr>
                    <w:sz w:val="16"/>
                    <w:szCs w:val="16"/>
                    <w:lang w:val="en-US"/>
                  </w:rPr>
                </w:rPrChange>
              </w:rPr>
              <w:t xml:space="preserve">Development of </w:t>
            </w:r>
            <w:r w:rsidR="00E611C4" w:rsidRPr="00577914">
              <w:rPr>
                <w:sz w:val="18"/>
                <w:szCs w:val="18"/>
                <w:lang w:val="en-US"/>
                <w:rPrChange w:id="486" w:author="Munish K" w:date="2023-09-13T22:18:00Z">
                  <w:rPr>
                    <w:sz w:val="16"/>
                    <w:szCs w:val="16"/>
                    <w:lang w:val="en-US"/>
                  </w:rPr>
                </w:rPrChange>
              </w:rPr>
              <w:t>rough technical concept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487" w:author="Munish K" w:date="2023-09-13T22:19:00Z">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03828E11" w14:textId="77777777" w:rsidR="00842DCC" w:rsidRPr="00577914" w:rsidRDefault="00842DCC" w:rsidP="00577914">
            <w:pPr>
              <w:spacing w:line="240" w:lineRule="auto"/>
              <w:rPr>
                <w:sz w:val="18"/>
                <w:szCs w:val="18"/>
                <w:rPrChange w:id="488" w:author="Munish K" w:date="2023-09-13T22:18:00Z">
                  <w:rPr>
                    <w:sz w:val="16"/>
                    <w:szCs w:val="16"/>
                  </w:rPr>
                </w:rPrChange>
              </w:rPr>
              <w:pPrChange w:id="489" w:author="Munish K" w:date="2023-09-13T22:19:00Z">
                <w:pPr/>
              </w:pPrChange>
            </w:pPr>
            <w:r w:rsidRPr="00577914">
              <w:rPr>
                <w:sz w:val="18"/>
                <w:szCs w:val="18"/>
                <w:rPrChange w:id="490" w:author="Munish K" w:date="2023-09-13T22:18:00Z">
                  <w:rPr>
                    <w:sz w:val="16"/>
                    <w:szCs w:val="16"/>
                  </w:rPr>
                </w:rPrChange>
              </w:rPr>
              <w:t>TC</w:t>
            </w:r>
          </w:p>
        </w:tc>
      </w:tr>
      <w:bookmarkEnd w:id="405"/>
      <w:tr w:rsidR="00842DCC" w:rsidRPr="00577914" w14:paraId="571C8B2B" w14:textId="77777777" w:rsidTr="00265F66">
        <w:trPr>
          <w:trHeight w:val="170"/>
          <w:trPrChange w:id="491"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492"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4A7DCC89" w14:textId="77777777" w:rsidR="00842DCC" w:rsidRPr="00265F66" w:rsidRDefault="00842DCC" w:rsidP="00577914">
            <w:pPr>
              <w:spacing w:line="240" w:lineRule="auto"/>
              <w:rPr>
                <w:sz w:val="20"/>
                <w:szCs w:val="20"/>
                <w:rPrChange w:id="493" w:author="Munish K" w:date="2023-09-13T22:23:00Z">
                  <w:rPr>
                    <w:sz w:val="16"/>
                    <w:szCs w:val="16"/>
                  </w:rPr>
                </w:rPrChange>
              </w:rPr>
              <w:pPrChange w:id="494" w:author="Munish K" w:date="2023-09-13T22:19:00Z">
                <w:pPr/>
              </w:pPrChange>
            </w:pPr>
            <w:r w:rsidRPr="00265F66">
              <w:rPr>
                <w:sz w:val="20"/>
                <w:szCs w:val="20"/>
                <w:rPrChange w:id="495" w:author="Munish K" w:date="2023-09-13T22:23:00Z">
                  <w:rPr>
                    <w:sz w:val="16"/>
                    <w:szCs w:val="16"/>
                  </w:rPr>
                </w:rPrChange>
              </w:rPr>
              <w:t>Due Diligence</w:t>
            </w:r>
          </w:p>
        </w:tc>
      </w:tr>
      <w:tr w:rsidR="00842DCC" w:rsidRPr="00577914" w14:paraId="77DFD037" w14:textId="77777777" w:rsidTr="00265F66">
        <w:trPr>
          <w:trHeight w:val="170"/>
          <w:trPrChange w:id="496" w:author="Munish K" w:date="2023-09-13T22:19:00Z">
            <w:trPr>
              <w:trHeight w:val="359"/>
            </w:trPr>
          </w:trPrChange>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497" w:author="Munish K" w:date="2023-09-13T22:19:00Z">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7D13E3EF" w14:textId="77777777" w:rsidR="00842DCC" w:rsidRPr="00577914" w:rsidRDefault="00842DCC" w:rsidP="00577914">
            <w:pPr>
              <w:spacing w:line="240" w:lineRule="auto"/>
              <w:rPr>
                <w:sz w:val="18"/>
                <w:szCs w:val="18"/>
                <w:rPrChange w:id="498" w:author="Munish K" w:date="2023-09-13T22:18:00Z">
                  <w:rPr>
                    <w:sz w:val="16"/>
                    <w:szCs w:val="16"/>
                  </w:rPr>
                </w:rPrChange>
              </w:rPr>
              <w:pPrChange w:id="499" w:author="Munish K" w:date="2023-09-13T22:19:00Z">
                <w:pPr/>
              </w:pPrChange>
            </w:pPr>
            <w:r w:rsidRPr="00577914">
              <w:rPr>
                <w:sz w:val="18"/>
                <w:szCs w:val="18"/>
                <w:rPrChange w:id="500" w:author="Munish K" w:date="2023-09-13T22:18:00Z">
                  <w:rPr>
                    <w:sz w:val="16"/>
                    <w:szCs w:val="16"/>
                  </w:rPr>
                </w:rPrChange>
              </w:rPr>
              <w:t>Pre-feasibility Study</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501" w:author="Munish K" w:date="2023-09-13T22:19:00Z">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7F1C3691" w14:textId="77777777" w:rsidR="00842DCC" w:rsidRPr="00577914" w:rsidRDefault="00842DCC" w:rsidP="00577914">
            <w:pPr>
              <w:spacing w:line="240" w:lineRule="auto"/>
              <w:rPr>
                <w:sz w:val="18"/>
                <w:szCs w:val="18"/>
                <w:rPrChange w:id="502" w:author="Munish K" w:date="2023-09-13T22:18:00Z">
                  <w:rPr>
                    <w:sz w:val="16"/>
                    <w:szCs w:val="16"/>
                  </w:rPr>
                </w:rPrChange>
              </w:rPr>
              <w:pPrChange w:id="503" w:author="Munish K" w:date="2023-09-13T22:19:00Z">
                <w:pPr/>
              </w:pPrChange>
            </w:pPr>
            <w:r w:rsidRPr="00577914">
              <w:rPr>
                <w:sz w:val="18"/>
                <w:szCs w:val="18"/>
                <w:rPrChange w:id="504" w:author="Munish K" w:date="2023-09-13T22:18:00Z">
                  <w:rPr>
                    <w:sz w:val="16"/>
                    <w:szCs w:val="16"/>
                  </w:rPr>
                </w:rPrChange>
              </w:rPr>
              <w:t>Stage 2</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505" w:author="Munish K" w:date="2023-09-13T22:19:00Z">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7866447F" w14:textId="4E21CE7C" w:rsidR="00842DCC" w:rsidRPr="00577914" w:rsidRDefault="00842DCC" w:rsidP="00577914">
            <w:pPr>
              <w:spacing w:line="240" w:lineRule="auto"/>
              <w:rPr>
                <w:sz w:val="18"/>
                <w:szCs w:val="18"/>
                <w:rPrChange w:id="506" w:author="Munish K" w:date="2023-09-13T22:18:00Z">
                  <w:rPr>
                    <w:sz w:val="16"/>
                    <w:szCs w:val="16"/>
                  </w:rPr>
                </w:rPrChange>
              </w:rPr>
              <w:pPrChange w:id="507" w:author="Munish K" w:date="2023-09-13T22:19:00Z">
                <w:pPr/>
              </w:pPrChange>
            </w:pPr>
            <w:r w:rsidRPr="00577914">
              <w:rPr>
                <w:sz w:val="18"/>
                <w:szCs w:val="18"/>
                <w:lang w:val="en-US"/>
                <w:rPrChange w:id="508" w:author="Munish K" w:date="2023-09-13T22:18:00Z">
                  <w:rPr>
                    <w:sz w:val="16"/>
                    <w:szCs w:val="16"/>
                    <w:lang w:val="en-US"/>
                  </w:rPr>
                </w:rPrChange>
              </w:rPr>
              <w:t xml:space="preserve">Assessment of </w:t>
            </w:r>
            <w:r w:rsidR="00E611C4" w:rsidRPr="00577914">
              <w:rPr>
                <w:sz w:val="18"/>
                <w:szCs w:val="18"/>
                <w:lang w:val="en-US"/>
                <w:rPrChange w:id="509" w:author="Munish K" w:date="2023-09-13T22:18:00Z">
                  <w:rPr>
                    <w:sz w:val="16"/>
                    <w:szCs w:val="16"/>
                    <w:lang w:val="en-US"/>
                  </w:rPr>
                </w:rPrChange>
              </w:rPr>
              <w:t>technical concepts</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510" w:author="Munish K" w:date="2023-09-13T22:19:00Z">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065EA4AA" w14:textId="77777777" w:rsidR="00842DCC" w:rsidRPr="00577914" w:rsidRDefault="00842DCC" w:rsidP="00577914">
            <w:pPr>
              <w:spacing w:line="240" w:lineRule="auto"/>
              <w:rPr>
                <w:sz w:val="18"/>
                <w:szCs w:val="18"/>
                <w:rPrChange w:id="511" w:author="Munish K" w:date="2023-09-13T22:18:00Z">
                  <w:rPr>
                    <w:sz w:val="16"/>
                    <w:szCs w:val="16"/>
                  </w:rPr>
                </w:rPrChange>
              </w:rPr>
              <w:pPrChange w:id="512" w:author="Munish K" w:date="2023-09-13T22:19:00Z">
                <w:pPr/>
              </w:pPrChange>
            </w:pPr>
            <w:r w:rsidRPr="00577914">
              <w:rPr>
                <w:sz w:val="18"/>
                <w:szCs w:val="18"/>
                <w:rPrChange w:id="513" w:author="Munish K" w:date="2023-09-13T22:18:00Z">
                  <w:rPr>
                    <w:sz w:val="16"/>
                    <w:szCs w:val="16"/>
                  </w:rPr>
                </w:rPrChange>
              </w:rPr>
              <w:t>JV + TC</w:t>
            </w:r>
          </w:p>
        </w:tc>
      </w:tr>
      <w:tr w:rsidR="00842DCC" w:rsidRPr="00577914" w14:paraId="52AECF3F" w14:textId="77777777" w:rsidTr="00265F66">
        <w:trPr>
          <w:trHeight w:val="170"/>
          <w:trPrChange w:id="514"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515"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6043D29A" w14:textId="77777777" w:rsidR="00842DCC" w:rsidRPr="00577914" w:rsidRDefault="00842DCC" w:rsidP="00577914">
            <w:pPr>
              <w:spacing w:line="240" w:lineRule="auto"/>
              <w:rPr>
                <w:sz w:val="18"/>
                <w:szCs w:val="18"/>
                <w:rPrChange w:id="516" w:author="Munish K" w:date="2023-09-13T22:18:00Z">
                  <w:rPr>
                    <w:sz w:val="16"/>
                    <w:szCs w:val="16"/>
                  </w:rPr>
                </w:rPrChange>
              </w:rPr>
              <w:pPrChange w:id="517"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518"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24F34B45" w14:textId="77777777" w:rsidR="00842DCC" w:rsidRPr="00577914" w:rsidRDefault="00842DCC" w:rsidP="00577914">
            <w:pPr>
              <w:spacing w:line="240" w:lineRule="auto"/>
              <w:rPr>
                <w:sz w:val="18"/>
                <w:szCs w:val="18"/>
                <w:rPrChange w:id="519" w:author="Munish K" w:date="2023-09-13T22:18:00Z">
                  <w:rPr>
                    <w:sz w:val="16"/>
                    <w:szCs w:val="16"/>
                  </w:rPr>
                </w:rPrChange>
              </w:rPr>
              <w:pPrChange w:id="520"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521"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249B4A12" w14:textId="59146322" w:rsidR="00842DCC" w:rsidRPr="00577914" w:rsidRDefault="00842DCC" w:rsidP="00577914">
            <w:pPr>
              <w:spacing w:line="240" w:lineRule="auto"/>
              <w:rPr>
                <w:sz w:val="18"/>
                <w:szCs w:val="18"/>
                <w:rPrChange w:id="522" w:author="Munish K" w:date="2023-09-13T22:18:00Z">
                  <w:rPr>
                    <w:sz w:val="16"/>
                    <w:szCs w:val="16"/>
                  </w:rPr>
                </w:rPrChange>
              </w:rPr>
              <w:pPrChange w:id="523" w:author="Munish K" w:date="2023-09-13T22:19:00Z">
                <w:pPr/>
              </w:pPrChange>
            </w:pPr>
            <w:r w:rsidRPr="00577914">
              <w:rPr>
                <w:sz w:val="18"/>
                <w:szCs w:val="18"/>
                <w:rPrChange w:id="524" w:author="Munish K" w:date="2023-09-13T22:18:00Z">
                  <w:rPr>
                    <w:sz w:val="16"/>
                    <w:szCs w:val="16"/>
                  </w:rPr>
                </w:rPrChange>
              </w:rPr>
              <w:t>Approximate Cost</w:t>
            </w:r>
            <w:r w:rsidR="008E73AF" w:rsidRPr="00577914">
              <w:rPr>
                <w:sz w:val="18"/>
                <w:szCs w:val="18"/>
                <w:rPrChange w:id="525" w:author="Munish K" w:date="2023-09-13T22:18:00Z">
                  <w:rPr>
                    <w:sz w:val="16"/>
                    <w:szCs w:val="16"/>
                  </w:rPr>
                </w:rPrChange>
              </w:rPr>
              <w:t xml:space="preserve"> </w:t>
            </w:r>
            <w:r w:rsidRPr="00577914">
              <w:rPr>
                <w:sz w:val="18"/>
                <w:szCs w:val="18"/>
                <w:rPrChange w:id="526" w:author="Munish K" w:date="2023-09-13T22:18:00Z">
                  <w:rPr>
                    <w:sz w:val="16"/>
                    <w:szCs w:val="16"/>
                  </w:rPr>
                </w:rPrChange>
              </w:rPr>
              <w:t>/ Benefit</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527" w:author="Munish K" w:date="2023-09-13T22:19:00Z">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74754A43" w14:textId="77777777" w:rsidR="00842DCC" w:rsidRPr="00577914" w:rsidRDefault="00842DCC" w:rsidP="00577914">
            <w:pPr>
              <w:spacing w:line="240" w:lineRule="auto"/>
              <w:rPr>
                <w:sz w:val="18"/>
                <w:szCs w:val="18"/>
                <w:rPrChange w:id="528" w:author="Munish K" w:date="2023-09-13T22:18:00Z">
                  <w:rPr>
                    <w:sz w:val="16"/>
                    <w:szCs w:val="16"/>
                  </w:rPr>
                </w:rPrChange>
              </w:rPr>
              <w:pPrChange w:id="529" w:author="Munish K" w:date="2023-09-13T22:19:00Z">
                <w:pPr/>
              </w:pPrChange>
            </w:pPr>
            <w:r w:rsidRPr="00577914">
              <w:rPr>
                <w:sz w:val="18"/>
                <w:szCs w:val="18"/>
                <w:rPrChange w:id="530" w:author="Munish K" w:date="2023-09-13T22:18:00Z">
                  <w:rPr>
                    <w:sz w:val="16"/>
                    <w:szCs w:val="16"/>
                  </w:rPr>
                </w:rPrChange>
              </w:rPr>
              <w:t>JV + TC</w:t>
            </w:r>
          </w:p>
        </w:tc>
      </w:tr>
      <w:tr w:rsidR="00842DCC" w:rsidRPr="00577914" w14:paraId="5C4CD545" w14:textId="77777777" w:rsidTr="00265F66">
        <w:trPr>
          <w:trHeight w:val="170"/>
          <w:trPrChange w:id="531"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532"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175174BD" w14:textId="77777777" w:rsidR="00842DCC" w:rsidRPr="00577914" w:rsidRDefault="00842DCC" w:rsidP="00577914">
            <w:pPr>
              <w:spacing w:line="240" w:lineRule="auto"/>
              <w:rPr>
                <w:sz w:val="18"/>
                <w:szCs w:val="18"/>
                <w:rPrChange w:id="533" w:author="Munish K" w:date="2023-09-13T22:18:00Z">
                  <w:rPr>
                    <w:sz w:val="16"/>
                    <w:szCs w:val="16"/>
                  </w:rPr>
                </w:rPrChange>
              </w:rPr>
              <w:pPrChange w:id="534"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535"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2AF829C3" w14:textId="77777777" w:rsidR="00842DCC" w:rsidRPr="00577914" w:rsidRDefault="00842DCC" w:rsidP="00577914">
            <w:pPr>
              <w:spacing w:line="240" w:lineRule="auto"/>
              <w:rPr>
                <w:sz w:val="18"/>
                <w:szCs w:val="18"/>
                <w:rPrChange w:id="536" w:author="Munish K" w:date="2023-09-13T22:18:00Z">
                  <w:rPr>
                    <w:sz w:val="16"/>
                    <w:szCs w:val="16"/>
                  </w:rPr>
                </w:rPrChange>
              </w:rPr>
              <w:pPrChange w:id="537"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538"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0D66F309" w14:textId="778C383A" w:rsidR="00842DCC" w:rsidRPr="00577914" w:rsidRDefault="00842DCC" w:rsidP="00577914">
            <w:pPr>
              <w:spacing w:line="240" w:lineRule="auto"/>
              <w:rPr>
                <w:sz w:val="18"/>
                <w:szCs w:val="18"/>
                <w:rPrChange w:id="539" w:author="Munish K" w:date="2023-09-13T22:18:00Z">
                  <w:rPr>
                    <w:sz w:val="16"/>
                    <w:szCs w:val="16"/>
                  </w:rPr>
                </w:rPrChange>
              </w:rPr>
              <w:pPrChange w:id="540" w:author="Munish K" w:date="2023-09-13T22:19:00Z">
                <w:pPr/>
              </w:pPrChange>
            </w:pPr>
            <w:r w:rsidRPr="00577914">
              <w:rPr>
                <w:sz w:val="18"/>
                <w:szCs w:val="18"/>
                <w:rPrChange w:id="541" w:author="Munish K" w:date="2023-09-13T22:18:00Z">
                  <w:rPr>
                    <w:sz w:val="16"/>
                    <w:szCs w:val="16"/>
                  </w:rPr>
                </w:rPrChange>
              </w:rPr>
              <w:t xml:space="preserve">Permitting </w:t>
            </w:r>
            <w:r w:rsidR="008E73AF" w:rsidRPr="00577914">
              <w:rPr>
                <w:sz w:val="18"/>
                <w:szCs w:val="18"/>
                <w:rPrChange w:id="542" w:author="Munish K" w:date="2023-09-13T22:18:00Z">
                  <w:rPr>
                    <w:sz w:val="16"/>
                    <w:szCs w:val="16"/>
                  </w:rPr>
                </w:rPrChange>
              </w:rPr>
              <w:t>n</w:t>
            </w:r>
            <w:r w:rsidRPr="00577914">
              <w:rPr>
                <w:sz w:val="18"/>
                <w:szCs w:val="18"/>
                <w:rPrChange w:id="543" w:author="Munish K" w:date="2023-09-13T22:18:00Z">
                  <w:rPr>
                    <w:sz w:val="16"/>
                    <w:szCs w:val="16"/>
                  </w:rPr>
                </w:rPrChange>
              </w:rPr>
              <w:t>eeds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544" w:author="Munish K" w:date="2023-09-13T22:19:00Z">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418667E7" w14:textId="77777777" w:rsidR="00842DCC" w:rsidRPr="00577914" w:rsidRDefault="00842DCC" w:rsidP="00577914">
            <w:pPr>
              <w:spacing w:line="240" w:lineRule="auto"/>
              <w:rPr>
                <w:sz w:val="18"/>
                <w:szCs w:val="18"/>
                <w:rPrChange w:id="545" w:author="Munish K" w:date="2023-09-13T22:18:00Z">
                  <w:rPr>
                    <w:sz w:val="16"/>
                    <w:szCs w:val="16"/>
                  </w:rPr>
                </w:rPrChange>
              </w:rPr>
              <w:pPrChange w:id="546" w:author="Munish K" w:date="2023-09-13T22:19:00Z">
                <w:pPr/>
              </w:pPrChange>
            </w:pPr>
            <w:r w:rsidRPr="00577914">
              <w:rPr>
                <w:sz w:val="18"/>
                <w:szCs w:val="18"/>
                <w:rPrChange w:id="547" w:author="Munish K" w:date="2023-09-13T22:18:00Z">
                  <w:rPr>
                    <w:sz w:val="16"/>
                    <w:szCs w:val="16"/>
                  </w:rPr>
                </w:rPrChange>
              </w:rPr>
              <w:t>JV</w:t>
            </w:r>
          </w:p>
        </w:tc>
      </w:tr>
      <w:tr w:rsidR="00842DCC" w:rsidRPr="00577914" w14:paraId="41055AE9" w14:textId="77777777" w:rsidTr="00265F66">
        <w:trPr>
          <w:trHeight w:val="170"/>
          <w:trPrChange w:id="548"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549"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0A9E956E" w14:textId="77777777" w:rsidR="00842DCC" w:rsidRPr="00577914" w:rsidRDefault="00842DCC" w:rsidP="00577914">
            <w:pPr>
              <w:spacing w:line="240" w:lineRule="auto"/>
              <w:rPr>
                <w:sz w:val="18"/>
                <w:szCs w:val="18"/>
                <w:rPrChange w:id="550" w:author="Munish K" w:date="2023-09-13T22:18:00Z">
                  <w:rPr>
                    <w:sz w:val="16"/>
                    <w:szCs w:val="16"/>
                  </w:rPr>
                </w:rPrChange>
              </w:rPr>
              <w:pPrChange w:id="551"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552"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00D75CE1" w14:textId="77777777" w:rsidR="00842DCC" w:rsidRPr="00577914" w:rsidRDefault="00842DCC" w:rsidP="00577914">
            <w:pPr>
              <w:spacing w:line="240" w:lineRule="auto"/>
              <w:rPr>
                <w:sz w:val="18"/>
                <w:szCs w:val="18"/>
                <w:rPrChange w:id="553" w:author="Munish K" w:date="2023-09-13T22:18:00Z">
                  <w:rPr>
                    <w:sz w:val="16"/>
                    <w:szCs w:val="16"/>
                  </w:rPr>
                </w:rPrChange>
              </w:rPr>
              <w:pPrChange w:id="554" w:author="Munish K" w:date="2023-09-13T22:19:00Z">
                <w:pPr/>
              </w:pPrChange>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555" w:author="Munish K" w:date="2023-09-13T22:19:00Z">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6112D4E4" w14:textId="51E5B440" w:rsidR="00842DCC" w:rsidRPr="00577914" w:rsidRDefault="00842DCC" w:rsidP="00577914">
            <w:pPr>
              <w:spacing w:line="240" w:lineRule="auto"/>
              <w:rPr>
                <w:sz w:val="18"/>
                <w:szCs w:val="18"/>
                <w:rPrChange w:id="556" w:author="Munish K" w:date="2023-09-13T22:18:00Z">
                  <w:rPr>
                    <w:sz w:val="16"/>
                    <w:szCs w:val="16"/>
                  </w:rPr>
                </w:rPrChange>
              </w:rPr>
              <w:pPrChange w:id="557" w:author="Munish K" w:date="2023-09-13T22:19:00Z">
                <w:pPr/>
              </w:pPrChange>
            </w:pPr>
            <w:r w:rsidRPr="00577914">
              <w:rPr>
                <w:sz w:val="18"/>
                <w:szCs w:val="18"/>
                <w:rPrChange w:id="558" w:author="Munish K" w:date="2023-09-13T22:18:00Z">
                  <w:rPr>
                    <w:sz w:val="16"/>
                    <w:szCs w:val="16"/>
                  </w:rPr>
                </w:rPrChange>
              </w:rPr>
              <w:t xml:space="preserve">Market </w:t>
            </w:r>
            <w:r w:rsidR="008E73AF" w:rsidRPr="00577914">
              <w:rPr>
                <w:sz w:val="18"/>
                <w:szCs w:val="18"/>
                <w:rPrChange w:id="559" w:author="Munish K" w:date="2023-09-13T22:18:00Z">
                  <w:rPr>
                    <w:sz w:val="16"/>
                    <w:szCs w:val="16"/>
                  </w:rPr>
                </w:rPrChange>
              </w:rPr>
              <w:t>a</w:t>
            </w:r>
            <w:r w:rsidRPr="00577914">
              <w:rPr>
                <w:sz w:val="18"/>
                <w:szCs w:val="18"/>
                <w:rPrChange w:id="560" w:author="Munish K" w:date="2023-09-13T22:18:00Z">
                  <w:rPr>
                    <w:sz w:val="16"/>
                    <w:szCs w:val="16"/>
                  </w:rPr>
                </w:rPrChange>
              </w:rPr>
              <w:t>ssessment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561" w:author="Munish K" w:date="2023-09-13T22:19:00Z">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2A7E0EAA" w14:textId="77777777" w:rsidR="00842DCC" w:rsidRPr="00577914" w:rsidRDefault="00842DCC" w:rsidP="00577914">
            <w:pPr>
              <w:spacing w:line="240" w:lineRule="auto"/>
              <w:rPr>
                <w:sz w:val="18"/>
                <w:szCs w:val="18"/>
                <w:rPrChange w:id="562" w:author="Munish K" w:date="2023-09-13T22:18:00Z">
                  <w:rPr>
                    <w:sz w:val="16"/>
                    <w:szCs w:val="16"/>
                  </w:rPr>
                </w:rPrChange>
              </w:rPr>
              <w:pPrChange w:id="563" w:author="Munish K" w:date="2023-09-13T22:19:00Z">
                <w:pPr/>
              </w:pPrChange>
            </w:pPr>
            <w:r w:rsidRPr="00577914">
              <w:rPr>
                <w:sz w:val="18"/>
                <w:szCs w:val="18"/>
                <w:rPrChange w:id="564" w:author="Munish K" w:date="2023-09-13T22:18:00Z">
                  <w:rPr>
                    <w:sz w:val="16"/>
                    <w:szCs w:val="16"/>
                  </w:rPr>
                </w:rPrChange>
              </w:rPr>
              <w:t>TC</w:t>
            </w:r>
          </w:p>
        </w:tc>
      </w:tr>
      <w:tr w:rsidR="00842DCC" w:rsidRPr="00577914" w14:paraId="3A48586F" w14:textId="77777777" w:rsidTr="00265F66">
        <w:trPr>
          <w:trHeight w:val="170"/>
          <w:trPrChange w:id="565"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566"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057D7D9B" w14:textId="69D00E60" w:rsidR="00842DCC" w:rsidRPr="00265F66" w:rsidRDefault="00577914" w:rsidP="00577914">
            <w:pPr>
              <w:spacing w:line="240" w:lineRule="auto"/>
              <w:rPr>
                <w:sz w:val="20"/>
                <w:szCs w:val="20"/>
                <w:rPrChange w:id="567" w:author="Munish K" w:date="2023-09-13T22:23:00Z">
                  <w:rPr>
                    <w:sz w:val="16"/>
                    <w:szCs w:val="16"/>
                  </w:rPr>
                </w:rPrChange>
              </w:rPr>
              <w:pPrChange w:id="568" w:author="Munish K" w:date="2023-09-13T22:19:00Z">
                <w:pPr/>
              </w:pPrChange>
            </w:pPr>
            <w:ins w:id="569" w:author="Munish K" w:date="2023-09-13T22:14:00Z">
              <w:r w:rsidRPr="00265F66">
                <w:rPr>
                  <w:sz w:val="20"/>
                  <w:szCs w:val="20"/>
                  <w:rPrChange w:id="570" w:author="Munish K" w:date="2023-09-13T22:23:00Z">
                    <w:rPr>
                      <w:sz w:val="16"/>
                      <w:szCs w:val="16"/>
                    </w:rPr>
                  </w:rPrChange>
                </w:rPr>
                <w:t xml:space="preserve">Technical </w:t>
              </w:r>
            </w:ins>
            <w:r w:rsidR="00842DCC" w:rsidRPr="00265F66">
              <w:rPr>
                <w:sz w:val="20"/>
                <w:szCs w:val="20"/>
                <w:rPrChange w:id="571" w:author="Munish K" w:date="2023-09-13T22:23:00Z">
                  <w:rPr>
                    <w:sz w:val="16"/>
                    <w:szCs w:val="16"/>
                  </w:rPr>
                </w:rPrChange>
              </w:rPr>
              <w:t>pre-FEED</w:t>
            </w:r>
          </w:p>
        </w:tc>
      </w:tr>
      <w:tr w:rsidR="00842DCC" w:rsidRPr="00577914" w14:paraId="3077A908" w14:textId="77777777" w:rsidTr="00265F66">
        <w:trPr>
          <w:trHeight w:val="170"/>
          <w:trPrChange w:id="572" w:author="Munish K" w:date="2023-09-13T22:19:00Z">
            <w:trPr>
              <w:trHeight w:val="359"/>
            </w:trPr>
          </w:trPrChange>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573" w:author="Munish K" w:date="2023-09-13T22:19:00Z">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04756BDA" w14:textId="77777777" w:rsidR="00842DCC" w:rsidRPr="00577914" w:rsidRDefault="00842DCC" w:rsidP="00577914">
            <w:pPr>
              <w:spacing w:line="240" w:lineRule="auto"/>
              <w:rPr>
                <w:sz w:val="18"/>
                <w:szCs w:val="18"/>
                <w:rPrChange w:id="574" w:author="Munish K" w:date="2023-09-13T22:18:00Z">
                  <w:rPr>
                    <w:sz w:val="16"/>
                    <w:szCs w:val="16"/>
                  </w:rPr>
                </w:rPrChange>
              </w:rPr>
              <w:pPrChange w:id="575" w:author="Munish K" w:date="2023-09-13T22:19:00Z">
                <w:pPr/>
              </w:pPrChange>
            </w:pPr>
            <w:r w:rsidRPr="00577914">
              <w:rPr>
                <w:sz w:val="18"/>
                <w:szCs w:val="18"/>
                <w:rPrChange w:id="576" w:author="Munish K" w:date="2023-09-13T22:18:00Z">
                  <w:rPr>
                    <w:sz w:val="16"/>
                    <w:szCs w:val="16"/>
                  </w:rPr>
                </w:rPrChange>
              </w:rPr>
              <w:t>Feasibility Study</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577" w:author="Munish K" w:date="2023-09-13T22:19:00Z">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27B72F49" w14:textId="77777777" w:rsidR="00842DCC" w:rsidRPr="00577914" w:rsidRDefault="00842DCC" w:rsidP="00577914">
            <w:pPr>
              <w:spacing w:line="240" w:lineRule="auto"/>
              <w:rPr>
                <w:sz w:val="18"/>
                <w:szCs w:val="18"/>
                <w:rPrChange w:id="578" w:author="Munish K" w:date="2023-09-13T22:18:00Z">
                  <w:rPr>
                    <w:sz w:val="16"/>
                    <w:szCs w:val="16"/>
                  </w:rPr>
                </w:rPrChange>
              </w:rPr>
              <w:pPrChange w:id="579" w:author="Munish K" w:date="2023-09-13T22:19:00Z">
                <w:pPr/>
              </w:pPrChange>
            </w:pPr>
            <w:r w:rsidRPr="00577914">
              <w:rPr>
                <w:sz w:val="18"/>
                <w:szCs w:val="18"/>
                <w:rPrChange w:id="580" w:author="Munish K" w:date="2023-09-13T22:18:00Z">
                  <w:rPr>
                    <w:sz w:val="16"/>
                    <w:szCs w:val="16"/>
                  </w:rPr>
                </w:rPrChange>
              </w:rPr>
              <w:t>Stage 3</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581" w:author="Munish K" w:date="2023-09-13T22:19:00Z">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399DD9FD" w14:textId="63DA3FA2" w:rsidR="00842DCC" w:rsidRPr="00577914" w:rsidRDefault="00842DCC" w:rsidP="00577914">
            <w:pPr>
              <w:spacing w:line="240" w:lineRule="auto"/>
              <w:rPr>
                <w:sz w:val="18"/>
                <w:szCs w:val="18"/>
                <w:rPrChange w:id="582" w:author="Munish K" w:date="2023-09-13T22:18:00Z">
                  <w:rPr>
                    <w:sz w:val="16"/>
                    <w:szCs w:val="16"/>
                  </w:rPr>
                </w:rPrChange>
              </w:rPr>
              <w:pPrChange w:id="583" w:author="Munish K" w:date="2023-09-13T22:19:00Z">
                <w:pPr/>
              </w:pPrChange>
            </w:pPr>
            <w:r w:rsidRPr="00577914">
              <w:rPr>
                <w:sz w:val="18"/>
                <w:szCs w:val="18"/>
                <w:lang w:val="en-US"/>
                <w:rPrChange w:id="584" w:author="Munish K" w:date="2023-09-13T22:18:00Z">
                  <w:rPr>
                    <w:sz w:val="16"/>
                    <w:szCs w:val="16"/>
                    <w:lang w:val="en-US"/>
                  </w:rPr>
                </w:rPrChange>
              </w:rPr>
              <w:t xml:space="preserve">Technical and </w:t>
            </w:r>
            <w:r w:rsidR="008E73AF" w:rsidRPr="00577914">
              <w:rPr>
                <w:sz w:val="18"/>
                <w:szCs w:val="18"/>
                <w:lang w:val="en-US"/>
                <w:rPrChange w:id="585" w:author="Munish K" w:date="2023-09-13T22:18:00Z">
                  <w:rPr>
                    <w:sz w:val="16"/>
                    <w:szCs w:val="16"/>
                    <w:lang w:val="en-US"/>
                  </w:rPr>
                </w:rPrChange>
              </w:rPr>
              <w:t>f</w:t>
            </w:r>
            <w:r w:rsidRPr="00577914">
              <w:rPr>
                <w:sz w:val="18"/>
                <w:szCs w:val="18"/>
                <w:lang w:val="en-US"/>
                <w:rPrChange w:id="586" w:author="Munish K" w:date="2023-09-13T22:18:00Z">
                  <w:rPr>
                    <w:sz w:val="16"/>
                    <w:szCs w:val="16"/>
                    <w:lang w:val="en-US"/>
                  </w:rPr>
                </w:rPrChange>
              </w:rPr>
              <w:t xml:space="preserve">inancial </w:t>
            </w:r>
            <w:r w:rsidR="008E73AF" w:rsidRPr="00577914">
              <w:rPr>
                <w:sz w:val="18"/>
                <w:szCs w:val="18"/>
                <w:lang w:val="en-US"/>
                <w:rPrChange w:id="587" w:author="Munish K" w:date="2023-09-13T22:18:00Z">
                  <w:rPr>
                    <w:sz w:val="16"/>
                    <w:szCs w:val="16"/>
                    <w:lang w:val="en-US"/>
                  </w:rPr>
                </w:rPrChange>
              </w:rPr>
              <w:t>e</w:t>
            </w:r>
            <w:r w:rsidRPr="00577914">
              <w:rPr>
                <w:sz w:val="18"/>
                <w:szCs w:val="18"/>
                <w:lang w:val="en-US"/>
                <w:rPrChange w:id="588" w:author="Munish K" w:date="2023-09-13T22:18:00Z">
                  <w:rPr>
                    <w:sz w:val="16"/>
                    <w:szCs w:val="16"/>
                    <w:lang w:val="en-US"/>
                  </w:rPr>
                </w:rPrChange>
              </w:rPr>
              <w:t xml:space="preserve">valuation of </w:t>
            </w:r>
            <w:r w:rsidR="009A3C9D" w:rsidRPr="00577914">
              <w:rPr>
                <w:sz w:val="18"/>
                <w:szCs w:val="18"/>
                <w:lang w:val="en-US"/>
                <w:rPrChange w:id="589" w:author="Munish K" w:date="2023-09-13T22:18:00Z">
                  <w:rPr>
                    <w:sz w:val="16"/>
                    <w:szCs w:val="16"/>
                    <w:lang w:val="en-US"/>
                  </w:rPr>
                </w:rPrChange>
              </w:rPr>
              <w:t>selected concept</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590" w:author="Munish K" w:date="2023-09-13T22:19:00Z">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77C089E9" w14:textId="77777777" w:rsidR="00842DCC" w:rsidRPr="00577914" w:rsidRDefault="00842DCC" w:rsidP="00577914">
            <w:pPr>
              <w:spacing w:line="240" w:lineRule="auto"/>
              <w:rPr>
                <w:sz w:val="18"/>
                <w:szCs w:val="18"/>
                <w:rPrChange w:id="591" w:author="Munish K" w:date="2023-09-13T22:18:00Z">
                  <w:rPr>
                    <w:sz w:val="16"/>
                    <w:szCs w:val="16"/>
                  </w:rPr>
                </w:rPrChange>
              </w:rPr>
              <w:pPrChange w:id="592" w:author="Munish K" w:date="2023-09-13T22:19:00Z">
                <w:pPr/>
              </w:pPrChange>
            </w:pPr>
            <w:r w:rsidRPr="00577914">
              <w:rPr>
                <w:sz w:val="18"/>
                <w:szCs w:val="18"/>
                <w:rPrChange w:id="593" w:author="Munish K" w:date="2023-09-13T22:18:00Z">
                  <w:rPr>
                    <w:sz w:val="16"/>
                    <w:szCs w:val="16"/>
                  </w:rPr>
                </w:rPrChange>
              </w:rPr>
              <w:t>TC</w:t>
            </w:r>
          </w:p>
        </w:tc>
      </w:tr>
      <w:tr w:rsidR="00842DCC" w:rsidRPr="00577914" w14:paraId="60010810" w14:textId="77777777" w:rsidTr="00265F66">
        <w:trPr>
          <w:trHeight w:val="170"/>
          <w:trPrChange w:id="594"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595"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799C5545" w14:textId="77777777" w:rsidR="00842DCC" w:rsidRPr="00577914" w:rsidRDefault="00842DCC" w:rsidP="00577914">
            <w:pPr>
              <w:spacing w:line="240" w:lineRule="auto"/>
              <w:rPr>
                <w:sz w:val="18"/>
                <w:szCs w:val="18"/>
                <w:rPrChange w:id="596" w:author="Munish K" w:date="2023-09-13T22:18:00Z">
                  <w:rPr>
                    <w:sz w:val="16"/>
                    <w:szCs w:val="16"/>
                  </w:rPr>
                </w:rPrChange>
              </w:rPr>
              <w:pPrChange w:id="597"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598"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7D802F33" w14:textId="77777777" w:rsidR="00842DCC" w:rsidRPr="00577914" w:rsidRDefault="00842DCC" w:rsidP="00577914">
            <w:pPr>
              <w:spacing w:line="240" w:lineRule="auto"/>
              <w:rPr>
                <w:sz w:val="18"/>
                <w:szCs w:val="18"/>
                <w:rPrChange w:id="599" w:author="Munish K" w:date="2023-09-13T22:18:00Z">
                  <w:rPr>
                    <w:sz w:val="16"/>
                    <w:szCs w:val="16"/>
                  </w:rPr>
                </w:rPrChange>
              </w:rPr>
              <w:pPrChange w:id="600"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601"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399FB08A" w14:textId="012FEB92" w:rsidR="00842DCC" w:rsidRPr="00577914" w:rsidRDefault="00842DCC" w:rsidP="00577914">
            <w:pPr>
              <w:spacing w:line="240" w:lineRule="auto"/>
              <w:rPr>
                <w:sz w:val="18"/>
                <w:szCs w:val="18"/>
                <w:rPrChange w:id="602" w:author="Munish K" w:date="2023-09-13T22:18:00Z">
                  <w:rPr>
                    <w:sz w:val="16"/>
                    <w:szCs w:val="16"/>
                  </w:rPr>
                </w:rPrChange>
              </w:rPr>
              <w:pPrChange w:id="603" w:author="Munish K" w:date="2023-09-13T22:19:00Z">
                <w:pPr/>
              </w:pPrChange>
            </w:pPr>
            <w:r w:rsidRPr="00577914">
              <w:rPr>
                <w:sz w:val="18"/>
                <w:szCs w:val="18"/>
                <w:rPrChange w:id="604" w:author="Munish K" w:date="2023-09-13T22:18:00Z">
                  <w:rPr>
                    <w:sz w:val="16"/>
                    <w:szCs w:val="16"/>
                  </w:rPr>
                </w:rPrChange>
              </w:rPr>
              <w:t xml:space="preserve">Assessment of </w:t>
            </w:r>
            <w:r w:rsidR="009A3C9D" w:rsidRPr="00577914">
              <w:rPr>
                <w:sz w:val="18"/>
                <w:szCs w:val="18"/>
                <w:rPrChange w:id="605" w:author="Munish K" w:date="2023-09-13T22:18:00Z">
                  <w:rPr>
                    <w:sz w:val="16"/>
                    <w:szCs w:val="16"/>
                  </w:rPr>
                </w:rPrChange>
              </w:rPr>
              <w:t>f</w:t>
            </w:r>
            <w:r w:rsidRPr="00577914">
              <w:rPr>
                <w:sz w:val="18"/>
                <w:szCs w:val="18"/>
                <w:rPrChange w:id="606" w:author="Munish K" w:date="2023-09-13T22:18:00Z">
                  <w:rPr>
                    <w:sz w:val="16"/>
                    <w:szCs w:val="16"/>
                  </w:rPr>
                </w:rPrChange>
              </w:rPr>
              <w:t xml:space="preserve">inancing </w:t>
            </w:r>
            <w:r w:rsidR="009A3C9D" w:rsidRPr="00577914">
              <w:rPr>
                <w:sz w:val="18"/>
                <w:szCs w:val="18"/>
                <w:rPrChange w:id="607" w:author="Munish K" w:date="2023-09-13T22:18:00Z">
                  <w:rPr>
                    <w:sz w:val="16"/>
                    <w:szCs w:val="16"/>
                  </w:rPr>
                </w:rPrChange>
              </w:rPr>
              <w:t>o</w:t>
            </w:r>
            <w:r w:rsidRPr="00577914">
              <w:rPr>
                <w:sz w:val="18"/>
                <w:szCs w:val="18"/>
                <w:rPrChange w:id="608" w:author="Munish K" w:date="2023-09-13T22:18:00Z">
                  <w:rPr>
                    <w:sz w:val="16"/>
                    <w:szCs w:val="16"/>
                  </w:rPr>
                </w:rPrChange>
              </w:rPr>
              <w:t>ptions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609" w:author="Munish K" w:date="2023-09-13T22:19:00Z">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3E445F19" w14:textId="77777777" w:rsidR="00842DCC" w:rsidRPr="00577914" w:rsidRDefault="00842DCC" w:rsidP="00577914">
            <w:pPr>
              <w:spacing w:line="240" w:lineRule="auto"/>
              <w:rPr>
                <w:sz w:val="18"/>
                <w:szCs w:val="18"/>
                <w:rPrChange w:id="610" w:author="Munish K" w:date="2023-09-13T22:18:00Z">
                  <w:rPr>
                    <w:sz w:val="16"/>
                    <w:szCs w:val="16"/>
                  </w:rPr>
                </w:rPrChange>
              </w:rPr>
              <w:pPrChange w:id="611" w:author="Munish K" w:date="2023-09-13T22:19:00Z">
                <w:pPr/>
              </w:pPrChange>
            </w:pPr>
            <w:r w:rsidRPr="00577914">
              <w:rPr>
                <w:sz w:val="18"/>
                <w:szCs w:val="18"/>
                <w:rPrChange w:id="612" w:author="Munish K" w:date="2023-09-13T22:18:00Z">
                  <w:rPr>
                    <w:sz w:val="16"/>
                    <w:szCs w:val="16"/>
                  </w:rPr>
                </w:rPrChange>
              </w:rPr>
              <w:t>IL + JV + TC</w:t>
            </w:r>
          </w:p>
        </w:tc>
      </w:tr>
      <w:tr w:rsidR="00842DCC" w:rsidRPr="00577914" w14:paraId="0370DC49" w14:textId="77777777" w:rsidTr="00265F66">
        <w:trPr>
          <w:trHeight w:val="170"/>
          <w:trPrChange w:id="613"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614"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229F40AE" w14:textId="77777777" w:rsidR="00842DCC" w:rsidRPr="00577914" w:rsidRDefault="00842DCC" w:rsidP="00577914">
            <w:pPr>
              <w:spacing w:line="240" w:lineRule="auto"/>
              <w:rPr>
                <w:sz w:val="18"/>
                <w:szCs w:val="18"/>
                <w:rPrChange w:id="615" w:author="Munish K" w:date="2023-09-13T22:18:00Z">
                  <w:rPr>
                    <w:sz w:val="16"/>
                    <w:szCs w:val="16"/>
                  </w:rPr>
                </w:rPrChange>
              </w:rPr>
              <w:pPrChange w:id="616"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617"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52811825" w14:textId="77777777" w:rsidR="00842DCC" w:rsidRPr="00577914" w:rsidRDefault="00842DCC" w:rsidP="00577914">
            <w:pPr>
              <w:spacing w:line="240" w:lineRule="auto"/>
              <w:rPr>
                <w:sz w:val="18"/>
                <w:szCs w:val="18"/>
                <w:rPrChange w:id="618" w:author="Munish K" w:date="2023-09-13T22:18:00Z">
                  <w:rPr>
                    <w:sz w:val="16"/>
                    <w:szCs w:val="16"/>
                  </w:rPr>
                </w:rPrChange>
              </w:rPr>
              <w:pPrChange w:id="619"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620"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3D88217A" w14:textId="5A1C154F" w:rsidR="00842DCC" w:rsidRPr="00577914" w:rsidRDefault="00842DCC" w:rsidP="00577914">
            <w:pPr>
              <w:spacing w:line="240" w:lineRule="auto"/>
              <w:rPr>
                <w:sz w:val="18"/>
                <w:szCs w:val="18"/>
                <w:rPrChange w:id="621" w:author="Munish K" w:date="2023-09-13T22:18:00Z">
                  <w:rPr>
                    <w:sz w:val="16"/>
                    <w:szCs w:val="16"/>
                  </w:rPr>
                </w:rPrChange>
              </w:rPr>
              <w:pPrChange w:id="622" w:author="Munish K" w:date="2023-09-13T22:19:00Z">
                <w:pPr/>
              </w:pPrChange>
            </w:pPr>
            <w:r w:rsidRPr="00577914">
              <w:rPr>
                <w:sz w:val="18"/>
                <w:szCs w:val="18"/>
                <w:rPrChange w:id="623" w:author="Munish K" w:date="2023-09-13T22:18:00Z">
                  <w:rPr>
                    <w:sz w:val="16"/>
                    <w:szCs w:val="16"/>
                  </w:rPr>
                </w:rPrChange>
              </w:rPr>
              <w:t xml:space="preserve">Initiation of </w:t>
            </w:r>
            <w:r w:rsidR="009A3C9D" w:rsidRPr="00577914">
              <w:rPr>
                <w:sz w:val="18"/>
                <w:szCs w:val="18"/>
                <w:rPrChange w:id="624" w:author="Munish K" w:date="2023-09-13T22:18:00Z">
                  <w:rPr>
                    <w:sz w:val="16"/>
                    <w:szCs w:val="16"/>
                  </w:rPr>
                </w:rPrChange>
              </w:rPr>
              <w:t>p</w:t>
            </w:r>
            <w:r w:rsidRPr="00577914">
              <w:rPr>
                <w:sz w:val="18"/>
                <w:szCs w:val="18"/>
                <w:rPrChange w:id="625" w:author="Munish K" w:date="2023-09-13T22:18:00Z">
                  <w:rPr>
                    <w:sz w:val="16"/>
                    <w:szCs w:val="16"/>
                  </w:rPr>
                </w:rPrChange>
              </w:rPr>
              <w:t xml:space="preserve">ermitting </w:t>
            </w:r>
            <w:r w:rsidR="009A3C9D" w:rsidRPr="00577914">
              <w:rPr>
                <w:sz w:val="18"/>
                <w:szCs w:val="18"/>
                <w:rPrChange w:id="626" w:author="Munish K" w:date="2023-09-13T22:18:00Z">
                  <w:rPr>
                    <w:sz w:val="16"/>
                    <w:szCs w:val="16"/>
                  </w:rPr>
                </w:rPrChange>
              </w:rPr>
              <w:t>p</w:t>
            </w:r>
            <w:r w:rsidRPr="00577914">
              <w:rPr>
                <w:sz w:val="18"/>
                <w:szCs w:val="18"/>
                <w:rPrChange w:id="627" w:author="Munish K" w:date="2023-09-13T22:18:00Z">
                  <w:rPr>
                    <w:sz w:val="16"/>
                    <w:szCs w:val="16"/>
                  </w:rPr>
                </w:rPrChange>
              </w:rPr>
              <w:t>rocess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Change w:id="628" w:author="Munish K" w:date="2023-09-13T22:19:00Z">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tcPrChange>
          </w:tcPr>
          <w:p w14:paraId="2A791D96" w14:textId="77777777" w:rsidR="00842DCC" w:rsidRPr="00577914" w:rsidRDefault="00842DCC" w:rsidP="00577914">
            <w:pPr>
              <w:spacing w:line="240" w:lineRule="auto"/>
              <w:rPr>
                <w:sz w:val="18"/>
                <w:szCs w:val="18"/>
                <w:rPrChange w:id="629" w:author="Munish K" w:date="2023-09-13T22:18:00Z">
                  <w:rPr>
                    <w:sz w:val="16"/>
                    <w:szCs w:val="16"/>
                  </w:rPr>
                </w:rPrChange>
              </w:rPr>
              <w:pPrChange w:id="630" w:author="Munish K" w:date="2023-09-13T22:19:00Z">
                <w:pPr/>
              </w:pPrChange>
            </w:pPr>
            <w:r w:rsidRPr="00577914">
              <w:rPr>
                <w:sz w:val="18"/>
                <w:szCs w:val="18"/>
                <w:rPrChange w:id="631" w:author="Munish K" w:date="2023-09-13T22:18:00Z">
                  <w:rPr>
                    <w:sz w:val="16"/>
                    <w:szCs w:val="16"/>
                  </w:rPr>
                </w:rPrChange>
              </w:rPr>
              <w:t>JV</w:t>
            </w:r>
          </w:p>
        </w:tc>
      </w:tr>
      <w:tr w:rsidR="00842DCC" w:rsidRPr="00577914" w14:paraId="7E91A001" w14:textId="77777777" w:rsidTr="00265F66">
        <w:trPr>
          <w:trHeight w:val="170"/>
          <w:trPrChange w:id="632"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633"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1BBF995D" w14:textId="77777777" w:rsidR="00842DCC" w:rsidRPr="00577914" w:rsidRDefault="00842DCC" w:rsidP="00577914">
            <w:pPr>
              <w:spacing w:line="240" w:lineRule="auto"/>
              <w:rPr>
                <w:sz w:val="18"/>
                <w:szCs w:val="18"/>
                <w:rPrChange w:id="634" w:author="Munish K" w:date="2023-09-13T22:18:00Z">
                  <w:rPr>
                    <w:sz w:val="16"/>
                    <w:szCs w:val="16"/>
                  </w:rPr>
                </w:rPrChange>
              </w:rPr>
              <w:pPrChange w:id="635"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636"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206B4B25" w14:textId="77777777" w:rsidR="00842DCC" w:rsidRPr="00577914" w:rsidRDefault="00842DCC" w:rsidP="00577914">
            <w:pPr>
              <w:spacing w:line="240" w:lineRule="auto"/>
              <w:rPr>
                <w:sz w:val="18"/>
                <w:szCs w:val="18"/>
                <w:rPrChange w:id="637" w:author="Munish K" w:date="2023-09-13T22:18:00Z">
                  <w:rPr>
                    <w:sz w:val="16"/>
                    <w:szCs w:val="16"/>
                  </w:rPr>
                </w:rPrChange>
              </w:rPr>
              <w:pPrChange w:id="638" w:author="Munish K" w:date="2023-09-13T22:19:00Z">
                <w:pPr/>
              </w:pPrChange>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639" w:author="Munish K" w:date="2023-09-13T22:19:00Z">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4F2E936C" w14:textId="10492ED5" w:rsidR="00842DCC" w:rsidRPr="00577914" w:rsidRDefault="00842DCC" w:rsidP="00577914">
            <w:pPr>
              <w:spacing w:line="240" w:lineRule="auto"/>
              <w:rPr>
                <w:sz w:val="18"/>
                <w:szCs w:val="18"/>
                <w:rPrChange w:id="640" w:author="Munish K" w:date="2023-09-13T22:18:00Z">
                  <w:rPr>
                    <w:sz w:val="16"/>
                    <w:szCs w:val="16"/>
                  </w:rPr>
                </w:rPrChange>
              </w:rPr>
              <w:pPrChange w:id="641" w:author="Munish K" w:date="2023-09-13T22:19:00Z">
                <w:pPr/>
              </w:pPrChange>
            </w:pPr>
            <w:r w:rsidRPr="00577914">
              <w:rPr>
                <w:sz w:val="18"/>
                <w:szCs w:val="18"/>
                <w:lang w:val="en-US"/>
                <w:rPrChange w:id="642" w:author="Munish K" w:date="2023-09-13T22:18:00Z">
                  <w:rPr>
                    <w:sz w:val="16"/>
                    <w:szCs w:val="16"/>
                    <w:lang w:val="en-US"/>
                  </w:rPr>
                </w:rPrChange>
              </w:rPr>
              <w:t xml:space="preserve">Development of </w:t>
            </w:r>
            <w:r w:rsidR="009A3C9D" w:rsidRPr="00577914">
              <w:rPr>
                <w:sz w:val="18"/>
                <w:szCs w:val="18"/>
                <w:lang w:val="en-US"/>
                <w:rPrChange w:id="643" w:author="Munish K" w:date="2023-09-13T22:18:00Z">
                  <w:rPr>
                    <w:sz w:val="16"/>
                    <w:szCs w:val="16"/>
                    <w:lang w:val="en-US"/>
                  </w:rPr>
                </w:rPrChange>
              </w:rPr>
              <w:t>r</w:t>
            </w:r>
            <w:r w:rsidRPr="00577914">
              <w:rPr>
                <w:sz w:val="18"/>
                <w:szCs w:val="18"/>
                <w:lang w:val="en-US"/>
                <w:rPrChange w:id="644" w:author="Munish K" w:date="2023-09-13T22:18:00Z">
                  <w:rPr>
                    <w:sz w:val="16"/>
                    <w:szCs w:val="16"/>
                    <w:lang w:val="en-US"/>
                  </w:rPr>
                </w:rPrChange>
              </w:rPr>
              <w:t xml:space="preserve">ough </w:t>
            </w:r>
            <w:r w:rsidR="009A3C9D" w:rsidRPr="00577914">
              <w:rPr>
                <w:sz w:val="18"/>
                <w:szCs w:val="18"/>
                <w:lang w:val="en-US"/>
                <w:rPrChange w:id="645" w:author="Munish K" w:date="2023-09-13T22:18:00Z">
                  <w:rPr>
                    <w:sz w:val="16"/>
                    <w:szCs w:val="16"/>
                    <w:lang w:val="en-US"/>
                  </w:rPr>
                </w:rPrChange>
              </w:rPr>
              <w:t>t</w:t>
            </w:r>
            <w:r w:rsidRPr="00577914">
              <w:rPr>
                <w:sz w:val="18"/>
                <w:szCs w:val="18"/>
                <w:lang w:val="en-US"/>
                <w:rPrChange w:id="646" w:author="Munish K" w:date="2023-09-13T22:18:00Z">
                  <w:rPr>
                    <w:sz w:val="16"/>
                    <w:szCs w:val="16"/>
                    <w:lang w:val="en-US"/>
                  </w:rPr>
                </w:rPrChange>
              </w:rPr>
              <w:t xml:space="preserve">echnical </w:t>
            </w:r>
            <w:r w:rsidR="009A3C9D" w:rsidRPr="00577914">
              <w:rPr>
                <w:sz w:val="18"/>
                <w:szCs w:val="18"/>
                <w:lang w:val="en-US"/>
                <w:rPrChange w:id="647" w:author="Munish K" w:date="2023-09-13T22:18:00Z">
                  <w:rPr>
                    <w:sz w:val="16"/>
                    <w:szCs w:val="16"/>
                    <w:lang w:val="en-US"/>
                  </w:rPr>
                </w:rPrChange>
              </w:rPr>
              <w:t>c</w:t>
            </w:r>
            <w:r w:rsidRPr="00577914">
              <w:rPr>
                <w:sz w:val="18"/>
                <w:szCs w:val="18"/>
                <w:lang w:val="en-US"/>
                <w:rPrChange w:id="648" w:author="Munish K" w:date="2023-09-13T22:18:00Z">
                  <w:rPr>
                    <w:sz w:val="16"/>
                    <w:szCs w:val="16"/>
                    <w:lang w:val="en-US"/>
                  </w:rPr>
                </w:rPrChange>
              </w:rPr>
              <w:t>oncept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649" w:author="Munish K" w:date="2023-09-13T22:19:00Z">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48DA6CED" w14:textId="77777777" w:rsidR="00842DCC" w:rsidRPr="00577914" w:rsidRDefault="00842DCC" w:rsidP="00577914">
            <w:pPr>
              <w:spacing w:line="240" w:lineRule="auto"/>
              <w:rPr>
                <w:sz w:val="18"/>
                <w:szCs w:val="18"/>
                <w:rPrChange w:id="650" w:author="Munish K" w:date="2023-09-13T22:18:00Z">
                  <w:rPr>
                    <w:sz w:val="16"/>
                    <w:szCs w:val="16"/>
                  </w:rPr>
                </w:rPrChange>
              </w:rPr>
              <w:pPrChange w:id="651" w:author="Munish K" w:date="2023-09-13T22:19:00Z">
                <w:pPr/>
              </w:pPrChange>
            </w:pPr>
            <w:r w:rsidRPr="00577914">
              <w:rPr>
                <w:sz w:val="18"/>
                <w:szCs w:val="18"/>
                <w:rPrChange w:id="652" w:author="Munish K" w:date="2023-09-13T22:18:00Z">
                  <w:rPr>
                    <w:sz w:val="16"/>
                    <w:szCs w:val="16"/>
                  </w:rPr>
                </w:rPrChange>
              </w:rPr>
              <w:t>TC</w:t>
            </w:r>
          </w:p>
        </w:tc>
      </w:tr>
      <w:tr w:rsidR="00842DCC" w:rsidRPr="00577914" w14:paraId="23241B88" w14:textId="77777777" w:rsidTr="00265F66">
        <w:trPr>
          <w:trHeight w:val="170"/>
          <w:trPrChange w:id="653"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654"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33B43363" w14:textId="40A6B72E" w:rsidR="00842DCC" w:rsidRPr="00265F66" w:rsidRDefault="0078331F" w:rsidP="00577914">
            <w:pPr>
              <w:spacing w:line="240" w:lineRule="auto"/>
              <w:rPr>
                <w:sz w:val="20"/>
                <w:szCs w:val="20"/>
                <w:rPrChange w:id="655" w:author="Munish K" w:date="2023-09-13T22:23:00Z">
                  <w:rPr>
                    <w:sz w:val="16"/>
                    <w:szCs w:val="16"/>
                  </w:rPr>
                </w:rPrChange>
              </w:rPr>
              <w:pPrChange w:id="656" w:author="Munish K" w:date="2023-09-13T22:19:00Z">
                <w:pPr/>
              </w:pPrChange>
            </w:pPr>
            <w:r w:rsidRPr="00265F66">
              <w:rPr>
                <w:sz w:val="20"/>
                <w:szCs w:val="20"/>
                <w:lang w:val="en-US"/>
                <w:rPrChange w:id="657" w:author="Munish K" w:date="2023-09-13T22:23:00Z">
                  <w:rPr>
                    <w:sz w:val="16"/>
                    <w:szCs w:val="16"/>
                    <w:lang w:val="en-US"/>
                  </w:rPr>
                </w:rPrChange>
              </w:rPr>
              <w:t xml:space="preserve">Involvement </w:t>
            </w:r>
            <w:r w:rsidR="00E611C4" w:rsidRPr="00265F66">
              <w:rPr>
                <w:sz w:val="20"/>
                <w:szCs w:val="20"/>
                <w:lang w:val="en-US"/>
                <w:rPrChange w:id="658" w:author="Munish K" w:date="2023-09-13T22:23:00Z">
                  <w:rPr>
                    <w:sz w:val="16"/>
                    <w:szCs w:val="16"/>
                    <w:lang w:val="en-US"/>
                  </w:rPr>
                </w:rPrChange>
              </w:rPr>
              <w:t>of</w:t>
            </w:r>
            <w:r w:rsidR="00842DCC" w:rsidRPr="00265F66">
              <w:rPr>
                <w:sz w:val="20"/>
                <w:szCs w:val="20"/>
                <w:lang w:val="en-US"/>
                <w:rPrChange w:id="659" w:author="Munish K" w:date="2023-09-13T22:23:00Z">
                  <w:rPr>
                    <w:sz w:val="16"/>
                    <w:szCs w:val="16"/>
                    <w:lang w:val="en-US"/>
                  </w:rPr>
                </w:rPrChange>
              </w:rPr>
              <w:t xml:space="preserve"> </w:t>
            </w:r>
            <w:r w:rsidR="00842DCC" w:rsidRPr="00265F66">
              <w:rPr>
                <w:sz w:val="20"/>
                <w:szCs w:val="20"/>
                <w:shd w:val="clear" w:color="auto" w:fill="F2F2F2" w:themeFill="background1" w:themeFillShade="F2"/>
                <w:lang w:val="en-US"/>
                <w:rPrChange w:id="660" w:author="Munish K" w:date="2023-09-13T22:23:00Z">
                  <w:rPr>
                    <w:sz w:val="16"/>
                    <w:szCs w:val="16"/>
                    <w:shd w:val="clear" w:color="auto" w:fill="F2F2F2" w:themeFill="background1" w:themeFillShade="F2"/>
                    <w:lang w:val="en-US"/>
                  </w:rPr>
                </w:rPrChange>
              </w:rPr>
              <w:t>Project</w:t>
            </w:r>
            <w:r w:rsidR="00842DCC" w:rsidRPr="00265F66">
              <w:rPr>
                <w:sz w:val="20"/>
                <w:szCs w:val="20"/>
                <w:lang w:val="en-US"/>
                <w:rPrChange w:id="661" w:author="Munish K" w:date="2023-09-13T22:23:00Z">
                  <w:rPr>
                    <w:sz w:val="16"/>
                    <w:szCs w:val="16"/>
                    <w:lang w:val="en-US"/>
                  </w:rPr>
                </w:rPrChange>
              </w:rPr>
              <w:t xml:space="preserve"> Development Team</w:t>
            </w:r>
          </w:p>
        </w:tc>
      </w:tr>
      <w:tr w:rsidR="00842DCC" w:rsidRPr="00577914" w14:paraId="1ABED7D9" w14:textId="77777777" w:rsidTr="00265F66">
        <w:trPr>
          <w:trHeight w:val="170"/>
          <w:trPrChange w:id="662" w:author="Munish K" w:date="2023-09-13T22:19:00Z">
            <w:trPr>
              <w:trHeight w:val="359"/>
            </w:trPr>
          </w:trPrChange>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663" w:author="Munish K" w:date="2023-09-13T22:19:00Z">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3B40FD95" w14:textId="68B8833A" w:rsidR="00842DCC" w:rsidRPr="00577914" w:rsidRDefault="00842DCC" w:rsidP="00577914">
            <w:pPr>
              <w:spacing w:line="240" w:lineRule="auto"/>
              <w:rPr>
                <w:sz w:val="18"/>
                <w:szCs w:val="18"/>
                <w:rPrChange w:id="664" w:author="Munish K" w:date="2023-09-13T22:18:00Z">
                  <w:rPr>
                    <w:sz w:val="16"/>
                    <w:szCs w:val="16"/>
                  </w:rPr>
                </w:rPrChange>
              </w:rPr>
              <w:pPrChange w:id="665" w:author="Munish K" w:date="2023-09-13T22:19:00Z">
                <w:pPr/>
              </w:pPrChange>
            </w:pPr>
            <w:r w:rsidRPr="00577914">
              <w:rPr>
                <w:sz w:val="18"/>
                <w:szCs w:val="18"/>
                <w:rPrChange w:id="666" w:author="Munish K" w:date="2023-09-13T22:18:00Z">
                  <w:rPr>
                    <w:sz w:val="16"/>
                    <w:szCs w:val="16"/>
                  </w:rPr>
                </w:rPrChange>
              </w:rPr>
              <w:t>Financing</w:t>
            </w:r>
            <w:r w:rsidR="00687D24" w:rsidRPr="00577914">
              <w:rPr>
                <w:sz w:val="18"/>
                <w:szCs w:val="18"/>
                <w:rPrChange w:id="667" w:author="Munish K" w:date="2023-09-13T22:18:00Z">
                  <w:rPr>
                    <w:sz w:val="16"/>
                    <w:szCs w:val="16"/>
                  </w:rPr>
                </w:rPrChange>
              </w:rPr>
              <w:t xml:space="preserve"> &amp;</w:t>
            </w:r>
            <w:r w:rsidRPr="00577914">
              <w:rPr>
                <w:sz w:val="18"/>
                <w:szCs w:val="18"/>
                <w:rPrChange w:id="668" w:author="Munish K" w:date="2023-09-13T22:18:00Z">
                  <w:rPr>
                    <w:sz w:val="16"/>
                    <w:szCs w:val="16"/>
                  </w:rPr>
                </w:rPrChange>
              </w:rPr>
              <w:t xml:space="preserve"> Contracts</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669" w:author="Munish K" w:date="2023-09-13T22:19:00Z">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474D1A6A" w14:textId="77777777" w:rsidR="00842DCC" w:rsidRPr="00577914" w:rsidRDefault="00842DCC" w:rsidP="00577914">
            <w:pPr>
              <w:spacing w:line="240" w:lineRule="auto"/>
              <w:rPr>
                <w:sz w:val="18"/>
                <w:szCs w:val="18"/>
                <w:rPrChange w:id="670" w:author="Munish K" w:date="2023-09-13T22:18:00Z">
                  <w:rPr>
                    <w:sz w:val="16"/>
                    <w:szCs w:val="16"/>
                  </w:rPr>
                </w:rPrChange>
              </w:rPr>
              <w:pPrChange w:id="671" w:author="Munish K" w:date="2023-09-13T22:19:00Z">
                <w:pPr/>
              </w:pPrChange>
            </w:pPr>
            <w:r w:rsidRPr="00577914">
              <w:rPr>
                <w:sz w:val="18"/>
                <w:szCs w:val="18"/>
                <w:rPrChange w:id="672" w:author="Munish K" w:date="2023-09-13T22:18:00Z">
                  <w:rPr>
                    <w:sz w:val="16"/>
                    <w:szCs w:val="16"/>
                  </w:rPr>
                </w:rPrChange>
              </w:rPr>
              <w:t>Stage 4</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673" w:author="Munish K" w:date="2023-09-13T22:19:00Z">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73FB33D0" w14:textId="77777777" w:rsidR="00842DCC" w:rsidRPr="00577914" w:rsidRDefault="00842DCC" w:rsidP="00577914">
            <w:pPr>
              <w:spacing w:line="240" w:lineRule="auto"/>
              <w:rPr>
                <w:sz w:val="18"/>
                <w:szCs w:val="18"/>
                <w:rPrChange w:id="674" w:author="Munish K" w:date="2023-09-13T22:18:00Z">
                  <w:rPr>
                    <w:sz w:val="16"/>
                    <w:szCs w:val="16"/>
                  </w:rPr>
                </w:rPrChange>
              </w:rPr>
              <w:pPrChange w:id="675" w:author="Munish K" w:date="2023-09-13T22:19:00Z">
                <w:pPr/>
              </w:pPrChange>
            </w:pPr>
            <w:r w:rsidRPr="00577914">
              <w:rPr>
                <w:sz w:val="18"/>
                <w:szCs w:val="18"/>
                <w:rPrChange w:id="676" w:author="Munish K" w:date="2023-09-13T22:18:00Z">
                  <w:rPr>
                    <w:sz w:val="16"/>
                    <w:szCs w:val="16"/>
                  </w:rPr>
                </w:rPrChange>
              </w:rPr>
              <w:t>Permitting</w:t>
            </w:r>
          </w:p>
        </w:tc>
        <w:tc>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677" w:author="Munish K" w:date="2023-09-13T22:19:00Z">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06FFB491" w14:textId="77777777" w:rsidR="00842DCC" w:rsidRPr="00577914" w:rsidRDefault="00842DCC" w:rsidP="00577914">
            <w:pPr>
              <w:spacing w:line="240" w:lineRule="auto"/>
              <w:rPr>
                <w:sz w:val="18"/>
                <w:szCs w:val="18"/>
                <w:rPrChange w:id="678" w:author="Munish K" w:date="2023-09-13T22:18:00Z">
                  <w:rPr>
                    <w:sz w:val="16"/>
                    <w:szCs w:val="16"/>
                  </w:rPr>
                </w:rPrChange>
              </w:rPr>
              <w:pPrChange w:id="679" w:author="Munish K" w:date="2023-09-13T22:19:00Z">
                <w:pPr/>
              </w:pPrChange>
            </w:pPr>
            <w:r w:rsidRPr="00577914">
              <w:rPr>
                <w:sz w:val="18"/>
                <w:szCs w:val="18"/>
                <w:lang w:val="en-US"/>
                <w:rPrChange w:id="680" w:author="Munish K" w:date="2023-09-13T22:18:00Z">
                  <w:rPr>
                    <w:sz w:val="16"/>
                    <w:szCs w:val="16"/>
                    <w:lang w:val="en-US"/>
                  </w:rPr>
                </w:rPrChange>
              </w:rPr>
              <w:t>JV + Legal + IL + TC</w:t>
            </w:r>
          </w:p>
        </w:tc>
      </w:tr>
      <w:tr w:rsidR="00842DCC" w:rsidRPr="00577914" w14:paraId="7E371B00" w14:textId="77777777" w:rsidTr="00265F66">
        <w:trPr>
          <w:trHeight w:val="170"/>
          <w:trPrChange w:id="681"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682"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266B6A03" w14:textId="77777777" w:rsidR="00842DCC" w:rsidRPr="00577914" w:rsidRDefault="00842DCC" w:rsidP="00577914">
            <w:pPr>
              <w:spacing w:line="240" w:lineRule="auto"/>
              <w:rPr>
                <w:sz w:val="18"/>
                <w:szCs w:val="18"/>
                <w:rPrChange w:id="683" w:author="Munish K" w:date="2023-09-13T22:18:00Z">
                  <w:rPr>
                    <w:sz w:val="16"/>
                    <w:szCs w:val="16"/>
                  </w:rPr>
                </w:rPrChange>
              </w:rPr>
              <w:pPrChange w:id="684"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685"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01CEC830" w14:textId="77777777" w:rsidR="00842DCC" w:rsidRPr="00577914" w:rsidRDefault="00842DCC" w:rsidP="00577914">
            <w:pPr>
              <w:spacing w:line="240" w:lineRule="auto"/>
              <w:rPr>
                <w:sz w:val="18"/>
                <w:szCs w:val="18"/>
                <w:rPrChange w:id="686" w:author="Munish K" w:date="2023-09-13T22:18:00Z">
                  <w:rPr>
                    <w:sz w:val="16"/>
                    <w:szCs w:val="16"/>
                  </w:rPr>
                </w:rPrChange>
              </w:rPr>
              <w:pPrChange w:id="687"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688"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74E29DC5" w14:textId="3BE90B3D" w:rsidR="00842DCC" w:rsidRPr="00577914" w:rsidRDefault="00842DCC" w:rsidP="00577914">
            <w:pPr>
              <w:spacing w:line="240" w:lineRule="auto"/>
              <w:rPr>
                <w:sz w:val="18"/>
                <w:szCs w:val="18"/>
                <w:rPrChange w:id="689" w:author="Munish K" w:date="2023-09-13T22:18:00Z">
                  <w:rPr>
                    <w:sz w:val="16"/>
                    <w:szCs w:val="16"/>
                  </w:rPr>
                </w:rPrChange>
              </w:rPr>
              <w:pPrChange w:id="690" w:author="Munish K" w:date="2023-09-13T22:19:00Z">
                <w:pPr/>
              </w:pPrChange>
            </w:pPr>
            <w:r w:rsidRPr="00577914">
              <w:rPr>
                <w:sz w:val="18"/>
                <w:szCs w:val="18"/>
                <w:rPrChange w:id="691" w:author="Munish K" w:date="2023-09-13T22:18:00Z">
                  <w:rPr>
                    <w:sz w:val="16"/>
                    <w:szCs w:val="16"/>
                  </w:rPr>
                </w:rPrChange>
              </w:rPr>
              <w:t xml:space="preserve">Contracting </w:t>
            </w:r>
            <w:r w:rsidR="009A3C9D" w:rsidRPr="00577914">
              <w:rPr>
                <w:sz w:val="18"/>
                <w:szCs w:val="18"/>
                <w:rPrChange w:id="692" w:author="Munish K" w:date="2023-09-13T22:18:00Z">
                  <w:rPr>
                    <w:sz w:val="16"/>
                    <w:szCs w:val="16"/>
                  </w:rPr>
                </w:rPrChange>
              </w:rPr>
              <w:t>s</w:t>
            </w:r>
            <w:r w:rsidRPr="00577914">
              <w:rPr>
                <w:sz w:val="18"/>
                <w:szCs w:val="18"/>
                <w:rPrChange w:id="693" w:author="Munish K" w:date="2023-09-13T22:18:00Z">
                  <w:rPr>
                    <w:sz w:val="16"/>
                    <w:szCs w:val="16"/>
                  </w:rPr>
                </w:rPrChange>
              </w:rPr>
              <w:t>trategy</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Change w:id="694" w:author="Munish K" w:date="2023-09-13T22:19:00Z">
              <w:tcPr>
                <w:tcW w:w="1024" w:type="pct"/>
                <w:vMerge/>
                <w:tcBorders>
                  <w:top w:val="single" w:sz="8" w:space="0" w:color="000000"/>
                  <w:left w:val="single" w:sz="4" w:space="0" w:color="BFBFBF"/>
                  <w:bottom w:val="single" w:sz="8" w:space="0" w:color="000000"/>
                  <w:right w:val="single" w:sz="8" w:space="0" w:color="000000"/>
                </w:tcBorders>
                <w:vAlign w:val="center"/>
                <w:hideMark/>
              </w:tcPr>
            </w:tcPrChange>
          </w:tcPr>
          <w:p w14:paraId="34CB8196" w14:textId="77777777" w:rsidR="00842DCC" w:rsidRPr="00577914" w:rsidRDefault="00842DCC" w:rsidP="00577914">
            <w:pPr>
              <w:spacing w:line="240" w:lineRule="auto"/>
              <w:rPr>
                <w:sz w:val="18"/>
                <w:szCs w:val="18"/>
                <w:rPrChange w:id="695" w:author="Munish K" w:date="2023-09-13T22:18:00Z">
                  <w:rPr>
                    <w:sz w:val="16"/>
                    <w:szCs w:val="16"/>
                  </w:rPr>
                </w:rPrChange>
              </w:rPr>
              <w:pPrChange w:id="696" w:author="Munish K" w:date="2023-09-13T22:19:00Z">
                <w:pPr/>
              </w:pPrChange>
            </w:pPr>
          </w:p>
        </w:tc>
      </w:tr>
      <w:tr w:rsidR="00842DCC" w:rsidRPr="00577914" w14:paraId="146B2A94" w14:textId="77777777" w:rsidTr="00265F66">
        <w:trPr>
          <w:trHeight w:val="170"/>
          <w:trPrChange w:id="697"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698"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2313C218" w14:textId="77777777" w:rsidR="00842DCC" w:rsidRPr="00577914" w:rsidRDefault="00842DCC" w:rsidP="00577914">
            <w:pPr>
              <w:spacing w:line="240" w:lineRule="auto"/>
              <w:rPr>
                <w:sz w:val="18"/>
                <w:szCs w:val="18"/>
                <w:rPrChange w:id="699" w:author="Munish K" w:date="2023-09-13T22:18:00Z">
                  <w:rPr>
                    <w:sz w:val="16"/>
                    <w:szCs w:val="16"/>
                  </w:rPr>
                </w:rPrChange>
              </w:rPr>
              <w:pPrChange w:id="700"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701"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4809C632" w14:textId="77777777" w:rsidR="00842DCC" w:rsidRPr="00577914" w:rsidRDefault="00842DCC" w:rsidP="00577914">
            <w:pPr>
              <w:spacing w:line="240" w:lineRule="auto"/>
              <w:rPr>
                <w:sz w:val="18"/>
                <w:szCs w:val="18"/>
                <w:rPrChange w:id="702" w:author="Munish K" w:date="2023-09-13T22:18:00Z">
                  <w:rPr>
                    <w:sz w:val="16"/>
                    <w:szCs w:val="16"/>
                  </w:rPr>
                </w:rPrChange>
              </w:rPr>
              <w:pPrChange w:id="703"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704"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3A053DD6" w14:textId="03AB4599" w:rsidR="00842DCC" w:rsidRPr="00577914" w:rsidRDefault="00842DCC" w:rsidP="00577914">
            <w:pPr>
              <w:spacing w:line="240" w:lineRule="auto"/>
              <w:rPr>
                <w:sz w:val="18"/>
                <w:szCs w:val="18"/>
                <w:rPrChange w:id="705" w:author="Munish K" w:date="2023-09-13T22:18:00Z">
                  <w:rPr>
                    <w:sz w:val="16"/>
                    <w:szCs w:val="16"/>
                  </w:rPr>
                </w:rPrChange>
              </w:rPr>
              <w:pPrChange w:id="706" w:author="Munish K" w:date="2023-09-13T22:19:00Z">
                <w:pPr/>
              </w:pPrChange>
            </w:pPr>
            <w:r w:rsidRPr="00577914">
              <w:rPr>
                <w:sz w:val="18"/>
                <w:szCs w:val="18"/>
                <w:rPrChange w:id="707" w:author="Munish K" w:date="2023-09-13T22:18:00Z">
                  <w:rPr>
                    <w:sz w:val="16"/>
                    <w:szCs w:val="16"/>
                  </w:rPr>
                </w:rPrChange>
              </w:rPr>
              <w:t xml:space="preserve">Supplier </w:t>
            </w:r>
            <w:r w:rsidR="009A3C9D" w:rsidRPr="00577914">
              <w:rPr>
                <w:sz w:val="18"/>
                <w:szCs w:val="18"/>
                <w:rPrChange w:id="708" w:author="Munish K" w:date="2023-09-13T22:18:00Z">
                  <w:rPr>
                    <w:sz w:val="16"/>
                    <w:szCs w:val="16"/>
                  </w:rPr>
                </w:rPrChange>
              </w:rPr>
              <w:t>s</w:t>
            </w:r>
            <w:r w:rsidRPr="00577914">
              <w:rPr>
                <w:sz w:val="18"/>
                <w:szCs w:val="18"/>
                <w:rPrChange w:id="709" w:author="Munish K" w:date="2023-09-13T22:18:00Z">
                  <w:rPr>
                    <w:sz w:val="16"/>
                    <w:szCs w:val="16"/>
                  </w:rPr>
                </w:rPrChange>
              </w:rPr>
              <w:t>election</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Change w:id="710" w:author="Munish K" w:date="2023-09-13T22:19:00Z">
              <w:tcPr>
                <w:tcW w:w="1024" w:type="pct"/>
                <w:vMerge/>
                <w:tcBorders>
                  <w:top w:val="single" w:sz="8" w:space="0" w:color="000000"/>
                  <w:left w:val="single" w:sz="4" w:space="0" w:color="BFBFBF"/>
                  <w:bottom w:val="single" w:sz="8" w:space="0" w:color="000000"/>
                  <w:right w:val="single" w:sz="8" w:space="0" w:color="000000"/>
                </w:tcBorders>
                <w:vAlign w:val="center"/>
                <w:hideMark/>
              </w:tcPr>
            </w:tcPrChange>
          </w:tcPr>
          <w:p w14:paraId="76221421" w14:textId="77777777" w:rsidR="00842DCC" w:rsidRPr="00577914" w:rsidRDefault="00842DCC" w:rsidP="00577914">
            <w:pPr>
              <w:spacing w:line="240" w:lineRule="auto"/>
              <w:rPr>
                <w:sz w:val="18"/>
                <w:szCs w:val="18"/>
                <w:rPrChange w:id="711" w:author="Munish K" w:date="2023-09-13T22:18:00Z">
                  <w:rPr>
                    <w:sz w:val="16"/>
                    <w:szCs w:val="16"/>
                  </w:rPr>
                </w:rPrChange>
              </w:rPr>
              <w:pPrChange w:id="712" w:author="Munish K" w:date="2023-09-13T22:19:00Z">
                <w:pPr/>
              </w:pPrChange>
            </w:pPr>
          </w:p>
        </w:tc>
      </w:tr>
      <w:tr w:rsidR="00842DCC" w:rsidRPr="00577914" w14:paraId="4D596DCD" w14:textId="77777777" w:rsidTr="00265F66">
        <w:trPr>
          <w:trHeight w:val="170"/>
          <w:trPrChange w:id="713"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714"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6E4D3B84" w14:textId="77777777" w:rsidR="00842DCC" w:rsidRPr="00577914" w:rsidRDefault="00842DCC" w:rsidP="00577914">
            <w:pPr>
              <w:spacing w:line="240" w:lineRule="auto"/>
              <w:rPr>
                <w:sz w:val="18"/>
                <w:szCs w:val="18"/>
                <w:rPrChange w:id="715" w:author="Munish K" w:date="2023-09-13T22:18:00Z">
                  <w:rPr>
                    <w:sz w:val="16"/>
                    <w:szCs w:val="16"/>
                  </w:rPr>
                </w:rPrChange>
              </w:rPr>
              <w:pPrChange w:id="716"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717"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23F1294C" w14:textId="77777777" w:rsidR="00842DCC" w:rsidRPr="00577914" w:rsidRDefault="00842DCC" w:rsidP="00577914">
            <w:pPr>
              <w:spacing w:line="240" w:lineRule="auto"/>
              <w:rPr>
                <w:sz w:val="18"/>
                <w:szCs w:val="18"/>
                <w:rPrChange w:id="718" w:author="Munish K" w:date="2023-09-13T22:18:00Z">
                  <w:rPr>
                    <w:sz w:val="16"/>
                    <w:szCs w:val="16"/>
                  </w:rPr>
                </w:rPrChange>
              </w:rPr>
              <w:pPrChange w:id="719" w:author="Munish K" w:date="2023-09-13T22:19:00Z">
                <w:pPr/>
              </w:pPrChange>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720" w:author="Munish K" w:date="2023-09-13T22:19:00Z">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75CA0346" w14:textId="0C541D86" w:rsidR="00842DCC" w:rsidRPr="00577914" w:rsidRDefault="00842DCC" w:rsidP="00577914">
            <w:pPr>
              <w:spacing w:line="240" w:lineRule="auto"/>
              <w:rPr>
                <w:sz w:val="18"/>
                <w:szCs w:val="18"/>
                <w:rPrChange w:id="721" w:author="Munish K" w:date="2023-09-13T22:18:00Z">
                  <w:rPr>
                    <w:sz w:val="16"/>
                    <w:szCs w:val="16"/>
                  </w:rPr>
                </w:rPrChange>
              </w:rPr>
              <w:pPrChange w:id="722" w:author="Munish K" w:date="2023-09-13T22:19:00Z">
                <w:pPr/>
              </w:pPrChange>
            </w:pPr>
            <w:r w:rsidRPr="00577914">
              <w:rPr>
                <w:sz w:val="18"/>
                <w:szCs w:val="18"/>
                <w:rPrChange w:id="723" w:author="Munish K" w:date="2023-09-13T22:18:00Z">
                  <w:rPr>
                    <w:sz w:val="16"/>
                    <w:szCs w:val="16"/>
                  </w:rPr>
                </w:rPrChange>
              </w:rPr>
              <w:t xml:space="preserve">Financing of </w:t>
            </w:r>
            <w:r w:rsidR="009A3C9D" w:rsidRPr="00577914">
              <w:rPr>
                <w:sz w:val="18"/>
                <w:szCs w:val="18"/>
                <w:rPrChange w:id="724" w:author="Munish K" w:date="2023-09-13T22:18:00Z">
                  <w:rPr>
                    <w:sz w:val="16"/>
                    <w:szCs w:val="16"/>
                  </w:rPr>
                </w:rPrChange>
              </w:rPr>
              <w:t>p</w:t>
            </w:r>
            <w:r w:rsidRPr="00577914">
              <w:rPr>
                <w:sz w:val="18"/>
                <w:szCs w:val="18"/>
                <w:rPrChange w:id="725" w:author="Munish K" w:date="2023-09-13T22:18:00Z">
                  <w:rPr>
                    <w:sz w:val="16"/>
                    <w:szCs w:val="16"/>
                  </w:rPr>
                </w:rPrChange>
              </w:rPr>
              <w:t>roject</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Change w:id="726" w:author="Munish K" w:date="2023-09-13T22:19:00Z">
              <w:tcPr>
                <w:tcW w:w="1024" w:type="pct"/>
                <w:vMerge/>
                <w:tcBorders>
                  <w:top w:val="single" w:sz="8" w:space="0" w:color="000000"/>
                  <w:left w:val="single" w:sz="4" w:space="0" w:color="BFBFBF"/>
                  <w:bottom w:val="single" w:sz="8" w:space="0" w:color="000000"/>
                  <w:right w:val="single" w:sz="8" w:space="0" w:color="000000"/>
                </w:tcBorders>
                <w:vAlign w:val="center"/>
                <w:hideMark/>
              </w:tcPr>
            </w:tcPrChange>
          </w:tcPr>
          <w:p w14:paraId="61EC9D3F" w14:textId="77777777" w:rsidR="00842DCC" w:rsidRPr="00577914" w:rsidRDefault="00842DCC" w:rsidP="00577914">
            <w:pPr>
              <w:spacing w:line="240" w:lineRule="auto"/>
              <w:rPr>
                <w:sz w:val="18"/>
                <w:szCs w:val="18"/>
                <w:rPrChange w:id="727" w:author="Munish K" w:date="2023-09-13T22:18:00Z">
                  <w:rPr>
                    <w:sz w:val="16"/>
                    <w:szCs w:val="16"/>
                  </w:rPr>
                </w:rPrChange>
              </w:rPr>
              <w:pPrChange w:id="728" w:author="Munish K" w:date="2023-09-13T22:19:00Z">
                <w:pPr/>
              </w:pPrChange>
            </w:pPr>
          </w:p>
        </w:tc>
      </w:tr>
      <w:tr w:rsidR="00842DCC" w:rsidRPr="00577914" w14:paraId="05458DDE" w14:textId="77777777" w:rsidTr="00265F66">
        <w:trPr>
          <w:trHeight w:val="170"/>
          <w:trPrChange w:id="729"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730"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7AD62B3C" w14:textId="139F7645" w:rsidR="00842DCC" w:rsidRPr="00265F66" w:rsidRDefault="00842DCC" w:rsidP="00577914">
            <w:pPr>
              <w:spacing w:line="240" w:lineRule="auto"/>
              <w:rPr>
                <w:sz w:val="20"/>
                <w:szCs w:val="20"/>
                <w:rPrChange w:id="731" w:author="Munish K" w:date="2023-09-13T22:23:00Z">
                  <w:rPr>
                    <w:sz w:val="16"/>
                    <w:szCs w:val="16"/>
                  </w:rPr>
                </w:rPrChange>
              </w:rPr>
              <w:pPrChange w:id="732" w:author="Munish K" w:date="2023-09-13T22:19:00Z">
                <w:pPr/>
              </w:pPrChange>
            </w:pPr>
            <w:r w:rsidRPr="00265F66">
              <w:rPr>
                <w:sz w:val="20"/>
                <w:szCs w:val="20"/>
                <w:rPrChange w:id="733" w:author="Munish K" w:date="2023-09-13T22:23:00Z">
                  <w:rPr>
                    <w:sz w:val="16"/>
                    <w:szCs w:val="16"/>
                  </w:rPr>
                </w:rPrChange>
              </w:rPr>
              <w:t>FEED</w:t>
            </w:r>
            <w:r w:rsidR="00FE2D6E" w:rsidRPr="00265F66">
              <w:rPr>
                <w:sz w:val="20"/>
                <w:szCs w:val="20"/>
                <w:rPrChange w:id="734" w:author="Munish K" w:date="2023-09-13T22:23:00Z">
                  <w:rPr>
                    <w:sz w:val="16"/>
                    <w:szCs w:val="16"/>
                  </w:rPr>
                </w:rPrChange>
              </w:rPr>
              <w:t xml:space="preserve"> and FID</w:t>
            </w:r>
          </w:p>
        </w:tc>
      </w:tr>
      <w:tr w:rsidR="00842DCC" w:rsidRPr="00577914" w14:paraId="7A0D3A24" w14:textId="77777777" w:rsidTr="00265F66">
        <w:trPr>
          <w:trHeight w:val="170"/>
          <w:trPrChange w:id="735" w:author="Munish K" w:date="2023-09-13T22:19:00Z">
            <w:trPr>
              <w:trHeight w:val="359"/>
            </w:trPr>
          </w:trPrChange>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736" w:author="Munish K" w:date="2023-09-13T22:19:00Z">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586034DF" w14:textId="40F61738" w:rsidR="00842DCC" w:rsidRPr="00577914" w:rsidRDefault="00687D24" w:rsidP="00577914">
            <w:pPr>
              <w:spacing w:line="240" w:lineRule="auto"/>
              <w:rPr>
                <w:sz w:val="18"/>
                <w:szCs w:val="18"/>
                <w:rPrChange w:id="737" w:author="Munish K" w:date="2023-09-13T22:18:00Z">
                  <w:rPr>
                    <w:sz w:val="16"/>
                    <w:szCs w:val="16"/>
                  </w:rPr>
                </w:rPrChange>
              </w:rPr>
              <w:pPrChange w:id="738" w:author="Munish K" w:date="2023-09-13T22:19:00Z">
                <w:pPr/>
              </w:pPrChange>
            </w:pPr>
            <w:r w:rsidRPr="00577914">
              <w:rPr>
                <w:sz w:val="18"/>
                <w:szCs w:val="18"/>
                <w:rPrChange w:id="739" w:author="Munish K" w:date="2023-09-13T22:18:00Z">
                  <w:rPr>
                    <w:sz w:val="16"/>
                    <w:szCs w:val="16"/>
                  </w:rPr>
                </w:rPrChange>
              </w:rPr>
              <w:t>Finalisation of Design</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740" w:author="Munish K" w:date="2023-09-13T22:19:00Z">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7DD923D4" w14:textId="77777777" w:rsidR="00842DCC" w:rsidRPr="00577914" w:rsidRDefault="00842DCC" w:rsidP="00577914">
            <w:pPr>
              <w:spacing w:line="240" w:lineRule="auto"/>
              <w:rPr>
                <w:sz w:val="18"/>
                <w:szCs w:val="18"/>
                <w:rPrChange w:id="741" w:author="Munish K" w:date="2023-09-13T22:18:00Z">
                  <w:rPr>
                    <w:sz w:val="16"/>
                    <w:szCs w:val="16"/>
                  </w:rPr>
                </w:rPrChange>
              </w:rPr>
              <w:pPrChange w:id="742" w:author="Munish K" w:date="2023-09-13T22:19:00Z">
                <w:pPr/>
              </w:pPrChange>
            </w:pPr>
            <w:r w:rsidRPr="00577914">
              <w:rPr>
                <w:sz w:val="18"/>
                <w:szCs w:val="18"/>
                <w:rPrChange w:id="743" w:author="Munish K" w:date="2023-09-13T22:18:00Z">
                  <w:rPr>
                    <w:sz w:val="16"/>
                    <w:szCs w:val="16"/>
                  </w:rPr>
                </w:rPrChange>
              </w:rPr>
              <w:t>Stage 5</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744" w:author="Munish K" w:date="2023-09-13T22:19:00Z">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0E406D89" w14:textId="77777777" w:rsidR="00842DCC" w:rsidRPr="00577914" w:rsidRDefault="00842DCC" w:rsidP="00577914">
            <w:pPr>
              <w:spacing w:line="240" w:lineRule="auto"/>
              <w:rPr>
                <w:sz w:val="18"/>
                <w:szCs w:val="18"/>
                <w:rPrChange w:id="745" w:author="Munish K" w:date="2023-09-13T22:18:00Z">
                  <w:rPr>
                    <w:sz w:val="16"/>
                    <w:szCs w:val="16"/>
                  </w:rPr>
                </w:rPrChange>
              </w:rPr>
              <w:pPrChange w:id="746" w:author="Munish K" w:date="2023-09-13T22:19:00Z">
                <w:pPr/>
              </w:pPrChange>
            </w:pPr>
            <w:r w:rsidRPr="00577914">
              <w:rPr>
                <w:sz w:val="18"/>
                <w:szCs w:val="18"/>
                <w:lang w:val="en-US"/>
                <w:rPrChange w:id="747" w:author="Munish K" w:date="2023-09-13T22:18:00Z">
                  <w:rPr>
                    <w:sz w:val="16"/>
                    <w:szCs w:val="16"/>
                    <w:lang w:val="en-US"/>
                  </w:rPr>
                </w:rPrChange>
              </w:rPr>
              <w:t>Preparation of detailed design for all relevant lots</w:t>
            </w:r>
          </w:p>
        </w:tc>
        <w:tc>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748" w:author="Munish K" w:date="2023-09-13T22:19:00Z">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58B6DB70" w14:textId="77777777" w:rsidR="00842DCC" w:rsidRPr="00577914" w:rsidRDefault="00842DCC" w:rsidP="00577914">
            <w:pPr>
              <w:spacing w:line="240" w:lineRule="auto"/>
              <w:rPr>
                <w:sz w:val="18"/>
                <w:szCs w:val="18"/>
                <w:rPrChange w:id="749" w:author="Munish K" w:date="2023-09-13T22:18:00Z">
                  <w:rPr>
                    <w:sz w:val="16"/>
                    <w:szCs w:val="16"/>
                  </w:rPr>
                </w:rPrChange>
              </w:rPr>
              <w:pPrChange w:id="750" w:author="Munish K" w:date="2023-09-13T22:19:00Z">
                <w:pPr/>
              </w:pPrChange>
            </w:pPr>
            <w:r w:rsidRPr="00577914">
              <w:rPr>
                <w:sz w:val="18"/>
                <w:szCs w:val="18"/>
                <w:rPrChange w:id="751" w:author="Munish K" w:date="2023-09-13T22:18:00Z">
                  <w:rPr>
                    <w:sz w:val="16"/>
                    <w:szCs w:val="16"/>
                  </w:rPr>
                </w:rPrChange>
              </w:rPr>
              <w:t>EPC</w:t>
            </w:r>
          </w:p>
        </w:tc>
      </w:tr>
      <w:tr w:rsidR="00842DCC" w:rsidRPr="00577914" w14:paraId="05F0516F" w14:textId="77777777" w:rsidTr="00265F66">
        <w:trPr>
          <w:trHeight w:val="170"/>
          <w:trPrChange w:id="752"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753"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687C6AD7" w14:textId="77777777" w:rsidR="00842DCC" w:rsidRPr="00577914" w:rsidRDefault="00842DCC" w:rsidP="00577914">
            <w:pPr>
              <w:spacing w:line="240" w:lineRule="auto"/>
              <w:rPr>
                <w:sz w:val="18"/>
                <w:szCs w:val="18"/>
                <w:rPrChange w:id="754" w:author="Munish K" w:date="2023-09-13T22:18:00Z">
                  <w:rPr>
                    <w:sz w:val="16"/>
                    <w:szCs w:val="16"/>
                  </w:rPr>
                </w:rPrChange>
              </w:rPr>
              <w:pPrChange w:id="755"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756"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081BAC60" w14:textId="77777777" w:rsidR="00842DCC" w:rsidRPr="00577914" w:rsidRDefault="00842DCC" w:rsidP="00577914">
            <w:pPr>
              <w:spacing w:line="240" w:lineRule="auto"/>
              <w:rPr>
                <w:sz w:val="18"/>
                <w:szCs w:val="18"/>
                <w:rPrChange w:id="757" w:author="Munish K" w:date="2023-09-13T22:18:00Z">
                  <w:rPr>
                    <w:sz w:val="16"/>
                    <w:szCs w:val="16"/>
                  </w:rPr>
                </w:rPrChange>
              </w:rPr>
              <w:pPrChange w:id="758" w:author="Munish K" w:date="2023-09-13T22:19:00Z">
                <w:pPr/>
              </w:pPrChange>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Change w:id="759" w:author="Munish K" w:date="2023-09-13T22:19:00Z">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tcPrChange>
          </w:tcPr>
          <w:p w14:paraId="28B0926D" w14:textId="77777777" w:rsidR="00842DCC" w:rsidRPr="00577914" w:rsidRDefault="00842DCC" w:rsidP="00577914">
            <w:pPr>
              <w:spacing w:line="240" w:lineRule="auto"/>
              <w:rPr>
                <w:sz w:val="18"/>
                <w:szCs w:val="18"/>
                <w:rPrChange w:id="760" w:author="Munish K" w:date="2023-09-13T22:18:00Z">
                  <w:rPr>
                    <w:sz w:val="16"/>
                    <w:szCs w:val="16"/>
                  </w:rPr>
                </w:rPrChange>
              </w:rPr>
              <w:pPrChange w:id="761" w:author="Munish K" w:date="2023-09-13T22:19:00Z">
                <w:pPr/>
              </w:pPrChange>
            </w:pPr>
            <w:r w:rsidRPr="00577914">
              <w:rPr>
                <w:sz w:val="18"/>
                <w:szCs w:val="18"/>
                <w:lang w:val="en-US"/>
                <w:rPrChange w:id="762" w:author="Munish K" w:date="2023-09-13T22:18:00Z">
                  <w:rPr>
                    <w:sz w:val="16"/>
                    <w:szCs w:val="16"/>
                    <w:lang w:val="en-US"/>
                  </w:rPr>
                </w:rPrChange>
              </w:rPr>
              <w:t>Preparation of project implementation schedule</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Change w:id="763" w:author="Munish K" w:date="2023-09-13T22:19:00Z">
              <w:tcPr>
                <w:tcW w:w="1024" w:type="pct"/>
                <w:vMerge/>
                <w:tcBorders>
                  <w:top w:val="single" w:sz="8" w:space="0" w:color="000000"/>
                  <w:left w:val="single" w:sz="4" w:space="0" w:color="BFBFBF"/>
                  <w:bottom w:val="single" w:sz="8" w:space="0" w:color="000000"/>
                  <w:right w:val="single" w:sz="8" w:space="0" w:color="000000"/>
                </w:tcBorders>
                <w:vAlign w:val="center"/>
                <w:hideMark/>
              </w:tcPr>
            </w:tcPrChange>
          </w:tcPr>
          <w:p w14:paraId="18EE383E" w14:textId="77777777" w:rsidR="00842DCC" w:rsidRPr="00577914" w:rsidRDefault="00842DCC" w:rsidP="00577914">
            <w:pPr>
              <w:spacing w:line="240" w:lineRule="auto"/>
              <w:rPr>
                <w:sz w:val="18"/>
                <w:szCs w:val="18"/>
                <w:rPrChange w:id="764" w:author="Munish K" w:date="2023-09-13T22:18:00Z">
                  <w:rPr>
                    <w:sz w:val="16"/>
                    <w:szCs w:val="16"/>
                  </w:rPr>
                </w:rPrChange>
              </w:rPr>
              <w:pPrChange w:id="765" w:author="Munish K" w:date="2023-09-13T22:19:00Z">
                <w:pPr/>
              </w:pPrChange>
            </w:pPr>
          </w:p>
        </w:tc>
      </w:tr>
      <w:tr w:rsidR="00842DCC" w:rsidRPr="00577914" w14:paraId="0FA5A1B7" w14:textId="77777777" w:rsidTr="00265F66">
        <w:trPr>
          <w:trHeight w:val="170"/>
          <w:trPrChange w:id="766" w:author="Munish K" w:date="2023-09-13T22:19:00Z">
            <w:trPr>
              <w:trHeight w:val="359"/>
            </w:trPr>
          </w:trPrChange>
        </w:trPr>
        <w:tc>
          <w:tcPr>
            <w:tcW w:w="1117" w:type="pct"/>
            <w:vMerge/>
            <w:tcBorders>
              <w:top w:val="single" w:sz="8" w:space="0" w:color="000000"/>
              <w:left w:val="single" w:sz="8" w:space="0" w:color="000000"/>
              <w:bottom w:val="single" w:sz="8" w:space="0" w:color="000000"/>
              <w:right w:val="single" w:sz="4" w:space="0" w:color="BFBFBF"/>
            </w:tcBorders>
            <w:vAlign w:val="center"/>
            <w:hideMark/>
            <w:tcPrChange w:id="767" w:author="Munish K" w:date="2023-09-13T22:19:00Z">
              <w:tcPr>
                <w:tcW w:w="1117" w:type="pct"/>
                <w:vMerge/>
                <w:tcBorders>
                  <w:top w:val="single" w:sz="8" w:space="0" w:color="000000"/>
                  <w:left w:val="single" w:sz="8" w:space="0" w:color="000000"/>
                  <w:bottom w:val="single" w:sz="8" w:space="0" w:color="000000"/>
                  <w:right w:val="single" w:sz="4" w:space="0" w:color="BFBFBF"/>
                </w:tcBorders>
                <w:vAlign w:val="center"/>
                <w:hideMark/>
              </w:tcPr>
            </w:tcPrChange>
          </w:tcPr>
          <w:p w14:paraId="6F70B78F" w14:textId="77777777" w:rsidR="00842DCC" w:rsidRPr="00577914" w:rsidRDefault="00842DCC" w:rsidP="00577914">
            <w:pPr>
              <w:spacing w:line="240" w:lineRule="auto"/>
              <w:rPr>
                <w:sz w:val="18"/>
                <w:szCs w:val="18"/>
                <w:rPrChange w:id="768" w:author="Munish K" w:date="2023-09-13T22:18:00Z">
                  <w:rPr>
                    <w:sz w:val="16"/>
                    <w:szCs w:val="16"/>
                  </w:rPr>
                </w:rPrChange>
              </w:rPr>
              <w:pPrChange w:id="769" w:author="Munish K" w:date="2023-09-13T22:19:00Z">
                <w:pPr/>
              </w:pPrChange>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Change w:id="770" w:author="Munish K" w:date="2023-09-13T22:19:00Z">
              <w:tcPr>
                <w:tcW w:w="359" w:type="pct"/>
                <w:vMerge/>
                <w:tcBorders>
                  <w:top w:val="single" w:sz="8" w:space="0" w:color="000000"/>
                  <w:left w:val="single" w:sz="4" w:space="0" w:color="BFBFBF"/>
                  <w:bottom w:val="single" w:sz="8" w:space="0" w:color="000000"/>
                  <w:right w:val="single" w:sz="4" w:space="0" w:color="BFBFBF"/>
                </w:tcBorders>
                <w:vAlign w:val="center"/>
                <w:hideMark/>
              </w:tcPr>
            </w:tcPrChange>
          </w:tcPr>
          <w:p w14:paraId="523ED78B" w14:textId="77777777" w:rsidR="00842DCC" w:rsidRPr="00577914" w:rsidRDefault="00842DCC" w:rsidP="00577914">
            <w:pPr>
              <w:spacing w:line="240" w:lineRule="auto"/>
              <w:rPr>
                <w:sz w:val="18"/>
                <w:szCs w:val="18"/>
                <w:rPrChange w:id="771" w:author="Munish K" w:date="2023-09-13T22:18:00Z">
                  <w:rPr>
                    <w:sz w:val="16"/>
                    <w:szCs w:val="16"/>
                  </w:rPr>
                </w:rPrChange>
              </w:rPr>
              <w:pPrChange w:id="772" w:author="Munish K" w:date="2023-09-13T22:19:00Z">
                <w:pPr/>
              </w:pPrChange>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773" w:author="Munish K" w:date="2023-09-13T22:19:00Z">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4FDFCD3B" w14:textId="50B4BC17" w:rsidR="00842DCC" w:rsidRPr="00577914" w:rsidRDefault="00842DCC" w:rsidP="00577914">
            <w:pPr>
              <w:spacing w:line="240" w:lineRule="auto"/>
              <w:rPr>
                <w:sz w:val="18"/>
                <w:szCs w:val="18"/>
                <w:rPrChange w:id="774" w:author="Munish K" w:date="2023-09-13T22:18:00Z">
                  <w:rPr>
                    <w:sz w:val="16"/>
                    <w:szCs w:val="16"/>
                  </w:rPr>
                </w:rPrChange>
              </w:rPr>
              <w:pPrChange w:id="775" w:author="Munish K" w:date="2023-09-13T22:19:00Z">
                <w:pPr/>
              </w:pPrChange>
            </w:pPr>
            <w:r w:rsidRPr="00577914">
              <w:rPr>
                <w:sz w:val="18"/>
                <w:szCs w:val="18"/>
                <w:rPrChange w:id="776" w:author="Munish K" w:date="2023-09-13T22:18:00Z">
                  <w:rPr>
                    <w:sz w:val="16"/>
                    <w:szCs w:val="16"/>
                  </w:rPr>
                </w:rPrChange>
              </w:rPr>
              <w:t xml:space="preserve">Finalization of </w:t>
            </w:r>
            <w:r w:rsidR="009A3C9D" w:rsidRPr="00577914">
              <w:rPr>
                <w:sz w:val="18"/>
                <w:szCs w:val="18"/>
                <w:rPrChange w:id="777" w:author="Munish K" w:date="2023-09-13T22:18:00Z">
                  <w:rPr>
                    <w:sz w:val="16"/>
                    <w:szCs w:val="16"/>
                  </w:rPr>
                </w:rPrChange>
              </w:rPr>
              <w:t>p</w:t>
            </w:r>
            <w:r w:rsidRPr="00577914">
              <w:rPr>
                <w:sz w:val="18"/>
                <w:szCs w:val="18"/>
                <w:rPrChange w:id="778" w:author="Munish K" w:date="2023-09-13T22:18:00Z">
                  <w:rPr>
                    <w:sz w:val="16"/>
                    <w:szCs w:val="16"/>
                  </w:rPr>
                </w:rPrChange>
              </w:rPr>
              <w:t xml:space="preserve">ermitting </w:t>
            </w:r>
            <w:r w:rsidR="009A3C9D" w:rsidRPr="00577914">
              <w:rPr>
                <w:sz w:val="18"/>
                <w:szCs w:val="18"/>
                <w:rPrChange w:id="779" w:author="Munish K" w:date="2023-09-13T22:18:00Z">
                  <w:rPr>
                    <w:sz w:val="16"/>
                    <w:szCs w:val="16"/>
                  </w:rPr>
                </w:rPrChange>
              </w:rPr>
              <w:t>pr</w:t>
            </w:r>
            <w:r w:rsidRPr="00577914">
              <w:rPr>
                <w:sz w:val="18"/>
                <w:szCs w:val="18"/>
                <w:rPrChange w:id="780" w:author="Munish K" w:date="2023-09-13T22:18:00Z">
                  <w:rPr>
                    <w:sz w:val="16"/>
                    <w:szCs w:val="16"/>
                  </w:rPr>
                </w:rPrChange>
              </w:rPr>
              <w:t>ocess</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Change w:id="781" w:author="Munish K" w:date="2023-09-13T22:19:00Z">
              <w:tcPr>
                <w:tcW w:w="1024" w:type="pct"/>
                <w:vMerge/>
                <w:tcBorders>
                  <w:top w:val="single" w:sz="8" w:space="0" w:color="000000"/>
                  <w:left w:val="single" w:sz="4" w:space="0" w:color="BFBFBF"/>
                  <w:bottom w:val="single" w:sz="8" w:space="0" w:color="000000"/>
                  <w:right w:val="single" w:sz="8" w:space="0" w:color="000000"/>
                </w:tcBorders>
                <w:vAlign w:val="center"/>
                <w:hideMark/>
              </w:tcPr>
            </w:tcPrChange>
          </w:tcPr>
          <w:p w14:paraId="57D13330" w14:textId="77777777" w:rsidR="00842DCC" w:rsidRPr="00577914" w:rsidRDefault="00842DCC" w:rsidP="00577914">
            <w:pPr>
              <w:spacing w:line="240" w:lineRule="auto"/>
              <w:rPr>
                <w:sz w:val="18"/>
                <w:szCs w:val="18"/>
                <w:rPrChange w:id="782" w:author="Munish K" w:date="2023-09-13T22:18:00Z">
                  <w:rPr>
                    <w:sz w:val="16"/>
                    <w:szCs w:val="16"/>
                  </w:rPr>
                </w:rPrChange>
              </w:rPr>
              <w:pPrChange w:id="783" w:author="Munish K" w:date="2023-09-13T22:19:00Z">
                <w:pPr/>
              </w:pPrChange>
            </w:pPr>
          </w:p>
        </w:tc>
      </w:tr>
      <w:tr w:rsidR="00842DCC" w:rsidRPr="00577914" w14:paraId="1E750719" w14:textId="77777777" w:rsidTr="00265F66">
        <w:trPr>
          <w:trHeight w:val="170"/>
          <w:trPrChange w:id="784"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785"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6039A4D2" w14:textId="77777777" w:rsidR="00842DCC" w:rsidRPr="00265F66" w:rsidRDefault="00842DCC" w:rsidP="00577914">
            <w:pPr>
              <w:spacing w:line="240" w:lineRule="auto"/>
              <w:rPr>
                <w:sz w:val="20"/>
                <w:szCs w:val="20"/>
                <w:rPrChange w:id="786" w:author="Munish K" w:date="2023-09-13T22:23:00Z">
                  <w:rPr>
                    <w:sz w:val="16"/>
                    <w:szCs w:val="16"/>
                  </w:rPr>
                </w:rPrChange>
              </w:rPr>
              <w:pPrChange w:id="787" w:author="Munish K" w:date="2023-09-13T22:19:00Z">
                <w:pPr/>
              </w:pPrChange>
            </w:pPr>
            <w:r w:rsidRPr="00265F66">
              <w:rPr>
                <w:sz w:val="20"/>
                <w:szCs w:val="20"/>
                <w:rPrChange w:id="788" w:author="Munish K" w:date="2023-09-13T22:23:00Z">
                  <w:rPr>
                    <w:sz w:val="16"/>
                    <w:szCs w:val="16"/>
                  </w:rPr>
                </w:rPrChange>
              </w:rPr>
              <w:t>Financial Control</w:t>
            </w:r>
          </w:p>
        </w:tc>
      </w:tr>
      <w:tr w:rsidR="00842DCC" w:rsidRPr="00577914" w14:paraId="23C63C64" w14:textId="77777777" w:rsidTr="00265F66">
        <w:trPr>
          <w:trHeight w:val="170"/>
          <w:trPrChange w:id="789" w:author="Munish K" w:date="2023-09-13T22:19:00Z">
            <w:trPr>
              <w:trHeight w:val="359"/>
            </w:trPr>
          </w:trPrChange>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790" w:author="Munish K" w:date="2023-09-13T22:19:00Z">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0A9E18C3" w14:textId="77777777" w:rsidR="00842DCC" w:rsidRPr="00577914" w:rsidRDefault="00842DCC" w:rsidP="00577914">
            <w:pPr>
              <w:spacing w:line="240" w:lineRule="auto"/>
              <w:rPr>
                <w:sz w:val="18"/>
                <w:szCs w:val="18"/>
                <w:rPrChange w:id="791" w:author="Munish K" w:date="2023-09-13T22:18:00Z">
                  <w:rPr>
                    <w:sz w:val="16"/>
                    <w:szCs w:val="16"/>
                  </w:rPr>
                </w:rPrChange>
              </w:rPr>
              <w:pPrChange w:id="792" w:author="Munish K" w:date="2023-09-13T22:19:00Z">
                <w:pPr/>
              </w:pPrChange>
            </w:pPr>
            <w:r w:rsidRPr="00577914">
              <w:rPr>
                <w:sz w:val="18"/>
                <w:szCs w:val="18"/>
                <w:rPrChange w:id="793" w:author="Munish K" w:date="2023-09-13T22:18:00Z">
                  <w:rPr>
                    <w:sz w:val="16"/>
                    <w:szCs w:val="16"/>
                  </w:rPr>
                </w:rPrChange>
              </w:rPr>
              <w:t>Construction</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794" w:author="Munish K" w:date="2023-09-13T22:19:00Z">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6E2899AC" w14:textId="77777777" w:rsidR="00842DCC" w:rsidRPr="00577914" w:rsidRDefault="00842DCC" w:rsidP="00577914">
            <w:pPr>
              <w:spacing w:line="240" w:lineRule="auto"/>
              <w:rPr>
                <w:sz w:val="18"/>
                <w:szCs w:val="18"/>
                <w:rPrChange w:id="795" w:author="Munish K" w:date="2023-09-13T22:18:00Z">
                  <w:rPr>
                    <w:sz w:val="16"/>
                    <w:szCs w:val="16"/>
                  </w:rPr>
                </w:rPrChange>
              </w:rPr>
              <w:pPrChange w:id="796" w:author="Munish K" w:date="2023-09-13T22:19:00Z">
                <w:pPr/>
              </w:pPrChange>
            </w:pPr>
            <w:r w:rsidRPr="00577914">
              <w:rPr>
                <w:sz w:val="18"/>
                <w:szCs w:val="18"/>
                <w:rPrChange w:id="797" w:author="Munish K" w:date="2023-09-13T22:18:00Z">
                  <w:rPr>
                    <w:sz w:val="16"/>
                    <w:szCs w:val="16"/>
                  </w:rPr>
                </w:rPrChange>
              </w:rPr>
              <w:t>Stage 6</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798" w:author="Munish K" w:date="2023-09-13T22:19:00Z">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269C5B77" w14:textId="6D65B78A" w:rsidR="00842DCC" w:rsidRPr="00577914" w:rsidRDefault="00842DCC" w:rsidP="00577914">
            <w:pPr>
              <w:spacing w:line="240" w:lineRule="auto"/>
              <w:rPr>
                <w:sz w:val="18"/>
                <w:szCs w:val="18"/>
                <w:rPrChange w:id="799" w:author="Munish K" w:date="2023-09-13T22:18:00Z">
                  <w:rPr>
                    <w:sz w:val="16"/>
                    <w:szCs w:val="16"/>
                  </w:rPr>
                </w:rPrChange>
              </w:rPr>
              <w:pPrChange w:id="800" w:author="Munish K" w:date="2023-09-13T22:19:00Z">
                <w:pPr/>
              </w:pPrChange>
            </w:pPr>
            <w:r w:rsidRPr="00577914">
              <w:rPr>
                <w:sz w:val="18"/>
                <w:szCs w:val="18"/>
                <w:rPrChange w:id="801" w:author="Munish K" w:date="2023-09-13T22:18:00Z">
                  <w:rPr>
                    <w:sz w:val="16"/>
                    <w:szCs w:val="16"/>
                  </w:rPr>
                </w:rPrChange>
              </w:rPr>
              <w:t xml:space="preserve">Construction </w:t>
            </w:r>
            <w:r w:rsidR="009A3C9D" w:rsidRPr="00577914">
              <w:rPr>
                <w:sz w:val="18"/>
                <w:szCs w:val="18"/>
                <w:rPrChange w:id="802" w:author="Munish K" w:date="2023-09-13T22:18:00Z">
                  <w:rPr>
                    <w:sz w:val="16"/>
                    <w:szCs w:val="16"/>
                  </w:rPr>
                </w:rPrChange>
              </w:rPr>
              <w:t>s</w:t>
            </w:r>
            <w:r w:rsidRPr="00577914">
              <w:rPr>
                <w:sz w:val="18"/>
                <w:szCs w:val="18"/>
                <w:rPrChange w:id="803" w:author="Munish K" w:date="2023-09-13T22:18:00Z">
                  <w:rPr>
                    <w:sz w:val="16"/>
                    <w:szCs w:val="16"/>
                  </w:rPr>
                </w:rPrChange>
              </w:rPr>
              <w:t>upervision</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804" w:author="Munish K" w:date="2023-09-13T22:19:00Z">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576DA0FF" w14:textId="77777777" w:rsidR="00842DCC" w:rsidRPr="00577914" w:rsidRDefault="00842DCC" w:rsidP="00577914">
            <w:pPr>
              <w:spacing w:line="240" w:lineRule="auto"/>
              <w:rPr>
                <w:sz w:val="18"/>
                <w:szCs w:val="18"/>
                <w:rPrChange w:id="805" w:author="Munish K" w:date="2023-09-13T22:18:00Z">
                  <w:rPr>
                    <w:sz w:val="16"/>
                    <w:szCs w:val="16"/>
                  </w:rPr>
                </w:rPrChange>
              </w:rPr>
              <w:pPrChange w:id="806" w:author="Munish K" w:date="2023-09-13T22:19:00Z">
                <w:pPr/>
              </w:pPrChange>
            </w:pPr>
            <w:r w:rsidRPr="00577914">
              <w:rPr>
                <w:sz w:val="18"/>
                <w:szCs w:val="18"/>
                <w:rPrChange w:id="807" w:author="Munish K" w:date="2023-09-13T22:18:00Z">
                  <w:rPr>
                    <w:sz w:val="16"/>
                    <w:szCs w:val="16"/>
                  </w:rPr>
                </w:rPrChange>
              </w:rPr>
              <w:t>EPC + JV + TC</w:t>
            </w:r>
          </w:p>
        </w:tc>
      </w:tr>
      <w:tr w:rsidR="00842DCC" w:rsidRPr="00577914" w14:paraId="48FC7347" w14:textId="77777777" w:rsidTr="00265F66">
        <w:trPr>
          <w:trHeight w:val="170"/>
          <w:trPrChange w:id="808"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809"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0707956F" w14:textId="77777777" w:rsidR="00842DCC" w:rsidRPr="00265F66" w:rsidRDefault="00842DCC" w:rsidP="00577914">
            <w:pPr>
              <w:spacing w:line="240" w:lineRule="auto"/>
              <w:rPr>
                <w:sz w:val="20"/>
                <w:szCs w:val="20"/>
                <w:rPrChange w:id="810" w:author="Munish K" w:date="2023-09-13T22:23:00Z">
                  <w:rPr>
                    <w:sz w:val="16"/>
                    <w:szCs w:val="16"/>
                  </w:rPr>
                </w:rPrChange>
              </w:rPr>
              <w:pPrChange w:id="811" w:author="Munish K" w:date="2023-09-13T22:19:00Z">
                <w:pPr/>
              </w:pPrChange>
            </w:pPr>
            <w:r w:rsidRPr="00265F66">
              <w:rPr>
                <w:sz w:val="20"/>
                <w:szCs w:val="20"/>
                <w:rPrChange w:id="812" w:author="Munish K" w:date="2023-09-13T22:23:00Z">
                  <w:rPr>
                    <w:sz w:val="16"/>
                    <w:szCs w:val="16"/>
                  </w:rPr>
                </w:rPrChange>
              </w:rPr>
              <w:t>Independent Review</w:t>
            </w:r>
          </w:p>
        </w:tc>
      </w:tr>
      <w:tr w:rsidR="00842DCC" w:rsidRPr="00577914" w14:paraId="57E71422" w14:textId="77777777" w:rsidTr="00265F66">
        <w:trPr>
          <w:trHeight w:val="170"/>
          <w:trPrChange w:id="813" w:author="Munish K" w:date="2023-09-13T22:19:00Z">
            <w:trPr>
              <w:trHeight w:val="359"/>
            </w:trPr>
          </w:trPrChange>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814" w:author="Munish K" w:date="2023-09-13T22:19:00Z">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17DF4E3A" w14:textId="77777777" w:rsidR="00842DCC" w:rsidRPr="00577914" w:rsidRDefault="00842DCC" w:rsidP="00577914">
            <w:pPr>
              <w:spacing w:line="240" w:lineRule="auto"/>
              <w:rPr>
                <w:sz w:val="18"/>
                <w:szCs w:val="18"/>
                <w:rPrChange w:id="815" w:author="Munish K" w:date="2023-09-13T22:18:00Z">
                  <w:rPr>
                    <w:sz w:val="16"/>
                    <w:szCs w:val="16"/>
                  </w:rPr>
                </w:rPrChange>
              </w:rPr>
              <w:pPrChange w:id="816" w:author="Munish K" w:date="2023-09-13T22:19:00Z">
                <w:pPr/>
              </w:pPrChange>
            </w:pPr>
            <w:r w:rsidRPr="00577914">
              <w:rPr>
                <w:sz w:val="18"/>
                <w:szCs w:val="18"/>
                <w:rPrChange w:id="817" w:author="Munish K" w:date="2023-09-13T22:18:00Z">
                  <w:rPr>
                    <w:sz w:val="16"/>
                    <w:szCs w:val="16"/>
                  </w:rPr>
                </w:rPrChange>
              </w:rPr>
              <w:t>Commissioning</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818" w:author="Munish K" w:date="2023-09-13T22:19:00Z">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6CC8BBF8" w14:textId="77777777" w:rsidR="00842DCC" w:rsidRPr="00577914" w:rsidRDefault="00842DCC" w:rsidP="00577914">
            <w:pPr>
              <w:spacing w:line="240" w:lineRule="auto"/>
              <w:rPr>
                <w:sz w:val="18"/>
                <w:szCs w:val="18"/>
                <w:rPrChange w:id="819" w:author="Munish K" w:date="2023-09-13T22:18:00Z">
                  <w:rPr>
                    <w:sz w:val="16"/>
                    <w:szCs w:val="16"/>
                  </w:rPr>
                </w:rPrChange>
              </w:rPr>
              <w:pPrChange w:id="820" w:author="Munish K" w:date="2023-09-13T22:19:00Z">
                <w:pPr/>
              </w:pPrChange>
            </w:pPr>
            <w:r w:rsidRPr="00577914">
              <w:rPr>
                <w:sz w:val="18"/>
                <w:szCs w:val="18"/>
                <w:rPrChange w:id="821" w:author="Munish K" w:date="2023-09-13T22:18:00Z">
                  <w:rPr>
                    <w:sz w:val="16"/>
                    <w:szCs w:val="16"/>
                  </w:rPr>
                </w:rPrChange>
              </w:rPr>
              <w:t>Stage 7</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822" w:author="Munish K" w:date="2023-09-13T22:19:00Z">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6BDFFC12" w14:textId="78FCBE32" w:rsidR="00842DCC" w:rsidRPr="00577914" w:rsidRDefault="00842DCC" w:rsidP="00577914">
            <w:pPr>
              <w:spacing w:line="240" w:lineRule="auto"/>
              <w:rPr>
                <w:sz w:val="18"/>
                <w:szCs w:val="18"/>
                <w:rPrChange w:id="823" w:author="Munish K" w:date="2023-09-13T22:18:00Z">
                  <w:rPr>
                    <w:sz w:val="16"/>
                    <w:szCs w:val="16"/>
                  </w:rPr>
                </w:rPrChange>
              </w:rPr>
              <w:pPrChange w:id="824" w:author="Munish K" w:date="2023-09-13T22:19:00Z">
                <w:pPr/>
              </w:pPrChange>
            </w:pPr>
            <w:r w:rsidRPr="00577914">
              <w:rPr>
                <w:sz w:val="18"/>
                <w:szCs w:val="18"/>
                <w:rPrChange w:id="825" w:author="Munish K" w:date="2023-09-13T22:18:00Z">
                  <w:rPr>
                    <w:sz w:val="16"/>
                    <w:szCs w:val="16"/>
                  </w:rPr>
                </w:rPrChange>
              </w:rPr>
              <w:t xml:space="preserve">Performance </w:t>
            </w:r>
            <w:r w:rsidR="009A3C9D" w:rsidRPr="00577914">
              <w:rPr>
                <w:sz w:val="18"/>
                <w:szCs w:val="18"/>
                <w:rPrChange w:id="826" w:author="Munish K" w:date="2023-09-13T22:18:00Z">
                  <w:rPr>
                    <w:sz w:val="16"/>
                    <w:szCs w:val="16"/>
                  </w:rPr>
                </w:rPrChange>
              </w:rPr>
              <w:t>t</w:t>
            </w:r>
            <w:r w:rsidRPr="00577914">
              <w:rPr>
                <w:sz w:val="18"/>
                <w:szCs w:val="18"/>
                <w:rPrChange w:id="827" w:author="Munish K" w:date="2023-09-13T22:18:00Z">
                  <w:rPr>
                    <w:sz w:val="16"/>
                    <w:szCs w:val="16"/>
                  </w:rPr>
                </w:rPrChange>
              </w:rPr>
              <w:t>esting</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828" w:author="Munish K" w:date="2023-09-13T22:19:00Z">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0AD63CCC" w14:textId="77777777" w:rsidR="00842DCC" w:rsidRPr="00577914" w:rsidRDefault="00842DCC" w:rsidP="00577914">
            <w:pPr>
              <w:spacing w:line="240" w:lineRule="auto"/>
              <w:rPr>
                <w:sz w:val="18"/>
                <w:szCs w:val="18"/>
                <w:rPrChange w:id="829" w:author="Munish K" w:date="2023-09-13T22:18:00Z">
                  <w:rPr>
                    <w:sz w:val="16"/>
                    <w:szCs w:val="16"/>
                  </w:rPr>
                </w:rPrChange>
              </w:rPr>
              <w:pPrChange w:id="830" w:author="Munish K" w:date="2023-09-13T22:19:00Z">
                <w:pPr/>
              </w:pPrChange>
            </w:pPr>
            <w:r w:rsidRPr="00577914">
              <w:rPr>
                <w:sz w:val="18"/>
                <w:szCs w:val="18"/>
                <w:rPrChange w:id="831" w:author="Munish K" w:date="2023-09-13T22:18:00Z">
                  <w:rPr>
                    <w:sz w:val="16"/>
                    <w:szCs w:val="16"/>
                  </w:rPr>
                </w:rPrChange>
              </w:rPr>
              <w:t>EPC + JV + TC</w:t>
            </w:r>
          </w:p>
        </w:tc>
      </w:tr>
      <w:tr w:rsidR="00842DCC" w:rsidRPr="00577914" w14:paraId="248129EF" w14:textId="77777777" w:rsidTr="00265F66">
        <w:trPr>
          <w:trHeight w:val="170"/>
          <w:trPrChange w:id="832" w:author="Munish K" w:date="2023-09-13T22:19:00Z">
            <w:trPr>
              <w:trHeight w:val="359"/>
            </w:trPr>
          </w:trPrChange>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Change w:id="833" w:author="Munish K" w:date="2023-09-13T22:19:00Z">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tcPrChange>
          </w:tcPr>
          <w:p w14:paraId="56FC34C4" w14:textId="77777777" w:rsidR="00842DCC" w:rsidRPr="00265F66" w:rsidRDefault="00842DCC" w:rsidP="00577914">
            <w:pPr>
              <w:spacing w:line="240" w:lineRule="auto"/>
              <w:rPr>
                <w:sz w:val="20"/>
                <w:szCs w:val="20"/>
                <w:rPrChange w:id="834" w:author="Munish K" w:date="2023-09-13T22:23:00Z">
                  <w:rPr>
                    <w:sz w:val="16"/>
                    <w:szCs w:val="16"/>
                  </w:rPr>
                </w:rPrChange>
              </w:rPr>
              <w:pPrChange w:id="835" w:author="Munish K" w:date="2023-09-13T22:19:00Z">
                <w:pPr/>
              </w:pPrChange>
            </w:pPr>
            <w:r w:rsidRPr="00265F66">
              <w:rPr>
                <w:sz w:val="20"/>
                <w:szCs w:val="20"/>
                <w:rPrChange w:id="836" w:author="Munish K" w:date="2023-09-13T22:23:00Z">
                  <w:rPr>
                    <w:sz w:val="16"/>
                    <w:szCs w:val="16"/>
                  </w:rPr>
                </w:rPrChange>
              </w:rPr>
              <w:t>Post Commission Independent Audit</w:t>
            </w:r>
          </w:p>
        </w:tc>
      </w:tr>
      <w:tr w:rsidR="00842DCC" w:rsidRPr="00577914" w14:paraId="2766E019" w14:textId="77777777" w:rsidTr="00265F66">
        <w:trPr>
          <w:trHeight w:val="170"/>
          <w:trPrChange w:id="837" w:author="Munish K" w:date="2023-09-13T22:19:00Z">
            <w:trPr>
              <w:trHeight w:val="359"/>
            </w:trPr>
          </w:trPrChange>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Change w:id="838" w:author="Munish K" w:date="2023-09-13T22:19:00Z">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0A326A6D" w14:textId="77777777" w:rsidR="00842DCC" w:rsidRPr="00577914" w:rsidRDefault="00842DCC" w:rsidP="00577914">
            <w:pPr>
              <w:spacing w:line="240" w:lineRule="auto"/>
              <w:rPr>
                <w:sz w:val="18"/>
                <w:szCs w:val="18"/>
                <w:rPrChange w:id="839" w:author="Munish K" w:date="2023-09-13T22:18:00Z">
                  <w:rPr>
                    <w:sz w:val="16"/>
                    <w:szCs w:val="16"/>
                  </w:rPr>
                </w:rPrChange>
              </w:rPr>
              <w:pPrChange w:id="840" w:author="Munish K" w:date="2023-09-13T22:19:00Z">
                <w:pPr/>
              </w:pPrChange>
            </w:pPr>
            <w:r w:rsidRPr="00577914">
              <w:rPr>
                <w:sz w:val="18"/>
                <w:szCs w:val="18"/>
                <w:rPrChange w:id="841" w:author="Munish K" w:date="2023-09-13T22:18:00Z">
                  <w:rPr>
                    <w:sz w:val="16"/>
                    <w:szCs w:val="16"/>
                  </w:rPr>
                </w:rPrChange>
              </w:rPr>
              <w:t>Audit</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842" w:author="Munish K" w:date="2023-09-13T22:19:00Z">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4B299EB4" w14:textId="77777777" w:rsidR="00842DCC" w:rsidRPr="00577914" w:rsidRDefault="00842DCC" w:rsidP="00577914">
            <w:pPr>
              <w:spacing w:line="240" w:lineRule="auto"/>
              <w:rPr>
                <w:sz w:val="18"/>
                <w:szCs w:val="18"/>
                <w:rPrChange w:id="843" w:author="Munish K" w:date="2023-09-13T22:18:00Z">
                  <w:rPr>
                    <w:sz w:val="16"/>
                    <w:szCs w:val="16"/>
                  </w:rPr>
                </w:rPrChange>
              </w:rPr>
              <w:pPrChange w:id="844" w:author="Munish K" w:date="2023-09-13T22:19:00Z">
                <w:pPr/>
              </w:pPrChange>
            </w:pPr>
            <w:r w:rsidRPr="00577914">
              <w:rPr>
                <w:sz w:val="18"/>
                <w:szCs w:val="18"/>
                <w:rPrChange w:id="845" w:author="Munish K" w:date="2023-09-13T22:18:00Z">
                  <w:rPr>
                    <w:sz w:val="16"/>
                    <w:szCs w:val="16"/>
                  </w:rPr>
                </w:rPrChange>
              </w:rPr>
              <w:t>Stage 8</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Change w:id="846" w:author="Munish K" w:date="2023-09-13T22:19:00Z">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tcPrChange>
          </w:tcPr>
          <w:p w14:paraId="16BA47B2" w14:textId="0ACC416F" w:rsidR="00842DCC" w:rsidRPr="00577914" w:rsidRDefault="00842DCC" w:rsidP="00577914">
            <w:pPr>
              <w:spacing w:line="240" w:lineRule="auto"/>
              <w:rPr>
                <w:sz w:val="18"/>
                <w:szCs w:val="18"/>
                <w:rPrChange w:id="847" w:author="Munish K" w:date="2023-09-13T22:18:00Z">
                  <w:rPr>
                    <w:sz w:val="16"/>
                    <w:szCs w:val="16"/>
                  </w:rPr>
                </w:rPrChange>
              </w:rPr>
              <w:pPrChange w:id="848" w:author="Munish K" w:date="2023-09-13T22:19:00Z">
                <w:pPr/>
              </w:pPrChange>
            </w:pPr>
            <w:r w:rsidRPr="00577914">
              <w:rPr>
                <w:sz w:val="18"/>
                <w:szCs w:val="18"/>
                <w:lang w:val="en-US"/>
                <w:rPrChange w:id="849" w:author="Munish K" w:date="2023-09-13T22:18:00Z">
                  <w:rPr>
                    <w:sz w:val="16"/>
                    <w:szCs w:val="16"/>
                    <w:lang w:val="en-US"/>
                  </w:rPr>
                </w:rPrChange>
              </w:rPr>
              <w:t xml:space="preserve">Audit &amp; </w:t>
            </w:r>
            <w:r w:rsidR="009A3C9D" w:rsidRPr="00577914">
              <w:rPr>
                <w:sz w:val="18"/>
                <w:szCs w:val="18"/>
                <w:lang w:val="en-US"/>
                <w:rPrChange w:id="850" w:author="Munish K" w:date="2023-09-13T22:18:00Z">
                  <w:rPr>
                    <w:sz w:val="16"/>
                    <w:szCs w:val="16"/>
                    <w:lang w:val="en-US"/>
                  </w:rPr>
                </w:rPrChange>
              </w:rPr>
              <w:t>i</w:t>
            </w:r>
            <w:r w:rsidRPr="00577914">
              <w:rPr>
                <w:sz w:val="18"/>
                <w:szCs w:val="18"/>
                <w:lang w:val="en-US"/>
                <w:rPrChange w:id="851" w:author="Munish K" w:date="2023-09-13T22:18:00Z">
                  <w:rPr>
                    <w:sz w:val="16"/>
                    <w:szCs w:val="16"/>
                    <w:lang w:val="en-US"/>
                  </w:rPr>
                </w:rPrChange>
              </w:rPr>
              <w:t xml:space="preserve">ndependent </w:t>
            </w:r>
            <w:r w:rsidR="009A3C9D" w:rsidRPr="00577914">
              <w:rPr>
                <w:sz w:val="18"/>
                <w:szCs w:val="18"/>
                <w:lang w:val="en-US"/>
                <w:rPrChange w:id="852" w:author="Munish K" w:date="2023-09-13T22:18:00Z">
                  <w:rPr>
                    <w:sz w:val="16"/>
                    <w:szCs w:val="16"/>
                    <w:lang w:val="en-US"/>
                  </w:rPr>
                </w:rPrChange>
              </w:rPr>
              <w:t>r</w:t>
            </w:r>
            <w:r w:rsidRPr="00577914">
              <w:rPr>
                <w:sz w:val="18"/>
                <w:szCs w:val="18"/>
                <w:lang w:val="en-US"/>
                <w:rPrChange w:id="853" w:author="Munish K" w:date="2023-09-13T22:18:00Z">
                  <w:rPr>
                    <w:sz w:val="16"/>
                    <w:szCs w:val="16"/>
                    <w:lang w:val="en-US"/>
                  </w:rPr>
                </w:rPrChange>
              </w:rPr>
              <w:t xml:space="preserve">eview of </w:t>
            </w:r>
            <w:r w:rsidR="009A3C9D" w:rsidRPr="00577914">
              <w:rPr>
                <w:sz w:val="18"/>
                <w:szCs w:val="18"/>
                <w:lang w:val="en-US"/>
                <w:rPrChange w:id="854" w:author="Munish K" w:date="2023-09-13T22:18:00Z">
                  <w:rPr>
                    <w:sz w:val="16"/>
                    <w:szCs w:val="16"/>
                    <w:lang w:val="en-US"/>
                  </w:rPr>
                </w:rPrChange>
              </w:rPr>
              <w:t>p</w:t>
            </w:r>
            <w:r w:rsidRPr="00577914">
              <w:rPr>
                <w:sz w:val="18"/>
                <w:szCs w:val="18"/>
                <w:lang w:val="en-US"/>
                <w:rPrChange w:id="855" w:author="Munish K" w:date="2023-09-13T22:18:00Z">
                  <w:rPr>
                    <w:sz w:val="16"/>
                    <w:szCs w:val="16"/>
                    <w:lang w:val="en-US"/>
                  </w:rPr>
                </w:rPrChange>
              </w:rPr>
              <w:t>erformance</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Change w:id="856" w:author="Munish K" w:date="2023-09-13T22:19:00Z">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tcPrChange>
          </w:tcPr>
          <w:p w14:paraId="035D2526" w14:textId="77777777" w:rsidR="00842DCC" w:rsidRPr="00577914" w:rsidRDefault="00842DCC" w:rsidP="00577914">
            <w:pPr>
              <w:spacing w:line="240" w:lineRule="auto"/>
              <w:rPr>
                <w:sz w:val="18"/>
                <w:szCs w:val="18"/>
                <w:rPrChange w:id="857" w:author="Munish K" w:date="2023-09-13T22:18:00Z">
                  <w:rPr>
                    <w:sz w:val="16"/>
                    <w:szCs w:val="16"/>
                  </w:rPr>
                </w:rPrChange>
              </w:rPr>
              <w:pPrChange w:id="858" w:author="Munish K" w:date="2023-09-13T22:19:00Z">
                <w:pPr/>
              </w:pPrChange>
            </w:pPr>
            <w:r w:rsidRPr="00577914">
              <w:rPr>
                <w:sz w:val="18"/>
                <w:szCs w:val="18"/>
                <w:rPrChange w:id="859" w:author="Munish K" w:date="2023-09-13T22:18:00Z">
                  <w:rPr>
                    <w:sz w:val="16"/>
                    <w:szCs w:val="16"/>
                  </w:rPr>
                </w:rPrChange>
              </w:rPr>
              <w:t>IL + JV + TC</w:t>
            </w:r>
          </w:p>
        </w:tc>
      </w:tr>
    </w:tbl>
    <w:p w14:paraId="7AA82601" w14:textId="6AF5B454" w:rsidR="00842DCC" w:rsidRPr="005F4C26" w:rsidDel="003D672C" w:rsidRDefault="00842DCC" w:rsidP="00034194">
      <w:pPr>
        <w:jc w:val="both"/>
        <w:rPr>
          <w:del w:id="860" w:author="Munish K" w:date="2023-09-13T22:24:00Z"/>
        </w:rPr>
      </w:pPr>
    </w:p>
    <w:p w14:paraId="1AA92A05" w14:textId="6396EE8D" w:rsidR="00DE069A" w:rsidRPr="005F4C26" w:rsidRDefault="00DE069A" w:rsidP="008F7313">
      <w:pPr>
        <w:pStyle w:val="Heading1"/>
        <w:jc w:val="both"/>
        <w:rPr>
          <w:lang w:val="en-US"/>
        </w:rPr>
      </w:pPr>
      <w:r w:rsidRPr="005F4C26">
        <w:rPr>
          <w:lang w:val="en-US"/>
        </w:rPr>
        <w:t xml:space="preserve">Solar Energy Production </w:t>
      </w:r>
    </w:p>
    <w:p w14:paraId="73006A0B" w14:textId="00B67A16" w:rsidR="00F96858" w:rsidRPr="00A812D8" w:rsidRDefault="00284CAA" w:rsidP="00034194">
      <w:pPr>
        <w:jc w:val="both"/>
        <w:rPr>
          <w:lang w:val="en-US"/>
        </w:rPr>
      </w:pPr>
      <w:r>
        <w:rPr>
          <w:lang w:val="en-US"/>
        </w:rPr>
        <w:t xml:space="preserve">Modelling the energy production </w:t>
      </w:r>
      <w:r w:rsidR="00DC6EF6">
        <w:rPr>
          <w:lang w:val="en-US"/>
        </w:rPr>
        <w:t xml:space="preserve">from </w:t>
      </w:r>
      <w:r>
        <w:rPr>
          <w:lang w:val="en-US"/>
        </w:rPr>
        <w:t xml:space="preserve">the solar farm is one of the most important parts of this </w:t>
      </w:r>
      <w:del w:id="861" w:author="Munish K" w:date="2023-09-13T22:45:00Z">
        <w:r w:rsidDel="008A64FA">
          <w:rPr>
            <w:lang w:val="en-US"/>
          </w:rPr>
          <w:delText>life cycle analysis</w:delText>
        </w:r>
      </w:del>
      <w:ins w:id="862" w:author="Munish K" w:date="2023-09-13T22:45:00Z">
        <w:r w:rsidR="008A64FA">
          <w:rPr>
            <w:lang w:val="en-US"/>
          </w:rPr>
          <w:t>LCA</w:t>
        </w:r>
      </w:ins>
      <w:r>
        <w:rPr>
          <w:lang w:val="en-US"/>
        </w:rPr>
        <w:t xml:space="preserve"> since it affects other aspects such as the payback period of the development. </w:t>
      </w:r>
      <w:r w:rsidR="003A1C33" w:rsidRPr="00A812D8">
        <w:rPr>
          <w:lang w:val="en-US"/>
        </w:rPr>
        <w:t>We have estimated the installed solar capacity on the development based on the land area available for solar cell deployment</w:t>
      </w:r>
      <w:r w:rsidR="001949B8">
        <w:rPr>
          <w:lang w:val="en-US"/>
        </w:rPr>
        <w:t xml:space="preserve"> (~</w:t>
      </w:r>
      <w:r w:rsidR="00C10707">
        <w:rPr>
          <w:lang w:val="en-US"/>
        </w:rPr>
        <w:t xml:space="preserve">70 </w:t>
      </w:r>
      <w:r w:rsidR="001949B8">
        <w:rPr>
          <w:lang w:val="en-US"/>
        </w:rPr>
        <w:t xml:space="preserve">ha </w:t>
      </w:r>
      <w:ins w:id="863" w:author="Munish K" w:date="2023-09-13T22:24:00Z">
        <w:r w:rsidR="003D672C">
          <w:rPr>
            <w:lang w:val="en-US"/>
          </w:rPr>
          <w:t xml:space="preserve">in </w:t>
        </w:r>
      </w:ins>
      <w:r w:rsidR="001949B8">
        <w:rPr>
          <w:lang w:val="en-US"/>
        </w:rPr>
        <w:t>total)</w:t>
      </w:r>
      <w:r w:rsidR="003A1C33" w:rsidRPr="00A812D8">
        <w:rPr>
          <w:lang w:val="en-US"/>
        </w:rPr>
        <w:t>.</w:t>
      </w:r>
      <w:r>
        <w:rPr>
          <w:lang w:val="en-US"/>
        </w:rPr>
        <w:t xml:space="preserve"> We also assume the land available will be developed gradually</w:t>
      </w:r>
      <w:r w:rsidR="007208A4">
        <w:rPr>
          <w:lang w:val="en-US"/>
        </w:rPr>
        <w:t xml:space="preserve"> over four years in the best </w:t>
      </w:r>
      <w:r w:rsidR="001949B8">
        <w:rPr>
          <w:lang w:val="en-US"/>
        </w:rPr>
        <w:t xml:space="preserve">case as shown in </w:t>
      </w:r>
      <w:r w:rsidR="00095701">
        <w:rPr>
          <w:lang w:val="en-US"/>
        </w:rPr>
        <w:fldChar w:fldCharType="begin"/>
      </w:r>
      <w:r w:rsidR="00095701">
        <w:rPr>
          <w:lang w:val="en-US"/>
        </w:rPr>
        <w:instrText xml:space="preserve"> REF _Ref135065648 \h </w:instrText>
      </w:r>
      <w:r w:rsidR="00095701">
        <w:rPr>
          <w:lang w:val="en-US"/>
        </w:rPr>
      </w:r>
      <w:r w:rsidR="00095701">
        <w:rPr>
          <w:lang w:val="en-US"/>
        </w:rPr>
        <w:fldChar w:fldCharType="separate"/>
      </w:r>
      <w:r w:rsidR="009F4342" w:rsidRPr="005F4C26">
        <w:t xml:space="preserve">Figure </w:t>
      </w:r>
      <w:r w:rsidR="009F4342">
        <w:rPr>
          <w:noProof/>
        </w:rPr>
        <w:t>1</w:t>
      </w:r>
      <w:r w:rsidR="00095701">
        <w:rPr>
          <w:lang w:val="en-US"/>
        </w:rPr>
        <w:fldChar w:fldCharType="end"/>
      </w:r>
      <w:del w:id="864" w:author="Munish K" w:date="2023-09-13T22:24:00Z">
        <w:r w:rsidR="00095701" w:rsidDel="003D672C">
          <w:rPr>
            <w:lang w:val="en-US"/>
          </w:rPr>
          <w:delText xml:space="preserve"> </w:delText>
        </w:r>
        <w:r w:rsidR="001949B8" w:rsidDel="003D672C">
          <w:rPr>
            <w:lang w:val="en-US"/>
          </w:rPr>
          <w:delText>below</w:delText>
        </w:r>
      </w:del>
      <w:r w:rsidR="007208A4">
        <w:rPr>
          <w:lang w:val="en-US"/>
        </w:rPr>
        <w:t>.</w:t>
      </w:r>
      <w:r w:rsidR="003A1C33" w:rsidRPr="00A812D8">
        <w:rPr>
          <w:lang w:val="en-US"/>
        </w:rPr>
        <w:t xml:space="preserve"> Estimated capacity will depend on </w:t>
      </w:r>
      <w:r w:rsidR="00CC3715">
        <w:rPr>
          <w:lang w:val="en-US"/>
        </w:rPr>
        <w:t xml:space="preserve">the exact </w:t>
      </w:r>
      <w:r w:rsidR="003A1C33" w:rsidRPr="00A812D8">
        <w:rPr>
          <w:lang w:val="en-US"/>
        </w:rPr>
        <w:t xml:space="preserve">solar panels used, but for this study we have assumed </w:t>
      </w:r>
      <w:r w:rsidR="00CC3715">
        <w:rPr>
          <w:lang w:val="en-US"/>
        </w:rPr>
        <w:t xml:space="preserve">that </w:t>
      </w:r>
      <w:r w:rsidR="003A1C33" w:rsidRPr="00A812D8">
        <w:rPr>
          <w:lang w:val="en-US"/>
        </w:rPr>
        <w:t>small panels with a footprint of 2m</w:t>
      </w:r>
      <w:r w:rsidR="003A1C33" w:rsidRPr="00A812D8">
        <w:rPr>
          <w:vertAlign w:val="superscript"/>
          <w:lang w:val="en-US"/>
        </w:rPr>
        <w:t>2</w:t>
      </w:r>
      <w:r w:rsidR="003A1C33" w:rsidRPr="00A812D8">
        <w:rPr>
          <w:lang w:val="en-US"/>
        </w:rPr>
        <w:t xml:space="preserve"> per module and </w:t>
      </w:r>
      <w:r w:rsidR="009E6799">
        <w:rPr>
          <w:lang w:val="en-US"/>
        </w:rPr>
        <w:t>with</w:t>
      </w:r>
      <w:r w:rsidR="003A1C33" w:rsidRPr="00A812D8">
        <w:rPr>
          <w:lang w:val="en-US"/>
        </w:rPr>
        <w:t xml:space="preserve"> 330Wp capacity will be used. </w:t>
      </w:r>
      <w:r w:rsidR="009E6799">
        <w:rPr>
          <w:lang w:val="en-US"/>
        </w:rPr>
        <w:t>If compared to the</w:t>
      </w:r>
      <w:r w:rsidR="00AF23D9">
        <w:rPr>
          <w:lang w:val="en-US"/>
        </w:rPr>
        <w:t xml:space="preserve"> nearby floating reservoir</w:t>
      </w:r>
      <w:r w:rsidR="00F96858" w:rsidRPr="00A812D8">
        <w:rPr>
          <w:lang w:val="en-US"/>
        </w:rPr>
        <w:t xml:space="preserve"> as a</w:t>
      </w:r>
      <w:r w:rsidR="009E6799">
        <w:rPr>
          <w:lang w:val="en-US"/>
        </w:rPr>
        <w:t xml:space="preserve"> benchmark</w:t>
      </w:r>
      <w:r w:rsidR="00F96858" w:rsidRPr="00A812D8">
        <w:rPr>
          <w:lang w:val="en-US"/>
        </w:rPr>
        <w:t xml:space="preserve">, we note that the </w:t>
      </w:r>
      <w:r w:rsidR="004E3688">
        <w:rPr>
          <w:lang w:val="en-US"/>
        </w:rPr>
        <w:t xml:space="preserve">prospective </w:t>
      </w:r>
      <w:r w:rsidR="00F96858" w:rsidRPr="00A812D8">
        <w:rPr>
          <w:lang w:val="en-US"/>
        </w:rPr>
        <w:t xml:space="preserve">development should be able to accommodate 73MWp of solar capacity in the </w:t>
      </w:r>
      <w:r w:rsidR="00CC3715">
        <w:rPr>
          <w:lang w:val="en-US"/>
        </w:rPr>
        <w:t xml:space="preserve">second year of development, when the land area </w:t>
      </w:r>
      <w:r w:rsidR="001949B8">
        <w:rPr>
          <w:lang w:val="en-US"/>
        </w:rPr>
        <w:t>developed is roughly equivalent.</w:t>
      </w:r>
    </w:p>
    <w:p w14:paraId="04583F7B" w14:textId="77777777" w:rsidR="00362BFC" w:rsidRPr="005F4C26" w:rsidRDefault="00362BFC" w:rsidP="008F7313">
      <w:pPr>
        <w:jc w:val="center"/>
      </w:pPr>
      <w:r w:rsidRPr="005F4C26">
        <w:rPr>
          <w:noProof/>
        </w:rPr>
        <w:drawing>
          <wp:inline distT="0" distB="0" distL="0" distR="0" wp14:anchorId="027030CE" wp14:editId="229E64B4">
            <wp:extent cx="5744475" cy="352768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44475" cy="3527687"/>
                    </a:xfrm>
                    <a:prstGeom prst="rect">
                      <a:avLst/>
                    </a:prstGeom>
                    <a:noFill/>
                  </pic:spPr>
                </pic:pic>
              </a:graphicData>
            </a:graphic>
          </wp:inline>
        </w:drawing>
      </w:r>
    </w:p>
    <w:p w14:paraId="45ADDA89" w14:textId="59CABA70" w:rsidR="001703CB" w:rsidRPr="001D38F4" w:rsidRDefault="00362BFC" w:rsidP="001D38F4">
      <w:pPr>
        <w:pStyle w:val="Caption"/>
        <w:jc w:val="center"/>
        <w:rPr>
          <w:sz w:val="24"/>
          <w:szCs w:val="24"/>
        </w:rPr>
      </w:pPr>
      <w:bookmarkStart w:id="865" w:name="_Ref135065648"/>
      <w:r w:rsidRPr="005F4C26">
        <w:t xml:space="preserve">Figure </w:t>
      </w:r>
      <w:r w:rsidR="003F29D0">
        <w:fldChar w:fldCharType="begin"/>
      </w:r>
      <w:r w:rsidR="003F29D0">
        <w:instrText xml:space="preserve"> SEQ Figure \* ARABIC </w:instrText>
      </w:r>
      <w:r w:rsidR="003F29D0">
        <w:fldChar w:fldCharType="separate"/>
      </w:r>
      <w:r w:rsidR="009F4342">
        <w:rPr>
          <w:noProof/>
        </w:rPr>
        <w:t>1</w:t>
      </w:r>
      <w:r w:rsidR="003F29D0">
        <w:rPr>
          <w:noProof/>
        </w:rPr>
        <w:fldChar w:fldCharType="end"/>
      </w:r>
      <w:bookmarkEnd w:id="865"/>
      <w:r w:rsidRPr="005F4C26">
        <w:t xml:space="preserve">: </w:t>
      </w:r>
      <w:r w:rsidR="00E22491" w:rsidRPr="005F4C26">
        <w:t>Possible installed solar capacity based on available land</w:t>
      </w:r>
    </w:p>
    <w:p w14:paraId="7D0AAFCD" w14:textId="77777777" w:rsidR="004735EE" w:rsidRPr="005F4C26" w:rsidRDefault="004735EE" w:rsidP="008F7313">
      <w:pPr>
        <w:jc w:val="center"/>
      </w:pPr>
      <w:r>
        <w:rPr>
          <w:noProof/>
        </w:rPr>
        <w:lastRenderedPageBreak/>
        <w:drawing>
          <wp:inline distT="0" distB="0" distL="0" distR="0" wp14:anchorId="33C60202" wp14:editId="3E5607FB">
            <wp:extent cx="5201832" cy="3059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20414" cy="3070653"/>
                    </a:xfrm>
                    <a:prstGeom prst="rect">
                      <a:avLst/>
                    </a:prstGeom>
                    <a:noFill/>
                  </pic:spPr>
                </pic:pic>
              </a:graphicData>
            </a:graphic>
          </wp:inline>
        </w:drawing>
      </w:r>
    </w:p>
    <w:p w14:paraId="0E93D885" w14:textId="2C357B89" w:rsidR="00F96858" w:rsidRPr="001D38F4" w:rsidRDefault="004735EE" w:rsidP="001D38F4">
      <w:pPr>
        <w:pStyle w:val="Caption"/>
        <w:jc w:val="center"/>
        <w:rPr>
          <w:b/>
          <w:sz w:val="24"/>
          <w:szCs w:val="24"/>
        </w:rPr>
      </w:pPr>
      <w:r w:rsidRPr="005F4C26">
        <w:t xml:space="preserve">Figure </w:t>
      </w:r>
      <w:r w:rsidR="003F29D0">
        <w:fldChar w:fldCharType="begin"/>
      </w:r>
      <w:r w:rsidR="003F29D0">
        <w:instrText xml:space="preserve"> SEQ Figure \* ARABIC </w:instrText>
      </w:r>
      <w:r w:rsidR="003F29D0">
        <w:fldChar w:fldCharType="separate"/>
      </w:r>
      <w:r w:rsidR="009F4342">
        <w:rPr>
          <w:noProof/>
        </w:rPr>
        <w:t>2</w:t>
      </w:r>
      <w:r w:rsidR="003F29D0">
        <w:rPr>
          <w:noProof/>
        </w:rPr>
        <w:fldChar w:fldCharType="end"/>
      </w:r>
      <w:r w:rsidRPr="005F4C26">
        <w:t xml:space="preserve">: Comparison of </w:t>
      </w:r>
      <w:r w:rsidR="000B1CAB" w:rsidRPr="005F4C26">
        <w:t xml:space="preserve">solar power between analogue </w:t>
      </w:r>
      <w:r w:rsidR="004A0E90">
        <w:t xml:space="preserve">(from real operational farm) </w:t>
      </w:r>
      <w:r w:rsidR="000B1CAB" w:rsidRPr="005F4C26">
        <w:t xml:space="preserve">and </w:t>
      </w:r>
      <w:r w:rsidR="004A0E90">
        <w:t>model</w:t>
      </w:r>
      <w:r w:rsidR="000B1CAB" w:rsidRPr="005F4C26">
        <w:t xml:space="preserve"> solar farm</w:t>
      </w:r>
    </w:p>
    <w:p w14:paraId="25C48FB8" w14:textId="31671AB3" w:rsidR="004E2A26" w:rsidRDefault="00EC1C46" w:rsidP="002009CE">
      <w:pPr>
        <w:jc w:val="both"/>
      </w:pPr>
      <w:r>
        <w:t xml:space="preserve">Aside from </w:t>
      </w:r>
      <w:r w:rsidR="00F96858" w:rsidRPr="00A812D8">
        <w:t xml:space="preserve">the initial estimates of installed capacity, we </w:t>
      </w:r>
      <w:r>
        <w:t>also</w:t>
      </w:r>
      <w:r w:rsidRPr="00A812D8">
        <w:t xml:space="preserve"> </w:t>
      </w:r>
      <w:r w:rsidR="00F96858" w:rsidRPr="00A812D8">
        <w:t>estimated the annual output from the development</w:t>
      </w:r>
      <w:r w:rsidR="00792D9B">
        <w:t>,</w:t>
      </w:r>
      <w:r w:rsidR="00F96858" w:rsidRPr="00A812D8">
        <w:t xml:space="preserve"> assuming a 25-year production profile. We calculated low, best, and high case estimates by varying 3 key parameters in the estimation of annual production</w:t>
      </w:r>
      <w:ins w:id="866" w:author="Munish K" w:date="2023-09-13T22:26:00Z">
        <w:r w:rsidR="003D672C">
          <w:t>:</w:t>
        </w:r>
      </w:ins>
      <w:r w:rsidR="00CA6522">
        <w:t xml:space="preserve"> (</w:t>
      </w:r>
      <w:proofErr w:type="spellStart"/>
      <w:r w:rsidR="00CA6522">
        <w:t>i</w:t>
      </w:r>
      <w:proofErr w:type="spellEnd"/>
      <w:r w:rsidR="00CA6522">
        <w:t>)</w:t>
      </w:r>
      <w:r w:rsidR="00F96858" w:rsidRPr="00A812D8">
        <w:t xml:space="preserve"> </w:t>
      </w:r>
      <w:del w:id="867" w:author="Munish K" w:date="2023-09-13T22:26:00Z">
        <w:r w:rsidR="00F96858" w:rsidRPr="00A812D8" w:rsidDel="003D672C">
          <w:delText xml:space="preserve">Area </w:delText>
        </w:r>
      </w:del>
      <w:ins w:id="868" w:author="Munish K" w:date="2023-09-13T22:26:00Z">
        <w:r w:rsidR="003D672C">
          <w:t>a</w:t>
        </w:r>
        <w:r w:rsidR="003D672C" w:rsidRPr="00A812D8">
          <w:t xml:space="preserve">rea </w:t>
        </w:r>
      </w:ins>
      <w:r w:rsidR="00F96858" w:rsidRPr="00A812D8">
        <w:t>availab</w:t>
      </w:r>
      <w:r w:rsidR="00551EA0">
        <w:t>ility</w:t>
      </w:r>
      <w:r w:rsidR="00F96858" w:rsidRPr="00A812D8">
        <w:t xml:space="preserve">, </w:t>
      </w:r>
      <w:r w:rsidR="00CA6522">
        <w:t xml:space="preserve">(ii) </w:t>
      </w:r>
      <w:r w:rsidR="004153B9">
        <w:t>the</w:t>
      </w:r>
      <w:r w:rsidR="00F96858" w:rsidRPr="00A812D8">
        <w:t xml:space="preserve"> operating factor (</w:t>
      </w:r>
      <w:r w:rsidR="004153B9">
        <w:t>which is meant to account for meteorological conditions</w:t>
      </w:r>
      <w:r w:rsidR="00F96858" w:rsidRPr="00A812D8">
        <w:t>),</w:t>
      </w:r>
      <w:r w:rsidR="00A812D8" w:rsidRPr="00A812D8">
        <w:t xml:space="preserve"> </w:t>
      </w:r>
      <w:r w:rsidR="00F96858" w:rsidRPr="00A812D8">
        <w:t xml:space="preserve">and </w:t>
      </w:r>
      <w:r w:rsidR="00CA6522">
        <w:t xml:space="preserve">(iii) </w:t>
      </w:r>
      <w:r w:rsidR="00F96858" w:rsidRPr="00A812D8">
        <w:t xml:space="preserve">system inefficiencies. </w:t>
      </w:r>
      <w:r w:rsidR="00B16515">
        <w:fldChar w:fldCharType="begin"/>
      </w:r>
      <w:r w:rsidR="00B16515">
        <w:instrText xml:space="preserve"> REF _Ref145294820 \h </w:instrText>
      </w:r>
      <w:r w:rsidR="00B16515">
        <w:fldChar w:fldCharType="separate"/>
      </w:r>
      <w:r w:rsidR="009F4342">
        <w:t xml:space="preserve">Table </w:t>
      </w:r>
      <w:r w:rsidR="009F4342">
        <w:rPr>
          <w:noProof/>
        </w:rPr>
        <w:t>2</w:t>
      </w:r>
      <w:r w:rsidR="00B16515">
        <w:fldChar w:fldCharType="end"/>
      </w:r>
      <w:r w:rsidR="00B16515">
        <w:t xml:space="preserve"> </w:t>
      </w:r>
      <w:del w:id="869" w:author="Munish K" w:date="2023-09-13T22:29:00Z">
        <w:r w:rsidR="00B70C6D" w:rsidDel="003D672C">
          <w:delText xml:space="preserve">below </w:delText>
        </w:r>
      </w:del>
      <w:r w:rsidR="00B70C6D">
        <w:t>summarises these key parameters along with other variables assumed for the modelled solar farm.</w:t>
      </w:r>
      <w:r w:rsidR="004E2A26">
        <w:t xml:space="preserve"> </w:t>
      </w:r>
    </w:p>
    <w:p w14:paraId="235C4A43" w14:textId="2C033ED0" w:rsidR="004E2A26" w:rsidRDefault="004E2A26" w:rsidP="004E2A26">
      <w:pPr>
        <w:pStyle w:val="Caption"/>
        <w:keepNext/>
        <w:jc w:val="center"/>
      </w:pPr>
      <w:bookmarkStart w:id="870" w:name="_Ref145294820"/>
      <w:r>
        <w:t xml:space="preserve">Table </w:t>
      </w:r>
      <w:r w:rsidR="003F29D0">
        <w:fldChar w:fldCharType="begin"/>
      </w:r>
      <w:r w:rsidR="003F29D0">
        <w:instrText xml:space="preserve"> SEQ Table \* ARABIC </w:instrText>
      </w:r>
      <w:r w:rsidR="003F29D0">
        <w:fldChar w:fldCharType="separate"/>
      </w:r>
      <w:r w:rsidR="009F4342">
        <w:rPr>
          <w:noProof/>
        </w:rPr>
        <w:t>2</w:t>
      </w:r>
      <w:r w:rsidR="003F29D0">
        <w:rPr>
          <w:noProof/>
        </w:rPr>
        <w:fldChar w:fldCharType="end"/>
      </w:r>
      <w:bookmarkEnd w:id="870"/>
      <w:r>
        <w:t>: Variables and assumptions for the low, best, and high cases of the model solar farm</w:t>
      </w:r>
    </w:p>
    <w:tbl>
      <w:tblPr>
        <w:tblW w:w="5000" w:type="pct"/>
        <w:tblLook w:val="04A0" w:firstRow="1" w:lastRow="0" w:firstColumn="1" w:lastColumn="0" w:noHBand="0" w:noVBand="1"/>
      </w:tblPr>
      <w:tblGrid>
        <w:gridCol w:w="2824"/>
        <w:gridCol w:w="1866"/>
        <w:gridCol w:w="1763"/>
        <w:gridCol w:w="2553"/>
      </w:tblGrid>
      <w:tr w:rsidR="004E2A26" w:rsidRPr="004E2A26" w14:paraId="325F78F7" w14:textId="77777777" w:rsidTr="004E2A26">
        <w:trPr>
          <w:trHeight w:val="300"/>
        </w:trPr>
        <w:tc>
          <w:tcPr>
            <w:tcW w:w="1568" w:type="pct"/>
            <w:tcBorders>
              <w:top w:val="single" w:sz="8" w:space="0" w:color="auto"/>
              <w:left w:val="single" w:sz="8" w:space="0" w:color="auto"/>
              <w:bottom w:val="single" w:sz="8" w:space="0" w:color="auto"/>
              <w:right w:val="single" w:sz="4" w:space="0" w:color="auto"/>
            </w:tcBorders>
            <w:shd w:val="clear" w:color="000000" w:fill="A6A6A6"/>
            <w:noWrap/>
            <w:vAlign w:val="bottom"/>
            <w:hideMark/>
          </w:tcPr>
          <w:p w14:paraId="00CA4DB4" w14:textId="77777777" w:rsidR="004E2A26" w:rsidRPr="004E2A26" w:rsidRDefault="004E2A26" w:rsidP="004E2A26">
            <w:pPr>
              <w:spacing w:after="0" w:line="240" w:lineRule="auto"/>
              <w:jc w:val="center"/>
              <w:rPr>
                <w:rFonts w:ascii="Calibri" w:eastAsia="Times New Roman" w:hAnsi="Calibri" w:cs="Calibri"/>
                <w:b/>
                <w:bCs/>
                <w:color w:val="000000"/>
                <w:sz w:val="22"/>
                <w:szCs w:val="22"/>
              </w:rPr>
            </w:pPr>
            <w:r w:rsidRPr="004E2A26">
              <w:rPr>
                <w:rFonts w:ascii="Calibri" w:eastAsia="Times New Roman" w:hAnsi="Calibri" w:cs="Calibri"/>
                <w:b/>
                <w:bCs/>
                <w:color w:val="000000"/>
                <w:sz w:val="22"/>
                <w:szCs w:val="22"/>
              </w:rPr>
              <w:t>Variable</w:t>
            </w:r>
          </w:p>
        </w:tc>
        <w:tc>
          <w:tcPr>
            <w:tcW w:w="1036" w:type="pct"/>
            <w:tcBorders>
              <w:top w:val="single" w:sz="8" w:space="0" w:color="auto"/>
              <w:left w:val="nil"/>
              <w:bottom w:val="single" w:sz="8" w:space="0" w:color="auto"/>
              <w:right w:val="single" w:sz="4" w:space="0" w:color="auto"/>
            </w:tcBorders>
            <w:shd w:val="clear" w:color="000000" w:fill="A6A6A6"/>
            <w:noWrap/>
            <w:vAlign w:val="bottom"/>
            <w:hideMark/>
          </w:tcPr>
          <w:p w14:paraId="6C13AD48" w14:textId="77777777" w:rsidR="004E2A26" w:rsidRPr="004E2A26" w:rsidRDefault="004E2A26" w:rsidP="004E2A26">
            <w:pPr>
              <w:spacing w:after="0" w:line="240" w:lineRule="auto"/>
              <w:jc w:val="center"/>
              <w:rPr>
                <w:rFonts w:ascii="Calibri" w:eastAsia="Times New Roman" w:hAnsi="Calibri" w:cs="Calibri"/>
                <w:b/>
                <w:bCs/>
                <w:color w:val="000000"/>
                <w:sz w:val="22"/>
                <w:szCs w:val="22"/>
              </w:rPr>
            </w:pPr>
            <w:r w:rsidRPr="004E2A26">
              <w:rPr>
                <w:rFonts w:ascii="Calibri" w:eastAsia="Times New Roman" w:hAnsi="Calibri" w:cs="Calibri"/>
                <w:b/>
                <w:bCs/>
                <w:color w:val="000000"/>
                <w:sz w:val="22"/>
                <w:szCs w:val="22"/>
              </w:rPr>
              <w:t>Low</w:t>
            </w:r>
          </w:p>
        </w:tc>
        <w:tc>
          <w:tcPr>
            <w:tcW w:w="979" w:type="pct"/>
            <w:tcBorders>
              <w:top w:val="single" w:sz="8" w:space="0" w:color="auto"/>
              <w:left w:val="nil"/>
              <w:bottom w:val="single" w:sz="8" w:space="0" w:color="auto"/>
              <w:right w:val="single" w:sz="4" w:space="0" w:color="auto"/>
            </w:tcBorders>
            <w:shd w:val="clear" w:color="000000" w:fill="A6A6A6"/>
            <w:noWrap/>
            <w:vAlign w:val="bottom"/>
            <w:hideMark/>
          </w:tcPr>
          <w:p w14:paraId="49EB9A85" w14:textId="77777777" w:rsidR="004E2A26" w:rsidRPr="004E2A26" w:rsidRDefault="004E2A26" w:rsidP="004E2A26">
            <w:pPr>
              <w:spacing w:after="0" w:line="240" w:lineRule="auto"/>
              <w:jc w:val="center"/>
              <w:rPr>
                <w:rFonts w:ascii="Calibri" w:eastAsia="Times New Roman" w:hAnsi="Calibri" w:cs="Calibri"/>
                <w:b/>
                <w:bCs/>
                <w:color w:val="000000"/>
                <w:sz w:val="22"/>
                <w:szCs w:val="22"/>
              </w:rPr>
            </w:pPr>
            <w:r w:rsidRPr="004E2A26">
              <w:rPr>
                <w:rFonts w:ascii="Calibri" w:eastAsia="Times New Roman" w:hAnsi="Calibri" w:cs="Calibri"/>
                <w:b/>
                <w:bCs/>
                <w:color w:val="000000"/>
                <w:sz w:val="22"/>
                <w:szCs w:val="22"/>
              </w:rPr>
              <w:t>Best</w:t>
            </w:r>
          </w:p>
        </w:tc>
        <w:tc>
          <w:tcPr>
            <w:tcW w:w="1417" w:type="pct"/>
            <w:tcBorders>
              <w:top w:val="single" w:sz="8" w:space="0" w:color="auto"/>
              <w:left w:val="nil"/>
              <w:bottom w:val="single" w:sz="8" w:space="0" w:color="auto"/>
              <w:right w:val="single" w:sz="8" w:space="0" w:color="auto"/>
            </w:tcBorders>
            <w:shd w:val="clear" w:color="000000" w:fill="A6A6A6"/>
            <w:noWrap/>
            <w:vAlign w:val="bottom"/>
            <w:hideMark/>
          </w:tcPr>
          <w:p w14:paraId="6E93ACF7" w14:textId="77777777" w:rsidR="004E2A26" w:rsidRPr="004E2A26" w:rsidRDefault="004E2A26" w:rsidP="004E2A26">
            <w:pPr>
              <w:spacing w:after="0" w:line="240" w:lineRule="auto"/>
              <w:jc w:val="center"/>
              <w:rPr>
                <w:rFonts w:ascii="Calibri" w:eastAsia="Times New Roman" w:hAnsi="Calibri" w:cs="Calibri"/>
                <w:b/>
                <w:bCs/>
                <w:color w:val="000000"/>
                <w:sz w:val="22"/>
                <w:szCs w:val="22"/>
              </w:rPr>
            </w:pPr>
            <w:commentRangeStart w:id="871"/>
            <w:r w:rsidRPr="004E2A26">
              <w:rPr>
                <w:rFonts w:ascii="Calibri" w:eastAsia="Times New Roman" w:hAnsi="Calibri" w:cs="Calibri"/>
                <w:b/>
                <w:bCs/>
                <w:color w:val="000000"/>
                <w:sz w:val="22"/>
                <w:szCs w:val="22"/>
              </w:rPr>
              <w:t>High</w:t>
            </w:r>
            <w:commentRangeEnd w:id="871"/>
            <w:r w:rsidR="003D672C">
              <w:rPr>
                <w:rStyle w:val="CommentReference"/>
              </w:rPr>
              <w:commentReference w:id="871"/>
            </w:r>
          </w:p>
        </w:tc>
      </w:tr>
      <w:tr w:rsidR="004E2A26" w:rsidRPr="004E2A26" w14:paraId="05492994" w14:textId="77777777" w:rsidTr="004E2A26">
        <w:trPr>
          <w:trHeight w:val="290"/>
        </w:trPr>
        <w:tc>
          <w:tcPr>
            <w:tcW w:w="1568" w:type="pct"/>
            <w:tcBorders>
              <w:top w:val="nil"/>
              <w:left w:val="single" w:sz="8" w:space="0" w:color="auto"/>
              <w:bottom w:val="single" w:sz="4" w:space="0" w:color="auto"/>
              <w:right w:val="single" w:sz="4" w:space="0" w:color="auto"/>
            </w:tcBorders>
            <w:shd w:val="clear" w:color="000000" w:fill="D9D9D9"/>
            <w:noWrap/>
            <w:vAlign w:val="bottom"/>
            <w:hideMark/>
          </w:tcPr>
          <w:p w14:paraId="13B071AD"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Area Availability</w:t>
            </w:r>
          </w:p>
        </w:tc>
        <w:tc>
          <w:tcPr>
            <w:tcW w:w="1036" w:type="pct"/>
            <w:tcBorders>
              <w:top w:val="nil"/>
              <w:left w:val="nil"/>
              <w:bottom w:val="single" w:sz="4" w:space="0" w:color="auto"/>
              <w:right w:val="single" w:sz="4" w:space="0" w:color="auto"/>
            </w:tcBorders>
            <w:shd w:val="clear" w:color="auto" w:fill="auto"/>
            <w:noWrap/>
            <w:vAlign w:val="bottom"/>
            <w:hideMark/>
          </w:tcPr>
          <w:p w14:paraId="7305BA6F"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Some delays</w:t>
            </w:r>
          </w:p>
        </w:tc>
        <w:tc>
          <w:tcPr>
            <w:tcW w:w="979" w:type="pct"/>
            <w:tcBorders>
              <w:top w:val="nil"/>
              <w:left w:val="nil"/>
              <w:bottom w:val="single" w:sz="4" w:space="0" w:color="auto"/>
              <w:right w:val="single" w:sz="4" w:space="0" w:color="auto"/>
            </w:tcBorders>
            <w:shd w:val="clear" w:color="auto" w:fill="auto"/>
            <w:noWrap/>
            <w:vAlign w:val="bottom"/>
            <w:hideMark/>
          </w:tcPr>
          <w:p w14:paraId="3DCE2431"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No delays</w:t>
            </w:r>
          </w:p>
        </w:tc>
        <w:tc>
          <w:tcPr>
            <w:tcW w:w="1417" w:type="pct"/>
            <w:tcBorders>
              <w:top w:val="nil"/>
              <w:left w:val="nil"/>
              <w:bottom w:val="single" w:sz="4" w:space="0" w:color="auto"/>
              <w:right w:val="single" w:sz="8" w:space="0" w:color="auto"/>
            </w:tcBorders>
            <w:shd w:val="clear" w:color="auto" w:fill="auto"/>
            <w:noWrap/>
            <w:vAlign w:val="bottom"/>
            <w:hideMark/>
          </w:tcPr>
          <w:p w14:paraId="284F4CFC"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Additional Space available</w:t>
            </w:r>
          </w:p>
        </w:tc>
      </w:tr>
      <w:tr w:rsidR="004E2A26" w:rsidRPr="004E2A26" w14:paraId="004BA467" w14:textId="77777777" w:rsidTr="004E2A26">
        <w:trPr>
          <w:trHeight w:val="290"/>
        </w:trPr>
        <w:tc>
          <w:tcPr>
            <w:tcW w:w="1568" w:type="pct"/>
            <w:tcBorders>
              <w:top w:val="nil"/>
              <w:left w:val="single" w:sz="8" w:space="0" w:color="auto"/>
              <w:bottom w:val="single" w:sz="4" w:space="0" w:color="auto"/>
              <w:right w:val="single" w:sz="4" w:space="0" w:color="auto"/>
            </w:tcBorders>
            <w:shd w:val="clear" w:color="000000" w:fill="D9D9D9"/>
            <w:noWrap/>
            <w:vAlign w:val="bottom"/>
            <w:hideMark/>
          </w:tcPr>
          <w:p w14:paraId="62CCD7EC"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Operating Factor (%)</w:t>
            </w:r>
          </w:p>
        </w:tc>
        <w:tc>
          <w:tcPr>
            <w:tcW w:w="1036" w:type="pct"/>
            <w:tcBorders>
              <w:top w:val="nil"/>
              <w:left w:val="nil"/>
              <w:bottom w:val="single" w:sz="4" w:space="0" w:color="auto"/>
              <w:right w:val="single" w:sz="4" w:space="0" w:color="auto"/>
            </w:tcBorders>
            <w:shd w:val="clear" w:color="auto" w:fill="auto"/>
            <w:noWrap/>
            <w:vAlign w:val="bottom"/>
            <w:hideMark/>
          </w:tcPr>
          <w:p w14:paraId="67846BAC"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60</w:t>
            </w:r>
          </w:p>
        </w:tc>
        <w:tc>
          <w:tcPr>
            <w:tcW w:w="979" w:type="pct"/>
            <w:tcBorders>
              <w:top w:val="nil"/>
              <w:left w:val="nil"/>
              <w:bottom w:val="single" w:sz="4" w:space="0" w:color="auto"/>
              <w:right w:val="single" w:sz="4" w:space="0" w:color="auto"/>
            </w:tcBorders>
            <w:shd w:val="clear" w:color="auto" w:fill="auto"/>
            <w:noWrap/>
            <w:vAlign w:val="bottom"/>
            <w:hideMark/>
          </w:tcPr>
          <w:p w14:paraId="5E2397C0"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75</w:t>
            </w:r>
          </w:p>
        </w:tc>
        <w:tc>
          <w:tcPr>
            <w:tcW w:w="1417" w:type="pct"/>
            <w:tcBorders>
              <w:top w:val="nil"/>
              <w:left w:val="nil"/>
              <w:bottom w:val="single" w:sz="4" w:space="0" w:color="auto"/>
              <w:right w:val="single" w:sz="8" w:space="0" w:color="auto"/>
            </w:tcBorders>
            <w:shd w:val="clear" w:color="auto" w:fill="auto"/>
            <w:noWrap/>
            <w:vAlign w:val="bottom"/>
            <w:hideMark/>
          </w:tcPr>
          <w:p w14:paraId="16817AAB"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90</w:t>
            </w:r>
          </w:p>
        </w:tc>
      </w:tr>
      <w:tr w:rsidR="004E2A26" w:rsidRPr="004E2A26" w14:paraId="34B0460C" w14:textId="77777777" w:rsidTr="004E2A26">
        <w:trPr>
          <w:trHeight w:val="290"/>
        </w:trPr>
        <w:tc>
          <w:tcPr>
            <w:tcW w:w="1568" w:type="pct"/>
            <w:tcBorders>
              <w:top w:val="nil"/>
              <w:left w:val="single" w:sz="8" w:space="0" w:color="auto"/>
              <w:bottom w:val="single" w:sz="4" w:space="0" w:color="auto"/>
              <w:right w:val="single" w:sz="4" w:space="0" w:color="auto"/>
            </w:tcBorders>
            <w:shd w:val="clear" w:color="000000" w:fill="D9D9D9"/>
            <w:noWrap/>
            <w:vAlign w:val="bottom"/>
            <w:hideMark/>
          </w:tcPr>
          <w:p w14:paraId="70EEB252"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System Efficiency (%)</w:t>
            </w:r>
          </w:p>
        </w:tc>
        <w:tc>
          <w:tcPr>
            <w:tcW w:w="1036" w:type="pct"/>
            <w:tcBorders>
              <w:top w:val="nil"/>
              <w:left w:val="nil"/>
              <w:bottom w:val="single" w:sz="4" w:space="0" w:color="auto"/>
              <w:right w:val="single" w:sz="4" w:space="0" w:color="auto"/>
            </w:tcBorders>
            <w:shd w:val="clear" w:color="auto" w:fill="auto"/>
            <w:noWrap/>
            <w:vAlign w:val="bottom"/>
            <w:hideMark/>
          </w:tcPr>
          <w:p w14:paraId="103BE8C2"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70</w:t>
            </w:r>
          </w:p>
        </w:tc>
        <w:tc>
          <w:tcPr>
            <w:tcW w:w="979" w:type="pct"/>
            <w:tcBorders>
              <w:top w:val="nil"/>
              <w:left w:val="nil"/>
              <w:bottom w:val="single" w:sz="4" w:space="0" w:color="auto"/>
              <w:right w:val="single" w:sz="4" w:space="0" w:color="auto"/>
            </w:tcBorders>
            <w:shd w:val="clear" w:color="auto" w:fill="auto"/>
            <w:noWrap/>
            <w:vAlign w:val="bottom"/>
            <w:hideMark/>
          </w:tcPr>
          <w:p w14:paraId="655D0ACE"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80</w:t>
            </w:r>
          </w:p>
        </w:tc>
        <w:tc>
          <w:tcPr>
            <w:tcW w:w="1417" w:type="pct"/>
            <w:tcBorders>
              <w:top w:val="nil"/>
              <w:left w:val="nil"/>
              <w:bottom w:val="single" w:sz="4" w:space="0" w:color="auto"/>
              <w:right w:val="single" w:sz="8" w:space="0" w:color="auto"/>
            </w:tcBorders>
            <w:shd w:val="clear" w:color="auto" w:fill="auto"/>
            <w:noWrap/>
            <w:vAlign w:val="bottom"/>
            <w:hideMark/>
          </w:tcPr>
          <w:p w14:paraId="3D7460BF"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90</w:t>
            </w:r>
          </w:p>
        </w:tc>
      </w:tr>
      <w:tr w:rsidR="004E2A26" w:rsidRPr="004E2A26" w14:paraId="1F4E3FA7" w14:textId="77777777" w:rsidTr="004E2A26">
        <w:trPr>
          <w:trHeight w:val="540"/>
        </w:trPr>
        <w:tc>
          <w:tcPr>
            <w:tcW w:w="1568" w:type="pct"/>
            <w:tcBorders>
              <w:top w:val="nil"/>
              <w:left w:val="single" w:sz="8" w:space="0" w:color="auto"/>
              <w:bottom w:val="single" w:sz="4" w:space="0" w:color="auto"/>
              <w:right w:val="single" w:sz="4" w:space="0" w:color="auto"/>
            </w:tcBorders>
            <w:shd w:val="clear" w:color="000000" w:fill="D9D9D9"/>
            <w:vAlign w:val="bottom"/>
            <w:hideMark/>
          </w:tcPr>
          <w:p w14:paraId="697BF8D9"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Days of Operation</w:t>
            </w:r>
            <w:r w:rsidRPr="004E2A26">
              <w:rPr>
                <w:rFonts w:ascii="Calibri" w:eastAsia="Times New Roman" w:hAnsi="Calibri" w:cs="Calibri"/>
                <w:color w:val="000000"/>
                <w:sz w:val="22"/>
                <w:szCs w:val="22"/>
              </w:rPr>
              <w:br/>
            </w:r>
            <w:r w:rsidRPr="004E2A26">
              <w:rPr>
                <w:rFonts w:ascii="Calibri" w:eastAsia="Times New Roman" w:hAnsi="Calibri" w:cs="Calibri"/>
                <w:i/>
                <w:iCs/>
                <w:color w:val="000000"/>
                <w:sz w:val="16"/>
                <w:szCs w:val="16"/>
              </w:rPr>
              <w:t>(during years of initial development)</w:t>
            </w:r>
          </w:p>
        </w:tc>
        <w:tc>
          <w:tcPr>
            <w:tcW w:w="1036" w:type="pct"/>
            <w:tcBorders>
              <w:top w:val="nil"/>
              <w:left w:val="nil"/>
              <w:bottom w:val="single" w:sz="4" w:space="0" w:color="auto"/>
              <w:right w:val="single" w:sz="4" w:space="0" w:color="auto"/>
            </w:tcBorders>
            <w:shd w:val="clear" w:color="auto" w:fill="auto"/>
            <w:noWrap/>
            <w:vAlign w:val="center"/>
            <w:hideMark/>
          </w:tcPr>
          <w:p w14:paraId="54068967"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100</w:t>
            </w:r>
          </w:p>
        </w:tc>
        <w:tc>
          <w:tcPr>
            <w:tcW w:w="979" w:type="pct"/>
            <w:tcBorders>
              <w:top w:val="nil"/>
              <w:left w:val="nil"/>
              <w:bottom w:val="single" w:sz="4" w:space="0" w:color="auto"/>
              <w:right w:val="single" w:sz="4" w:space="0" w:color="auto"/>
            </w:tcBorders>
            <w:shd w:val="clear" w:color="auto" w:fill="auto"/>
            <w:noWrap/>
            <w:vAlign w:val="center"/>
            <w:hideMark/>
          </w:tcPr>
          <w:p w14:paraId="19D215D4"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200</w:t>
            </w:r>
          </w:p>
        </w:tc>
        <w:tc>
          <w:tcPr>
            <w:tcW w:w="1417" w:type="pct"/>
            <w:tcBorders>
              <w:top w:val="nil"/>
              <w:left w:val="nil"/>
              <w:bottom w:val="single" w:sz="4" w:space="0" w:color="auto"/>
              <w:right w:val="single" w:sz="8" w:space="0" w:color="auto"/>
            </w:tcBorders>
            <w:shd w:val="clear" w:color="auto" w:fill="auto"/>
            <w:noWrap/>
            <w:vAlign w:val="center"/>
            <w:hideMark/>
          </w:tcPr>
          <w:p w14:paraId="2B9C1E97"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300</w:t>
            </w:r>
          </w:p>
        </w:tc>
      </w:tr>
      <w:tr w:rsidR="004E2A26" w:rsidRPr="004E2A26" w14:paraId="0A8005A9" w14:textId="77777777" w:rsidTr="004E2A26">
        <w:trPr>
          <w:trHeight w:val="580"/>
        </w:trPr>
        <w:tc>
          <w:tcPr>
            <w:tcW w:w="1568" w:type="pct"/>
            <w:tcBorders>
              <w:top w:val="nil"/>
              <w:left w:val="single" w:sz="8" w:space="0" w:color="auto"/>
              <w:bottom w:val="single" w:sz="4" w:space="0" w:color="auto"/>
              <w:right w:val="single" w:sz="4" w:space="0" w:color="auto"/>
            </w:tcBorders>
            <w:shd w:val="clear" w:color="000000" w:fill="D9D9D9"/>
            <w:vAlign w:val="bottom"/>
            <w:hideMark/>
          </w:tcPr>
          <w:p w14:paraId="17ECB75F"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Rate of Drop in</w:t>
            </w:r>
            <w:r w:rsidRPr="004E2A26">
              <w:rPr>
                <w:rFonts w:ascii="Calibri" w:eastAsia="Times New Roman" w:hAnsi="Calibri" w:cs="Calibri"/>
                <w:color w:val="000000"/>
                <w:sz w:val="22"/>
                <w:szCs w:val="22"/>
              </w:rPr>
              <w:br/>
              <w:t>Solar Module Efficiency</w:t>
            </w:r>
          </w:p>
        </w:tc>
        <w:tc>
          <w:tcPr>
            <w:tcW w:w="3432"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6F4378D9"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0.5% / Year</w:t>
            </w:r>
          </w:p>
        </w:tc>
      </w:tr>
      <w:tr w:rsidR="004E2A26" w:rsidRPr="004E2A26" w14:paraId="650C7F8D" w14:textId="77777777" w:rsidTr="004E2A26">
        <w:trPr>
          <w:trHeight w:val="300"/>
        </w:trPr>
        <w:tc>
          <w:tcPr>
            <w:tcW w:w="1568" w:type="pct"/>
            <w:tcBorders>
              <w:top w:val="nil"/>
              <w:left w:val="single" w:sz="8" w:space="0" w:color="auto"/>
              <w:bottom w:val="single" w:sz="8" w:space="0" w:color="auto"/>
              <w:right w:val="single" w:sz="4" w:space="0" w:color="auto"/>
            </w:tcBorders>
            <w:shd w:val="clear" w:color="000000" w:fill="D9D9D9"/>
            <w:noWrap/>
            <w:vAlign w:val="bottom"/>
            <w:hideMark/>
          </w:tcPr>
          <w:p w14:paraId="6C65DC5D"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Average Peak Sun Hours</w:t>
            </w:r>
          </w:p>
        </w:tc>
        <w:tc>
          <w:tcPr>
            <w:tcW w:w="3432" w:type="pct"/>
            <w:gridSpan w:val="3"/>
            <w:tcBorders>
              <w:top w:val="single" w:sz="4" w:space="0" w:color="auto"/>
              <w:left w:val="nil"/>
              <w:bottom w:val="single" w:sz="8" w:space="0" w:color="auto"/>
              <w:right w:val="single" w:sz="8" w:space="0" w:color="000000"/>
            </w:tcBorders>
            <w:shd w:val="clear" w:color="auto" w:fill="auto"/>
            <w:noWrap/>
            <w:vAlign w:val="bottom"/>
            <w:hideMark/>
          </w:tcPr>
          <w:p w14:paraId="1AC3CFED" w14:textId="77777777" w:rsidR="004E2A26" w:rsidRPr="004E2A26" w:rsidRDefault="004E2A26" w:rsidP="004E2A26">
            <w:pPr>
              <w:spacing w:after="0" w:line="240" w:lineRule="auto"/>
              <w:jc w:val="center"/>
              <w:rPr>
                <w:rFonts w:ascii="Calibri" w:eastAsia="Times New Roman" w:hAnsi="Calibri" w:cs="Calibri"/>
                <w:color w:val="000000"/>
                <w:sz w:val="22"/>
                <w:szCs w:val="22"/>
              </w:rPr>
            </w:pPr>
            <w:r w:rsidRPr="004E2A26">
              <w:rPr>
                <w:rFonts w:ascii="Calibri" w:eastAsia="Times New Roman" w:hAnsi="Calibri" w:cs="Calibri"/>
                <w:color w:val="000000"/>
                <w:sz w:val="22"/>
                <w:szCs w:val="22"/>
              </w:rPr>
              <w:t>4.38</w:t>
            </w:r>
          </w:p>
        </w:tc>
      </w:tr>
    </w:tbl>
    <w:p w14:paraId="752E3A4A" w14:textId="291F030B" w:rsidR="00064851" w:rsidRDefault="00064851" w:rsidP="002009CE">
      <w:pPr>
        <w:jc w:val="both"/>
      </w:pPr>
    </w:p>
    <w:p w14:paraId="40D9EBFB" w14:textId="77777777" w:rsidR="00B70C6D" w:rsidRDefault="00C223AC" w:rsidP="002009CE">
      <w:pPr>
        <w:jc w:val="both"/>
        <w:rPr>
          <w:lang w:val="en-GB"/>
        </w:rPr>
      </w:pPr>
      <w:r>
        <w:rPr>
          <w:lang w:val="en-GB"/>
        </w:rPr>
        <w:t xml:space="preserve">As the farm will likely be out of operation for several months during the first few years of development and installation, we estimate the days of operations during these years to be 100, 200, and 300 respectively in the low, best, and high cases. </w:t>
      </w:r>
      <w:r w:rsidR="00B70C6D">
        <w:rPr>
          <w:lang w:val="en-GB"/>
        </w:rPr>
        <w:t xml:space="preserve">In all cases, we assume that the solar module efficiency reduces by 0.5% each year. </w:t>
      </w:r>
    </w:p>
    <w:p w14:paraId="062ACC3D" w14:textId="4B070FDF" w:rsidR="005C7A92" w:rsidRDefault="00B70C6D" w:rsidP="002009CE">
      <w:pPr>
        <w:jc w:val="both"/>
        <w:rPr>
          <w:lang w:val="en-GB"/>
        </w:rPr>
      </w:pPr>
      <w:r>
        <w:rPr>
          <w:lang w:val="en-GB"/>
        </w:rPr>
        <w:t xml:space="preserve">Finally, we assume an average of 4.38 peak sun hours based on data for </w:t>
      </w:r>
      <w:r w:rsidR="00812D5D">
        <w:rPr>
          <w:lang w:val="en-GB"/>
        </w:rPr>
        <w:t>Southeast</w:t>
      </w:r>
      <w:r>
        <w:rPr>
          <w:lang w:val="en-GB"/>
        </w:rPr>
        <w:t xml:space="preserve"> Asia </w:t>
      </w:r>
      <w:r w:rsidR="000A5CF1">
        <w:rPr>
          <w:lang w:val="en-GB"/>
        </w:rPr>
        <w:t>(detailed in</w:t>
      </w:r>
      <w:r w:rsidR="00B16515">
        <w:rPr>
          <w:lang w:val="en-GB"/>
        </w:rPr>
        <w:t xml:space="preserve"> </w:t>
      </w:r>
      <w:r w:rsidR="00B16515">
        <w:rPr>
          <w:lang w:val="en-GB"/>
        </w:rPr>
        <w:fldChar w:fldCharType="begin"/>
      </w:r>
      <w:r w:rsidR="00B16515">
        <w:rPr>
          <w:lang w:val="en-GB"/>
        </w:rPr>
        <w:instrText xml:space="preserve"> REF _Ref145294850 \h </w:instrText>
      </w:r>
      <w:r w:rsidR="00B16515">
        <w:rPr>
          <w:lang w:val="en-GB"/>
        </w:rPr>
      </w:r>
      <w:r w:rsidR="00B16515">
        <w:rPr>
          <w:lang w:val="en-GB"/>
        </w:rPr>
        <w:fldChar w:fldCharType="separate"/>
      </w:r>
      <w:r w:rsidR="009F4342">
        <w:t xml:space="preserve">Table </w:t>
      </w:r>
      <w:r w:rsidR="009F4342">
        <w:rPr>
          <w:noProof/>
        </w:rPr>
        <w:t>3</w:t>
      </w:r>
      <w:r w:rsidR="00B16515">
        <w:rPr>
          <w:lang w:val="en-GB"/>
        </w:rPr>
        <w:fldChar w:fldCharType="end"/>
      </w:r>
      <w:r w:rsidR="000A5CF1">
        <w:rPr>
          <w:lang w:val="en-GB"/>
        </w:rPr>
        <w:t>)</w:t>
      </w:r>
      <w:del w:id="872" w:author="Munish K" w:date="2023-09-13T22:25:00Z">
        <w:r w:rsidR="000A5CF1" w:rsidDel="003D672C">
          <w:rPr>
            <w:lang w:val="en-GB"/>
          </w:rPr>
          <w:delText xml:space="preserve"> </w:delText>
        </w:r>
        <w:r w:rsidDel="003D672C">
          <w:rPr>
            <w:lang w:val="en-GB"/>
          </w:rPr>
          <w:delText>–</w:delText>
        </w:r>
      </w:del>
      <w:ins w:id="873" w:author="Munish K" w:date="2023-09-13T22:26:00Z">
        <w:r w:rsidR="003D672C">
          <w:rPr>
            <w:lang w:val="en-GB"/>
          </w:rPr>
          <w:t>,</w:t>
        </w:r>
      </w:ins>
      <w:r>
        <w:rPr>
          <w:lang w:val="en-GB"/>
        </w:rPr>
        <w:t xml:space="preserve"> selecting the number based on representativeness of the region </w:t>
      </w:r>
      <w:r w:rsidR="00AE6A5D">
        <w:rPr>
          <w:lang w:val="en-GB"/>
        </w:rPr>
        <w:t>and</w:t>
      </w:r>
      <w:r>
        <w:rPr>
          <w:lang w:val="en-GB"/>
        </w:rPr>
        <w:t xml:space="preserve"> of a potential offshore island farm.</w:t>
      </w:r>
    </w:p>
    <w:p w14:paraId="58928E1F" w14:textId="3ABADE08" w:rsidR="00812D5D" w:rsidRDefault="00812D5D" w:rsidP="00812D5D">
      <w:pPr>
        <w:pStyle w:val="Caption"/>
        <w:keepNext/>
        <w:jc w:val="center"/>
      </w:pPr>
      <w:bookmarkStart w:id="874" w:name="_Ref145294850"/>
      <w:r>
        <w:lastRenderedPageBreak/>
        <w:t xml:space="preserve">Table </w:t>
      </w:r>
      <w:r w:rsidR="003F29D0">
        <w:fldChar w:fldCharType="begin"/>
      </w:r>
      <w:r w:rsidR="003F29D0">
        <w:instrText xml:space="preserve"> SEQ Table \* ARABIC </w:instrText>
      </w:r>
      <w:r w:rsidR="003F29D0">
        <w:fldChar w:fldCharType="separate"/>
      </w:r>
      <w:r w:rsidR="009F4342">
        <w:rPr>
          <w:noProof/>
        </w:rPr>
        <w:t>3</w:t>
      </w:r>
      <w:r w:rsidR="003F29D0">
        <w:rPr>
          <w:noProof/>
        </w:rPr>
        <w:fldChar w:fldCharType="end"/>
      </w:r>
      <w:bookmarkEnd w:id="874"/>
      <w:r>
        <w:t xml:space="preserve">: Peak sun hours for Southeast Asian countries based on minimum technical potential global horizontal irradiance (GHI). Minimum GHI data </w:t>
      </w:r>
      <w:r w:rsidRPr="00812D5D">
        <w:t>obtained from the “Global Solar Atlas 2.0</w:t>
      </w:r>
      <w:r>
        <w:t>”</w:t>
      </w:r>
      <w:r w:rsidR="00AE6A5D">
        <w:t xml:space="preserve">. </w:t>
      </w:r>
      <w:sdt>
        <w:sdtPr>
          <w:id w:val="-1347009156"/>
          <w:citation/>
        </w:sdtPr>
        <w:sdtEndPr/>
        <w:sdtContent>
          <w:r w:rsidR="00AE6A5D">
            <w:fldChar w:fldCharType="begin"/>
          </w:r>
          <w:r w:rsidR="00AE6A5D">
            <w:instrText xml:space="preserve"> CITATION Glo \l 18441 </w:instrText>
          </w:r>
          <w:r w:rsidR="00AE6A5D">
            <w:fldChar w:fldCharType="separate"/>
          </w:r>
          <w:r w:rsidR="009F4342">
            <w:rPr>
              <w:noProof/>
            </w:rPr>
            <w:t>(Global Solar Atlas, n.d.)</w:t>
          </w:r>
          <w:r w:rsidR="00AE6A5D">
            <w:fldChar w:fldCharType="end"/>
          </w:r>
        </w:sdtContent>
      </w:sdt>
      <w:r>
        <w:t xml:space="preserve"> </w:t>
      </w:r>
    </w:p>
    <w:tbl>
      <w:tblPr>
        <w:tblW w:w="4852" w:type="dxa"/>
        <w:jc w:val="center"/>
        <w:tblLook w:val="04A0" w:firstRow="1" w:lastRow="0" w:firstColumn="1" w:lastColumn="0" w:noHBand="0" w:noVBand="1"/>
      </w:tblPr>
      <w:tblGrid>
        <w:gridCol w:w="3332"/>
        <w:gridCol w:w="1520"/>
      </w:tblGrid>
      <w:tr w:rsidR="00812D5D" w:rsidRPr="00812D5D" w14:paraId="51D5F19E" w14:textId="77777777" w:rsidTr="004E3688">
        <w:trPr>
          <w:trHeight w:val="300"/>
          <w:jc w:val="center"/>
        </w:trPr>
        <w:tc>
          <w:tcPr>
            <w:tcW w:w="3332"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5B8BADAE" w14:textId="77777777" w:rsidR="00812D5D" w:rsidRPr="00812D5D" w:rsidRDefault="00812D5D" w:rsidP="00812D5D">
            <w:pPr>
              <w:spacing w:after="0" w:line="240" w:lineRule="auto"/>
              <w:rPr>
                <w:rFonts w:ascii="Calibri" w:eastAsia="Times New Roman" w:hAnsi="Calibri" w:cs="Calibri"/>
                <w:b/>
                <w:bCs/>
                <w:color w:val="000000"/>
                <w:sz w:val="22"/>
                <w:szCs w:val="22"/>
              </w:rPr>
            </w:pPr>
            <w:r w:rsidRPr="00812D5D">
              <w:rPr>
                <w:rFonts w:ascii="Calibri" w:eastAsia="Times New Roman" w:hAnsi="Calibri" w:cs="Calibri"/>
                <w:b/>
                <w:bCs/>
                <w:color w:val="000000"/>
                <w:sz w:val="22"/>
                <w:szCs w:val="22"/>
              </w:rPr>
              <w:t>Country</w:t>
            </w:r>
          </w:p>
        </w:tc>
        <w:tc>
          <w:tcPr>
            <w:tcW w:w="1520" w:type="dxa"/>
            <w:tcBorders>
              <w:top w:val="single" w:sz="8" w:space="0" w:color="auto"/>
              <w:left w:val="nil"/>
              <w:bottom w:val="single" w:sz="8" w:space="0" w:color="auto"/>
              <w:right w:val="single" w:sz="8" w:space="0" w:color="auto"/>
            </w:tcBorders>
            <w:shd w:val="clear" w:color="000000" w:fill="BFBFBF"/>
            <w:noWrap/>
            <w:vAlign w:val="bottom"/>
            <w:hideMark/>
          </w:tcPr>
          <w:p w14:paraId="1892C681" w14:textId="77777777" w:rsidR="00812D5D" w:rsidRPr="00812D5D" w:rsidRDefault="00812D5D" w:rsidP="00812D5D">
            <w:pPr>
              <w:spacing w:after="0" w:line="240" w:lineRule="auto"/>
              <w:rPr>
                <w:rFonts w:ascii="Calibri" w:eastAsia="Times New Roman" w:hAnsi="Calibri" w:cs="Calibri"/>
                <w:b/>
                <w:bCs/>
                <w:color w:val="000000"/>
                <w:sz w:val="22"/>
                <w:szCs w:val="22"/>
              </w:rPr>
            </w:pPr>
            <w:r w:rsidRPr="00812D5D">
              <w:rPr>
                <w:rFonts w:ascii="Calibri" w:eastAsia="Times New Roman" w:hAnsi="Calibri" w:cs="Calibri"/>
                <w:b/>
                <w:bCs/>
                <w:color w:val="000000"/>
                <w:sz w:val="22"/>
                <w:szCs w:val="22"/>
              </w:rPr>
              <w:t>Peak Sun Hours</w:t>
            </w:r>
          </w:p>
        </w:tc>
      </w:tr>
      <w:tr w:rsidR="00812D5D" w:rsidRPr="00812D5D" w14:paraId="65BC4686"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17A3216D"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Vietnam</w:t>
            </w:r>
          </w:p>
        </w:tc>
        <w:tc>
          <w:tcPr>
            <w:tcW w:w="1520" w:type="dxa"/>
            <w:tcBorders>
              <w:top w:val="nil"/>
              <w:left w:val="nil"/>
              <w:bottom w:val="single" w:sz="4" w:space="0" w:color="auto"/>
              <w:right w:val="single" w:sz="8" w:space="0" w:color="auto"/>
            </w:tcBorders>
            <w:shd w:val="clear" w:color="auto" w:fill="auto"/>
            <w:noWrap/>
            <w:vAlign w:val="center"/>
            <w:hideMark/>
          </w:tcPr>
          <w:p w14:paraId="68462312"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3.29</w:t>
            </w:r>
          </w:p>
        </w:tc>
      </w:tr>
      <w:tr w:rsidR="00812D5D" w:rsidRPr="00812D5D" w14:paraId="06F67D04"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02EA6C7C"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Indonesia</w:t>
            </w:r>
          </w:p>
        </w:tc>
        <w:tc>
          <w:tcPr>
            <w:tcW w:w="1520" w:type="dxa"/>
            <w:tcBorders>
              <w:top w:val="nil"/>
              <w:left w:val="nil"/>
              <w:bottom w:val="single" w:sz="4" w:space="0" w:color="auto"/>
              <w:right w:val="single" w:sz="8" w:space="0" w:color="auto"/>
            </w:tcBorders>
            <w:shd w:val="clear" w:color="auto" w:fill="auto"/>
            <w:noWrap/>
            <w:vAlign w:val="center"/>
            <w:hideMark/>
          </w:tcPr>
          <w:p w14:paraId="76507070"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3.9</w:t>
            </w:r>
          </w:p>
        </w:tc>
      </w:tr>
      <w:tr w:rsidR="00812D5D" w:rsidRPr="00812D5D" w14:paraId="3D785988"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vAlign w:val="bottom"/>
            <w:hideMark/>
          </w:tcPr>
          <w:p w14:paraId="3926C477"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Lao People's Democratic Republic</w:t>
            </w:r>
          </w:p>
        </w:tc>
        <w:tc>
          <w:tcPr>
            <w:tcW w:w="1520" w:type="dxa"/>
            <w:tcBorders>
              <w:top w:val="nil"/>
              <w:left w:val="nil"/>
              <w:bottom w:val="single" w:sz="4" w:space="0" w:color="auto"/>
              <w:right w:val="single" w:sz="8" w:space="0" w:color="auto"/>
            </w:tcBorders>
            <w:shd w:val="clear" w:color="auto" w:fill="auto"/>
            <w:noWrap/>
            <w:vAlign w:val="center"/>
            <w:hideMark/>
          </w:tcPr>
          <w:p w14:paraId="1F4BE40C"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3.92</w:t>
            </w:r>
          </w:p>
        </w:tc>
      </w:tr>
      <w:tr w:rsidR="00812D5D" w:rsidRPr="00812D5D" w14:paraId="270FDE31"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4D0F8096"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Philippines</w:t>
            </w:r>
          </w:p>
        </w:tc>
        <w:tc>
          <w:tcPr>
            <w:tcW w:w="1520" w:type="dxa"/>
            <w:tcBorders>
              <w:top w:val="nil"/>
              <w:left w:val="nil"/>
              <w:bottom w:val="single" w:sz="4" w:space="0" w:color="auto"/>
              <w:right w:val="single" w:sz="8" w:space="0" w:color="auto"/>
            </w:tcBorders>
            <w:shd w:val="clear" w:color="auto" w:fill="auto"/>
            <w:noWrap/>
            <w:vAlign w:val="center"/>
            <w:hideMark/>
          </w:tcPr>
          <w:p w14:paraId="66C4CD96"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4.01</w:t>
            </w:r>
          </w:p>
        </w:tc>
      </w:tr>
      <w:tr w:rsidR="00812D5D" w:rsidRPr="00812D5D" w14:paraId="110823E3"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26CBCA74"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Myanmar</w:t>
            </w:r>
          </w:p>
        </w:tc>
        <w:tc>
          <w:tcPr>
            <w:tcW w:w="1520" w:type="dxa"/>
            <w:tcBorders>
              <w:top w:val="nil"/>
              <w:left w:val="nil"/>
              <w:bottom w:val="single" w:sz="4" w:space="0" w:color="auto"/>
              <w:right w:val="single" w:sz="8" w:space="0" w:color="auto"/>
            </w:tcBorders>
            <w:shd w:val="clear" w:color="auto" w:fill="auto"/>
            <w:noWrap/>
            <w:vAlign w:val="center"/>
            <w:hideMark/>
          </w:tcPr>
          <w:p w14:paraId="73229702"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4.19</w:t>
            </w:r>
          </w:p>
        </w:tc>
      </w:tr>
      <w:tr w:rsidR="00812D5D" w:rsidRPr="00812D5D" w14:paraId="57DF7231"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00556E32"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Malaysia</w:t>
            </w:r>
          </w:p>
        </w:tc>
        <w:tc>
          <w:tcPr>
            <w:tcW w:w="1520" w:type="dxa"/>
            <w:tcBorders>
              <w:top w:val="nil"/>
              <w:left w:val="nil"/>
              <w:bottom w:val="single" w:sz="4" w:space="0" w:color="auto"/>
              <w:right w:val="single" w:sz="8" w:space="0" w:color="auto"/>
            </w:tcBorders>
            <w:shd w:val="clear" w:color="auto" w:fill="auto"/>
            <w:noWrap/>
            <w:vAlign w:val="center"/>
            <w:hideMark/>
          </w:tcPr>
          <w:p w14:paraId="68712684"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4.26</w:t>
            </w:r>
          </w:p>
        </w:tc>
      </w:tr>
      <w:tr w:rsidR="00812D5D" w:rsidRPr="00812D5D" w14:paraId="638B740F"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322C9AAB"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Singapore</w:t>
            </w:r>
          </w:p>
        </w:tc>
        <w:tc>
          <w:tcPr>
            <w:tcW w:w="1520" w:type="dxa"/>
            <w:tcBorders>
              <w:top w:val="nil"/>
              <w:left w:val="nil"/>
              <w:bottom w:val="single" w:sz="4" w:space="0" w:color="auto"/>
              <w:right w:val="single" w:sz="8" w:space="0" w:color="auto"/>
            </w:tcBorders>
            <w:shd w:val="clear" w:color="auto" w:fill="auto"/>
            <w:noWrap/>
            <w:vAlign w:val="center"/>
            <w:hideMark/>
          </w:tcPr>
          <w:p w14:paraId="743655EE"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4.38</w:t>
            </w:r>
          </w:p>
        </w:tc>
      </w:tr>
      <w:tr w:rsidR="00812D5D" w:rsidRPr="00812D5D" w14:paraId="533B1633"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77F0532A"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Cambodia</w:t>
            </w:r>
          </w:p>
        </w:tc>
        <w:tc>
          <w:tcPr>
            <w:tcW w:w="1520" w:type="dxa"/>
            <w:tcBorders>
              <w:top w:val="nil"/>
              <w:left w:val="nil"/>
              <w:bottom w:val="single" w:sz="4" w:space="0" w:color="auto"/>
              <w:right w:val="single" w:sz="8" w:space="0" w:color="auto"/>
            </w:tcBorders>
            <w:shd w:val="clear" w:color="auto" w:fill="auto"/>
            <w:noWrap/>
            <w:vAlign w:val="center"/>
            <w:hideMark/>
          </w:tcPr>
          <w:p w14:paraId="59B36BCA"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4.46</w:t>
            </w:r>
          </w:p>
        </w:tc>
      </w:tr>
      <w:tr w:rsidR="00812D5D" w:rsidRPr="00812D5D" w14:paraId="614FFB99"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1CCF78FF"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Thailand</w:t>
            </w:r>
          </w:p>
        </w:tc>
        <w:tc>
          <w:tcPr>
            <w:tcW w:w="1520" w:type="dxa"/>
            <w:tcBorders>
              <w:top w:val="nil"/>
              <w:left w:val="nil"/>
              <w:bottom w:val="single" w:sz="4" w:space="0" w:color="auto"/>
              <w:right w:val="single" w:sz="8" w:space="0" w:color="auto"/>
            </w:tcBorders>
            <w:shd w:val="clear" w:color="auto" w:fill="auto"/>
            <w:noWrap/>
            <w:vAlign w:val="center"/>
            <w:hideMark/>
          </w:tcPr>
          <w:p w14:paraId="5E6199A3"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4.55</w:t>
            </w:r>
          </w:p>
        </w:tc>
      </w:tr>
      <w:tr w:rsidR="00812D5D" w:rsidRPr="00812D5D" w14:paraId="14B15D3E" w14:textId="77777777" w:rsidTr="004E3688">
        <w:trPr>
          <w:trHeight w:val="290"/>
          <w:jc w:val="center"/>
        </w:trPr>
        <w:tc>
          <w:tcPr>
            <w:tcW w:w="3332" w:type="dxa"/>
            <w:tcBorders>
              <w:top w:val="nil"/>
              <w:left w:val="single" w:sz="8" w:space="0" w:color="auto"/>
              <w:bottom w:val="single" w:sz="4" w:space="0" w:color="auto"/>
              <w:right w:val="single" w:sz="4" w:space="0" w:color="auto"/>
            </w:tcBorders>
            <w:shd w:val="clear" w:color="000000" w:fill="D9D9D9"/>
            <w:noWrap/>
            <w:vAlign w:val="bottom"/>
            <w:hideMark/>
          </w:tcPr>
          <w:p w14:paraId="54740050"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Timor-Leste</w:t>
            </w:r>
          </w:p>
        </w:tc>
        <w:tc>
          <w:tcPr>
            <w:tcW w:w="1520" w:type="dxa"/>
            <w:tcBorders>
              <w:top w:val="nil"/>
              <w:left w:val="nil"/>
              <w:bottom w:val="single" w:sz="4" w:space="0" w:color="auto"/>
              <w:right w:val="single" w:sz="8" w:space="0" w:color="auto"/>
            </w:tcBorders>
            <w:shd w:val="clear" w:color="auto" w:fill="auto"/>
            <w:noWrap/>
            <w:vAlign w:val="center"/>
            <w:hideMark/>
          </w:tcPr>
          <w:p w14:paraId="013CCDD7"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4.66</w:t>
            </w:r>
          </w:p>
        </w:tc>
      </w:tr>
      <w:tr w:rsidR="00812D5D" w:rsidRPr="00812D5D" w14:paraId="758A22E6" w14:textId="77777777" w:rsidTr="004E3688">
        <w:trPr>
          <w:trHeight w:val="300"/>
          <w:jc w:val="center"/>
        </w:trPr>
        <w:tc>
          <w:tcPr>
            <w:tcW w:w="3332" w:type="dxa"/>
            <w:tcBorders>
              <w:top w:val="nil"/>
              <w:left w:val="single" w:sz="8" w:space="0" w:color="auto"/>
              <w:bottom w:val="single" w:sz="8" w:space="0" w:color="auto"/>
              <w:right w:val="single" w:sz="4" w:space="0" w:color="auto"/>
            </w:tcBorders>
            <w:shd w:val="clear" w:color="000000" w:fill="D9D9D9"/>
            <w:noWrap/>
            <w:vAlign w:val="bottom"/>
            <w:hideMark/>
          </w:tcPr>
          <w:p w14:paraId="7352C679" w14:textId="77777777" w:rsidR="00812D5D" w:rsidRPr="00812D5D" w:rsidRDefault="00812D5D" w:rsidP="00812D5D">
            <w:pPr>
              <w:spacing w:after="0" w:line="240" w:lineRule="auto"/>
              <w:rPr>
                <w:rFonts w:ascii="Calibri" w:eastAsia="Times New Roman" w:hAnsi="Calibri" w:cs="Calibri"/>
                <w:color w:val="000000"/>
                <w:sz w:val="22"/>
                <w:szCs w:val="22"/>
              </w:rPr>
            </w:pPr>
            <w:r w:rsidRPr="00812D5D">
              <w:rPr>
                <w:rFonts w:ascii="Calibri" w:eastAsia="Times New Roman" w:hAnsi="Calibri" w:cs="Calibri"/>
                <w:color w:val="000000"/>
                <w:sz w:val="22"/>
                <w:szCs w:val="22"/>
              </w:rPr>
              <w:t>Brunei Darussalam</w:t>
            </w:r>
          </w:p>
        </w:tc>
        <w:tc>
          <w:tcPr>
            <w:tcW w:w="1520" w:type="dxa"/>
            <w:tcBorders>
              <w:top w:val="nil"/>
              <w:left w:val="nil"/>
              <w:bottom w:val="single" w:sz="8" w:space="0" w:color="auto"/>
              <w:right w:val="single" w:sz="8" w:space="0" w:color="auto"/>
            </w:tcBorders>
            <w:shd w:val="clear" w:color="auto" w:fill="auto"/>
            <w:noWrap/>
            <w:vAlign w:val="center"/>
            <w:hideMark/>
          </w:tcPr>
          <w:p w14:paraId="49950914" w14:textId="77777777" w:rsidR="00812D5D" w:rsidRPr="00812D5D" w:rsidRDefault="00812D5D" w:rsidP="00812D5D">
            <w:pPr>
              <w:spacing w:after="0" w:line="240" w:lineRule="auto"/>
              <w:jc w:val="center"/>
              <w:rPr>
                <w:rFonts w:ascii="Calibri" w:eastAsia="Times New Roman" w:hAnsi="Calibri" w:cs="Calibri"/>
                <w:color w:val="000000"/>
                <w:sz w:val="22"/>
                <w:szCs w:val="22"/>
              </w:rPr>
            </w:pPr>
            <w:r w:rsidRPr="00812D5D">
              <w:rPr>
                <w:rFonts w:ascii="Calibri" w:eastAsia="Times New Roman" w:hAnsi="Calibri" w:cs="Calibri"/>
                <w:color w:val="000000"/>
                <w:sz w:val="22"/>
                <w:szCs w:val="22"/>
              </w:rPr>
              <w:t>4.72</w:t>
            </w:r>
          </w:p>
        </w:tc>
      </w:tr>
    </w:tbl>
    <w:p w14:paraId="05C30283" w14:textId="77777777" w:rsidR="00812D5D" w:rsidRPr="00064851" w:rsidRDefault="00812D5D" w:rsidP="002009CE">
      <w:pPr>
        <w:jc w:val="both"/>
      </w:pPr>
    </w:p>
    <w:p w14:paraId="39780CFB" w14:textId="0B54D27F" w:rsidR="00A812D8" w:rsidRPr="00A812D8" w:rsidRDefault="00A812D8" w:rsidP="002009CE">
      <w:pPr>
        <w:jc w:val="both"/>
        <w:rPr>
          <w:lang w:val="en-GB"/>
        </w:rPr>
      </w:pPr>
      <w:r w:rsidRPr="00A812D8">
        <w:rPr>
          <w:lang w:val="en-GB"/>
        </w:rPr>
        <w:t>As seen in</w:t>
      </w:r>
      <w:r>
        <w:rPr>
          <w:lang w:val="en-GB"/>
        </w:rPr>
        <w:t xml:space="preserve"> </w:t>
      </w:r>
      <w:r w:rsidR="00095701">
        <w:rPr>
          <w:lang w:val="en-GB"/>
        </w:rPr>
        <w:fldChar w:fldCharType="begin"/>
      </w:r>
      <w:r w:rsidR="00095701">
        <w:rPr>
          <w:lang w:val="en-GB"/>
        </w:rPr>
        <w:instrText xml:space="preserve"> REF _Ref135065667 \h </w:instrText>
      </w:r>
      <w:r w:rsidR="00095701">
        <w:rPr>
          <w:lang w:val="en-GB"/>
        </w:rPr>
      </w:r>
      <w:r w:rsidR="00095701">
        <w:rPr>
          <w:lang w:val="en-GB"/>
        </w:rPr>
        <w:fldChar w:fldCharType="separate"/>
      </w:r>
      <w:r w:rsidR="009F4342" w:rsidRPr="005F4C26">
        <w:t xml:space="preserve">Figure </w:t>
      </w:r>
      <w:r w:rsidR="009F4342">
        <w:rPr>
          <w:noProof/>
        </w:rPr>
        <w:t>3</w:t>
      </w:r>
      <w:r w:rsidR="00095701">
        <w:rPr>
          <w:lang w:val="en-GB"/>
        </w:rPr>
        <w:fldChar w:fldCharType="end"/>
      </w:r>
      <w:r w:rsidRPr="00A812D8">
        <w:rPr>
          <w:lang w:val="en-GB"/>
        </w:rPr>
        <w:t xml:space="preserve">, </w:t>
      </w:r>
      <w:ins w:id="875" w:author="Munish K" w:date="2023-09-13T22:27:00Z">
        <w:r w:rsidR="003D672C">
          <w:rPr>
            <w:lang w:val="en-GB"/>
          </w:rPr>
          <w:t xml:space="preserve">peak </w:t>
        </w:r>
      </w:ins>
      <w:ins w:id="876" w:author="Munish K" w:date="2023-09-13T22:28:00Z">
        <w:r w:rsidR="003D672C">
          <w:rPr>
            <w:lang w:val="en-GB"/>
          </w:rPr>
          <w:t xml:space="preserve">electrical </w:t>
        </w:r>
      </w:ins>
      <w:r w:rsidRPr="00A812D8">
        <w:rPr>
          <w:lang w:val="en-GB"/>
        </w:rPr>
        <w:t xml:space="preserve">production </w:t>
      </w:r>
      <w:del w:id="877" w:author="Munish K" w:date="2023-09-13T22:28:00Z">
        <w:r w:rsidRPr="00A812D8" w:rsidDel="003D672C">
          <w:rPr>
            <w:lang w:val="en-GB"/>
          </w:rPr>
          <w:delText xml:space="preserve">peaks </w:delText>
        </w:r>
      </w:del>
      <w:ins w:id="878" w:author="Munish K" w:date="2023-09-13T22:28:00Z">
        <w:r w:rsidR="003D672C">
          <w:rPr>
            <w:lang w:val="en-GB"/>
          </w:rPr>
          <w:t>occurs</w:t>
        </w:r>
        <w:r w:rsidR="003D672C" w:rsidRPr="00A812D8">
          <w:rPr>
            <w:lang w:val="en-GB"/>
          </w:rPr>
          <w:t xml:space="preserve"> </w:t>
        </w:r>
      </w:ins>
      <w:r w:rsidRPr="00A812D8">
        <w:rPr>
          <w:lang w:val="en-GB"/>
        </w:rPr>
        <w:t xml:space="preserve">in </w:t>
      </w:r>
      <w:r w:rsidR="00D86A47">
        <w:rPr>
          <w:lang w:val="en-GB"/>
        </w:rPr>
        <w:t>year 4</w:t>
      </w:r>
      <w:r w:rsidR="00D86A47" w:rsidRPr="00A812D8">
        <w:rPr>
          <w:lang w:val="en-GB"/>
        </w:rPr>
        <w:t xml:space="preserve"> </w:t>
      </w:r>
      <w:r w:rsidRPr="00A812D8">
        <w:rPr>
          <w:lang w:val="en-GB"/>
        </w:rPr>
        <w:t xml:space="preserve">when the full area of land is available for solar use. It can also be observed that solar output decreases over time, as increasing inefficiencies in the solar panel and overall system renders some components performing below full capacity. If large swaths of solar panels need full replacement periodically due to a system-wide failure, projected outputs would drop even further. Such scenarios </w:t>
      </w:r>
      <w:r w:rsidR="004153B9">
        <w:rPr>
          <w:lang w:val="en-GB"/>
        </w:rPr>
        <w:t>c</w:t>
      </w:r>
      <w:r w:rsidRPr="00A812D8">
        <w:rPr>
          <w:lang w:val="en-GB"/>
        </w:rPr>
        <w:t>ould be modelled probabilistically to capture the randomness of such an event.</w:t>
      </w:r>
    </w:p>
    <w:p w14:paraId="6A837B73" w14:textId="77777777" w:rsidR="000334B2" w:rsidRPr="005F4C26" w:rsidRDefault="000334B2" w:rsidP="008F7313">
      <w:pPr>
        <w:jc w:val="center"/>
      </w:pPr>
      <w:r>
        <w:rPr>
          <w:noProof/>
        </w:rPr>
        <w:drawing>
          <wp:inline distT="0" distB="0" distL="0" distR="0" wp14:anchorId="61EA1269" wp14:editId="39A72095">
            <wp:extent cx="5380284" cy="361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80284" cy="3610318"/>
                    </a:xfrm>
                    <a:prstGeom prst="rect">
                      <a:avLst/>
                    </a:prstGeom>
                    <a:noFill/>
                  </pic:spPr>
                </pic:pic>
              </a:graphicData>
            </a:graphic>
          </wp:inline>
        </w:drawing>
      </w:r>
    </w:p>
    <w:p w14:paraId="32CEEE24" w14:textId="24EDB446" w:rsidR="00A812D8" w:rsidRPr="00A812D8" w:rsidRDefault="000334B2" w:rsidP="000334B2">
      <w:pPr>
        <w:pStyle w:val="Caption"/>
        <w:jc w:val="center"/>
        <w:rPr>
          <w:sz w:val="24"/>
          <w:szCs w:val="24"/>
        </w:rPr>
      </w:pPr>
      <w:bookmarkStart w:id="879" w:name="_Ref135065667"/>
      <w:r w:rsidRPr="005F4C26">
        <w:t xml:space="preserve">Figure </w:t>
      </w:r>
      <w:r w:rsidR="003F29D0">
        <w:fldChar w:fldCharType="begin"/>
      </w:r>
      <w:r w:rsidR="003F29D0">
        <w:instrText xml:space="preserve"> SEQ Figure \* ARABIC </w:instrText>
      </w:r>
      <w:r w:rsidR="003F29D0">
        <w:fldChar w:fldCharType="separate"/>
      </w:r>
      <w:r w:rsidR="009F4342">
        <w:rPr>
          <w:noProof/>
        </w:rPr>
        <w:t>3</w:t>
      </w:r>
      <w:r w:rsidR="003F29D0">
        <w:rPr>
          <w:noProof/>
        </w:rPr>
        <w:fldChar w:fldCharType="end"/>
      </w:r>
      <w:bookmarkEnd w:id="879"/>
      <w:r w:rsidRPr="005F4C26">
        <w:t xml:space="preserve">: </w:t>
      </w:r>
      <w:r w:rsidR="00C36243" w:rsidRPr="005F4C26">
        <w:t>Low, best, and high cases of s</w:t>
      </w:r>
      <w:r w:rsidRPr="005F4C26">
        <w:t xml:space="preserve">olar energy production </w:t>
      </w:r>
      <w:r w:rsidR="00C36243" w:rsidRPr="005F4C26">
        <w:t xml:space="preserve">throughout the solar farm’s assumed 25-year </w:t>
      </w:r>
      <w:r w:rsidR="00C33AB4" w:rsidRPr="005F4C26">
        <w:t>lifetime.</w:t>
      </w:r>
    </w:p>
    <w:p w14:paraId="2AF89264" w14:textId="4F06973F" w:rsidR="00A812D8" w:rsidRPr="00A812D8" w:rsidRDefault="00A812D8" w:rsidP="008F7313">
      <w:pPr>
        <w:jc w:val="both"/>
      </w:pPr>
    </w:p>
    <w:p w14:paraId="4AE53862" w14:textId="6F4F7694" w:rsidR="00A812D8" w:rsidRPr="005F4C26" w:rsidRDefault="00A812D8" w:rsidP="008F7313">
      <w:pPr>
        <w:pStyle w:val="Heading1"/>
        <w:jc w:val="both"/>
      </w:pPr>
      <w:r w:rsidRPr="005F4C26">
        <w:lastRenderedPageBreak/>
        <w:t xml:space="preserve">GHG </w:t>
      </w:r>
      <w:r w:rsidRPr="006B7A6D">
        <w:t>Emissions</w:t>
      </w:r>
    </w:p>
    <w:p w14:paraId="1C4CD7CF" w14:textId="24AD0EEC" w:rsidR="00D42E8C" w:rsidRPr="005F4C26" w:rsidRDefault="008F2BDB" w:rsidP="008F7313">
      <w:pPr>
        <w:pStyle w:val="Heading2"/>
        <w:jc w:val="both"/>
      </w:pPr>
      <w:r w:rsidRPr="005F4C26">
        <w:t>Emissions, Energy</w:t>
      </w:r>
      <w:r w:rsidR="00D42E8C" w:rsidRPr="005F4C26">
        <w:t xml:space="preserve"> Content Factors</w:t>
      </w:r>
      <w:r w:rsidRPr="005F4C26">
        <w:t>, and Carbon Intensities</w:t>
      </w:r>
    </w:p>
    <w:p w14:paraId="7E140F3F" w14:textId="3012277B" w:rsidR="0035281E" w:rsidRDefault="00D7442D" w:rsidP="008F7313">
      <w:pPr>
        <w:jc w:val="both"/>
      </w:pPr>
      <w:r w:rsidRPr="005F4C26">
        <w:t xml:space="preserve">To model emissions, </w:t>
      </w:r>
      <w:r w:rsidR="00EE0B15" w:rsidRPr="005F4C26">
        <w:t>we gathered data on emissions factors</w:t>
      </w:r>
      <w:r w:rsidR="00EB3367" w:rsidRPr="005F4C26">
        <w:t xml:space="preserve"> (EF)</w:t>
      </w:r>
      <w:r w:rsidR="00EE0B15" w:rsidRPr="005F4C26">
        <w:t>, energy content factors</w:t>
      </w:r>
      <w:r w:rsidR="00EB3367" w:rsidRPr="005F4C26">
        <w:t xml:space="preserve"> (ECF)</w:t>
      </w:r>
      <w:r w:rsidR="00EE0B15" w:rsidRPr="005F4C26">
        <w:t xml:space="preserve">, and carbon intensities for </w:t>
      </w:r>
      <w:r w:rsidR="00EF78F6" w:rsidRPr="005F4C26">
        <w:t xml:space="preserve">various parts in a solar farm based on publicly available data. </w:t>
      </w:r>
      <w:r w:rsidR="001C62A3" w:rsidRPr="005F4C26">
        <w:t>Some of this data is shown in</w:t>
      </w:r>
      <w:r w:rsidR="00DF4E2A">
        <w:t xml:space="preserve"> </w:t>
      </w:r>
      <w:r w:rsidR="00DF4E2A">
        <w:fldChar w:fldCharType="begin"/>
      </w:r>
      <w:r w:rsidR="00DF4E2A">
        <w:instrText xml:space="preserve"> REF _Ref135065724 \h </w:instrText>
      </w:r>
      <w:r w:rsidR="00DF4E2A">
        <w:fldChar w:fldCharType="separate"/>
      </w:r>
      <w:r w:rsidR="009F4342">
        <w:t xml:space="preserve">Table </w:t>
      </w:r>
      <w:r w:rsidR="009F4342">
        <w:rPr>
          <w:noProof/>
        </w:rPr>
        <w:t>6</w:t>
      </w:r>
      <w:r w:rsidR="00DF4E2A">
        <w:fldChar w:fldCharType="end"/>
      </w:r>
      <w:r w:rsidR="001C62A3" w:rsidRPr="005F4C26">
        <w:t>,</w:t>
      </w:r>
      <w:r w:rsidR="0083173A" w:rsidRPr="005F4C26">
        <w:t xml:space="preserve"> </w:t>
      </w:r>
      <w:r w:rsidR="001C62A3" w:rsidRPr="005F4C26">
        <w:t>which lists</w:t>
      </w:r>
      <w:r w:rsidR="0083173A">
        <w:t xml:space="preserve"> the </w:t>
      </w:r>
      <w:r w:rsidR="00C76789">
        <w:t>carbon intensities for materials</w:t>
      </w:r>
      <w:r w:rsidR="00EA4DB3">
        <w:t xml:space="preserve">, fuels, and components that contribute to the emissions of a solar farm over its </w:t>
      </w:r>
      <w:r w:rsidR="007C42D4" w:rsidRPr="005F4C26">
        <w:t>entire</w:t>
      </w:r>
      <w:r w:rsidR="00EA4DB3" w:rsidRPr="005F4C26">
        <w:t xml:space="preserve"> </w:t>
      </w:r>
      <w:r w:rsidR="00EA4DB3">
        <w:t>life cycle</w:t>
      </w:r>
      <w:r w:rsidR="005F2E34">
        <w:t xml:space="preserve">. This includes the emissions given off during </w:t>
      </w:r>
      <w:r w:rsidR="003D6B45">
        <w:t xml:space="preserve">manufacturing, transportation, installation, operation, maintenance, and </w:t>
      </w:r>
      <w:r w:rsidR="00A4462B">
        <w:rPr>
          <w:lang w:val="en-US"/>
        </w:rPr>
        <w:t>decommissioning</w:t>
      </w:r>
      <w:r w:rsidR="003D6B45">
        <w:t xml:space="preserve">. </w:t>
      </w:r>
      <w:r w:rsidR="00471DF2" w:rsidRPr="005F4C26">
        <w:t xml:space="preserve">The key </w:t>
      </w:r>
      <w:r w:rsidR="006E393E" w:rsidRPr="005F4C26">
        <w:t>components at each</w:t>
      </w:r>
      <w:r w:rsidR="007C42D4" w:rsidRPr="005F4C26">
        <w:t xml:space="preserve"> of these</w:t>
      </w:r>
      <w:r w:rsidR="006E393E" w:rsidRPr="005F4C26">
        <w:t xml:space="preserve"> stage</w:t>
      </w:r>
      <w:r w:rsidR="007C42D4" w:rsidRPr="005F4C26">
        <w:t>s</w:t>
      </w:r>
      <w:r w:rsidR="006E393E" w:rsidRPr="005F4C26">
        <w:t xml:space="preserve"> are highlighted </w:t>
      </w:r>
      <w:r w:rsidR="006E393E" w:rsidRPr="009F4342">
        <w:t>in</w:t>
      </w:r>
      <w:r w:rsidR="009F4342" w:rsidRPr="009F4342">
        <w:t xml:space="preserve"> </w:t>
      </w:r>
      <w:r w:rsidR="009F4342">
        <w:fldChar w:fldCharType="begin"/>
      </w:r>
      <w:r w:rsidR="009F4342">
        <w:instrText xml:space="preserve"> REF _Ref145466916 \h </w:instrText>
      </w:r>
      <w:r w:rsidR="009F4342">
        <w:fldChar w:fldCharType="separate"/>
      </w:r>
      <w:r w:rsidR="009F4342">
        <w:t xml:space="preserve">Table </w:t>
      </w:r>
      <w:r w:rsidR="009F4342">
        <w:rPr>
          <w:noProof/>
        </w:rPr>
        <w:t>4</w:t>
      </w:r>
      <w:r w:rsidR="009F4342">
        <w:fldChar w:fldCharType="end"/>
      </w:r>
      <w:r w:rsidR="00780286" w:rsidRPr="009F4342">
        <w:t>,</w:t>
      </w:r>
      <w:r w:rsidR="00780286" w:rsidRPr="005F4C26">
        <w:t xml:space="preserve"> along with the emissions </w:t>
      </w:r>
      <w:r w:rsidR="00AB62DE">
        <w:t xml:space="preserve">source for </w:t>
      </w:r>
      <w:r w:rsidR="00780286" w:rsidRPr="005F4C26">
        <w:t xml:space="preserve">each component. </w:t>
      </w:r>
    </w:p>
    <w:p w14:paraId="035899FD" w14:textId="3BBF5C37" w:rsidR="009F4342" w:rsidRDefault="009F4342" w:rsidP="009F4342">
      <w:pPr>
        <w:pStyle w:val="Caption"/>
        <w:keepNext/>
        <w:jc w:val="center"/>
      </w:pPr>
      <w:bookmarkStart w:id="880" w:name="_Ref145466916"/>
      <w:r>
        <w:t xml:space="preserve">Table </w:t>
      </w:r>
      <w:r w:rsidR="003F29D0">
        <w:fldChar w:fldCharType="begin"/>
      </w:r>
      <w:r w:rsidR="003F29D0">
        <w:instrText xml:space="preserve"> SEQ Table \* ARABIC </w:instrText>
      </w:r>
      <w:r w:rsidR="003F29D0">
        <w:fldChar w:fldCharType="separate"/>
      </w:r>
      <w:r>
        <w:rPr>
          <w:noProof/>
        </w:rPr>
        <w:t>4</w:t>
      </w:r>
      <w:r w:rsidR="003F29D0">
        <w:rPr>
          <w:noProof/>
        </w:rPr>
        <w:fldChar w:fldCharType="end"/>
      </w:r>
      <w:bookmarkEnd w:id="880"/>
      <w:r>
        <w:t>: Components at each stage of a solar farm's life cycle and their respective sources of emissions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501"/>
        <w:gridCol w:w="1501"/>
        <w:gridCol w:w="1366"/>
        <w:gridCol w:w="1392"/>
        <w:gridCol w:w="1379"/>
        <w:gridCol w:w="1877"/>
      </w:tblGrid>
      <w:tr w:rsidR="009F4342" w:rsidRPr="0035281E" w14:paraId="683DB358" w14:textId="77777777" w:rsidTr="009F4342">
        <w:tc>
          <w:tcPr>
            <w:tcW w:w="0" w:type="auto"/>
            <w:shd w:val="clear" w:color="auto" w:fill="808080" w:themeFill="background1" w:themeFillShade="80"/>
            <w:tcMar>
              <w:top w:w="72" w:type="dxa"/>
              <w:left w:w="144" w:type="dxa"/>
              <w:bottom w:w="72" w:type="dxa"/>
              <w:right w:w="144" w:type="dxa"/>
            </w:tcMar>
            <w:vAlign w:val="center"/>
            <w:hideMark/>
          </w:tcPr>
          <w:p w14:paraId="13311C8C" w14:textId="77777777" w:rsidR="0035281E" w:rsidRPr="0035281E" w:rsidRDefault="0035281E" w:rsidP="009F4342">
            <w:pPr>
              <w:spacing w:after="0" w:line="240" w:lineRule="auto"/>
              <w:jc w:val="center"/>
              <w:rPr>
                <w:rFonts w:eastAsia="Times New Roman"/>
                <w:sz w:val="18"/>
                <w:szCs w:val="18"/>
              </w:rPr>
            </w:pPr>
          </w:p>
        </w:tc>
        <w:tc>
          <w:tcPr>
            <w:tcW w:w="0" w:type="auto"/>
            <w:shd w:val="clear" w:color="auto" w:fill="808080" w:themeFill="background1" w:themeFillShade="80"/>
            <w:tcMar>
              <w:top w:w="72" w:type="dxa"/>
              <w:left w:w="144" w:type="dxa"/>
              <w:bottom w:w="72" w:type="dxa"/>
              <w:right w:w="144" w:type="dxa"/>
            </w:tcMar>
            <w:vAlign w:val="center"/>
            <w:hideMark/>
          </w:tcPr>
          <w:p w14:paraId="5E20D025"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FFFFFF"/>
                <w:kern w:val="24"/>
                <w:sz w:val="18"/>
                <w:szCs w:val="18"/>
                <w:lang w:val="en-US"/>
              </w:rPr>
              <w:t>Manufacturing</w:t>
            </w:r>
          </w:p>
        </w:tc>
        <w:tc>
          <w:tcPr>
            <w:tcW w:w="0" w:type="auto"/>
            <w:shd w:val="clear" w:color="auto" w:fill="808080" w:themeFill="background1" w:themeFillShade="80"/>
            <w:tcMar>
              <w:top w:w="72" w:type="dxa"/>
              <w:left w:w="144" w:type="dxa"/>
              <w:bottom w:w="72" w:type="dxa"/>
              <w:right w:w="144" w:type="dxa"/>
            </w:tcMar>
            <w:vAlign w:val="center"/>
            <w:hideMark/>
          </w:tcPr>
          <w:p w14:paraId="2BDDF881"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FFFFFF"/>
                <w:kern w:val="24"/>
                <w:sz w:val="18"/>
                <w:szCs w:val="18"/>
                <w:lang w:val="en-US"/>
              </w:rPr>
              <w:t>Transport</w:t>
            </w:r>
          </w:p>
        </w:tc>
        <w:tc>
          <w:tcPr>
            <w:tcW w:w="0" w:type="auto"/>
            <w:shd w:val="clear" w:color="auto" w:fill="808080" w:themeFill="background1" w:themeFillShade="80"/>
            <w:tcMar>
              <w:top w:w="72" w:type="dxa"/>
              <w:left w:w="144" w:type="dxa"/>
              <w:bottom w:w="72" w:type="dxa"/>
              <w:right w:w="144" w:type="dxa"/>
            </w:tcMar>
            <w:vAlign w:val="center"/>
            <w:hideMark/>
          </w:tcPr>
          <w:p w14:paraId="7D933743"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FFFFFF"/>
                <w:kern w:val="24"/>
                <w:sz w:val="18"/>
                <w:szCs w:val="18"/>
                <w:lang w:val="en-US"/>
              </w:rPr>
              <w:t>Installation &amp; Operation</w:t>
            </w:r>
          </w:p>
        </w:tc>
        <w:tc>
          <w:tcPr>
            <w:tcW w:w="0" w:type="auto"/>
            <w:shd w:val="clear" w:color="auto" w:fill="808080" w:themeFill="background1" w:themeFillShade="80"/>
            <w:tcMar>
              <w:top w:w="72" w:type="dxa"/>
              <w:left w:w="144" w:type="dxa"/>
              <w:bottom w:w="72" w:type="dxa"/>
              <w:right w:w="144" w:type="dxa"/>
            </w:tcMar>
            <w:vAlign w:val="center"/>
            <w:hideMark/>
          </w:tcPr>
          <w:p w14:paraId="13BC13B5"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FFFFFF"/>
                <w:kern w:val="24"/>
                <w:sz w:val="18"/>
                <w:szCs w:val="18"/>
                <w:lang w:val="en-US"/>
              </w:rPr>
              <w:t>Maintenance &amp; Upkeep</w:t>
            </w:r>
          </w:p>
        </w:tc>
        <w:tc>
          <w:tcPr>
            <w:tcW w:w="0" w:type="auto"/>
            <w:shd w:val="clear" w:color="auto" w:fill="808080" w:themeFill="background1" w:themeFillShade="80"/>
            <w:tcMar>
              <w:top w:w="72" w:type="dxa"/>
              <w:left w:w="144" w:type="dxa"/>
              <w:bottom w:w="72" w:type="dxa"/>
              <w:right w:w="144" w:type="dxa"/>
            </w:tcMar>
            <w:vAlign w:val="center"/>
            <w:hideMark/>
          </w:tcPr>
          <w:p w14:paraId="314CBEBA"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FFFFFF"/>
                <w:kern w:val="24"/>
                <w:sz w:val="18"/>
                <w:szCs w:val="18"/>
                <w:lang w:val="en-US"/>
              </w:rPr>
              <w:t>Decommissioning</w:t>
            </w:r>
          </w:p>
        </w:tc>
      </w:tr>
      <w:tr w:rsidR="009F4342" w:rsidRPr="0035281E" w14:paraId="45B68766" w14:textId="77777777" w:rsidTr="009F4342">
        <w:tc>
          <w:tcPr>
            <w:tcW w:w="0" w:type="auto"/>
            <w:shd w:val="clear" w:color="auto" w:fill="D9D9D9" w:themeFill="background1" w:themeFillShade="D9"/>
            <w:tcMar>
              <w:top w:w="72" w:type="dxa"/>
              <w:left w:w="144" w:type="dxa"/>
              <w:bottom w:w="72" w:type="dxa"/>
              <w:right w:w="144" w:type="dxa"/>
            </w:tcMar>
            <w:vAlign w:val="center"/>
            <w:hideMark/>
          </w:tcPr>
          <w:p w14:paraId="221625A4"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Components</w:t>
            </w:r>
          </w:p>
        </w:tc>
        <w:tc>
          <w:tcPr>
            <w:tcW w:w="0" w:type="auto"/>
            <w:shd w:val="clear" w:color="auto" w:fill="auto"/>
            <w:tcMar>
              <w:top w:w="72" w:type="dxa"/>
              <w:left w:w="144" w:type="dxa"/>
              <w:bottom w:w="72" w:type="dxa"/>
              <w:right w:w="144" w:type="dxa"/>
            </w:tcMar>
            <w:vAlign w:val="center"/>
            <w:hideMark/>
          </w:tcPr>
          <w:p w14:paraId="46AEC2EB" w14:textId="50556855"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Solar Panels, Inverters, Batteries, HVDC cable</w:t>
            </w:r>
          </w:p>
        </w:tc>
        <w:tc>
          <w:tcPr>
            <w:tcW w:w="0" w:type="auto"/>
            <w:shd w:val="clear" w:color="auto" w:fill="auto"/>
            <w:tcMar>
              <w:top w:w="72" w:type="dxa"/>
              <w:left w:w="144" w:type="dxa"/>
              <w:bottom w:w="72" w:type="dxa"/>
              <w:right w:w="144" w:type="dxa"/>
            </w:tcMar>
            <w:vAlign w:val="center"/>
            <w:hideMark/>
          </w:tcPr>
          <w:p w14:paraId="39789002"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Vessels</w:t>
            </w:r>
          </w:p>
        </w:tc>
        <w:tc>
          <w:tcPr>
            <w:tcW w:w="0" w:type="auto"/>
            <w:shd w:val="clear" w:color="auto" w:fill="auto"/>
            <w:tcMar>
              <w:top w:w="72" w:type="dxa"/>
              <w:left w:w="144" w:type="dxa"/>
              <w:bottom w:w="72" w:type="dxa"/>
              <w:right w:w="144" w:type="dxa"/>
            </w:tcMar>
            <w:vAlign w:val="center"/>
            <w:hideMark/>
          </w:tcPr>
          <w:p w14:paraId="61396003"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Vehicles, Subsea Installation Vessels</w:t>
            </w:r>
          </w:p>
        </w:tc>
        <w:tc>
          <w:tcPr>
            <w:tcW w:w="0" w:type="auto"/>
            <w:shd w:val="clear" w:color="auto" w:fill="auto"/>
            <w:tcMar>
              <w:top w:w="72" w:type="dxa"/>
              <w:left w:w="144" w:type="dxa"/>
              <w:bottom w:w="72" w:type="dxa"/>
              <w:right w:w="144" w:type="dxa"/>
            </w:tcMar>
            <w:vAlign w:val="center"/>
            <w:hideMark/>
          </w:tcPr>
          <w:p w14:paraId="71253146"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Ground Vehicles</w:t>
            </w:r>
          </w:p>
        </w:tc>
        <w:tc>
          <w:tcPr>
            <w:tcW w:w="0" w:type="auto"/>
            <w:shd w:val="clear" w:color="auto" w:fill="auto"/>
            <w:tcMar>
              <w:top w:w="72" w:type="dxa"/>
              <w:left w:w="144" w:type="dxa"/>
              <w:bottom w:w="72" w:type="dxa"/>
              <w:right w:w="144" w:type="dxa"/>
            </w:tcMar>
            <w:vAlign w:val="center"/>
            <w:hideMark/>
          </w:tcPr>
          <w:p w14:paraId="3AE030A2" w14:textId="779069A8"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Solar Panels, Inverters, Batteries</w:t>
            </w:r>
          </w:p>
        </w:tc>
      </w:tr>
      <w:tr w:rsidR="009F4342" w:rsidRPr="0035281E" w14:paraId="3F7ACCCF" w14:textId="77777777" w:rsidTr="009F4342">
        <w:tc>
          <w:tcPr>
            <w:tcW w:w="0" w:type="auto"/>
            <w:shd w:val="clear" w:color="auto" w:fill="D9D9D9" w:themeFill="background1" w:themeFillShade="D9"/>
            <w:tcMar>
              <w:top w:w="72" w:type="dxa"/>
              <w:left w:w="144" w:type="dxa"/>
              <w:bottom w:w="72" w:type="dxa"/>
              <w:right w:w="144" w:type="dxa"/>
            </w:tcMar>
            <w:vAlign w:val="center"/>
            <w:hideMark/>
          </w:tcPr>
          <w:p w14:paraId="06753803"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Sources of Emissions</w:t>
            </w:r>
          </w:p>
        </w:tc>
        <w:tc>
          <w:tcPr>
            <w:tcW w:w="0" w:type="auto"/>
            <w:shd w:val="clear" w:color="auto" w:fill="auto"/>
            <w:tcMar>
              <w:top w:w="72" w:type="dxa"/>
              <w:left w:w="144" w:type="dxa"/>
              <w:bottom w:w="72" w:type="dxa"/>
              <w:right w:w="144" w:type="dxa"/>
            </w:tcMar>
            <w:vAlign w:val="center"/>
            <w:hideMark/>
          </w:tcPr>
          <w:p w14:paraId="59F28A67" w14:textId="3E74D6A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Mining, Water consumption,</w:t>
            </w:r>
          </w:p>
          <w:p w14:paraId="48B47DEA"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Silicon feedstock</w:t>
            </w:r>
          </w:p>
        </w:tc>
        <w:tc>
          <w:tcPr>
            <w:tcW w:w="0" w:type="auto"/>
            <w:shd w:val="clear" w:color="auto" w:fill="auto"/>
            <w:tcMar>
              <w:top w:w="72" w:type="dxa"/>
              <w:left w:w="144" w:type="dxa"/>
              <w:bottom w:w="72" w:type="dxa"/>
              <w:right w:w="144" w:type="dxa"/>
            </w:tcMar>
            <w:vAlign w:val="center"/>
            <w:hideMark/>
          </w:tcPr>
          <w:p w14:paraId="4F4F5472"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Fuel Consumption</w:t>
            </w:r>
          </w:p>
        </w:tc>
        <w:tc>
          <w:tcPr>
            <w:tcW w:w="0" w:type="auto"/>
            <w:shd w:val="clear" w:color="auto" w:fill="auto"/>
            <w:tcMar>
              <w:top w:w="72" w:type="dxa"/>
              <w:left w:w="144" w:type="dxa"/>
              <w:bottom w:w="72" w:type="dxa"/>
              <w:right w:w="144" w:type="dxa"/>
            </w:tcMar>
            <w:vAlign w:val="center"/>
            <w:hideMark/>
          </w:tcPr>
          <w:p w14:paraId="31677C78"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Fuel Consumption</w:t>
            </w:r>
          </w:p>
        </w:tc>
        <w:tc>
          <w:tcPr>
            <w:tcW w:w="0" w:type="auto"/>
            <w:shd w:val="clear" w:color="auto" w:fill="auto"/>
            <w:tcMar>
              <w:top w:w="72" w:type="dxa"/>
              <w:left w:w="144" w:type="dxa"/>
              <w:bottom w:w="72" w:type="dxa"/>
              <w:right w:w="144" w:type="dxa"/>
            </w:tcMar>
            <w:vAlign w:val="center"/>
            <w:hideMark/>
          </w:tcPr>
          <w:p w14:paraId="6A1EE660"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Fuel Consumption</w:t>
            </w:r>
          </w:p>
        </w:tc>
        <w:tc>
          <w:tcPr>
            <w:tcW w:w="0" w:type="auto"/>
            <w:shd w:val="clear" w:color="auto" w:fill="auto"/>
            <w:tcMar>
              <w:top w:w="72" w:type="dxa"/>
              <w:left w:w="144" w:type="dxa"/>
              <w:bottom w:w="72" w:type="dxa"/>
              <w:right w:w="144" w:type="dxa"/>
            </w:tcMar>
            <w:vAlign w:val="center"/>
            <w:hideMark/>
          </w:tcPr>
          <w:p w14:paraId="3E78E876"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Recycling/Disposal</w:t>
            </w:r>
          </w:p>
        </w:tc>
      </w:tr>
      <w:tr w:rsidR="009F4342" w:rsidRPr="0035281E" w14:paraId="62B69EB2" w14:textId="77777777" w:rsidTr="009F4342">
        <w:tc>
          <w:tcPr>
            <w:tcW w:w="0" w:type="auto"/>
            <w:shd w:val="clear" w:color="auto" w:fill="D9D9D9" w:themeFill="background1" w:themeFillShade="D9"/>
            <w:tcMar>
              <w:top w:w="72" w:type="dxa"/>
              <w:left w:w="144" w:type="dxa"/>
              <w:bottom w:w="72" w:type="dxa"/>
              <w:right w:w="144" w:type="dxa"/>
            </w:tcMar>
            <w:vAlign w:val="center"/>
            <w:hideMark/>
          </w:tcPr>
          <w:p w14:paraId="65100826" w14:textId="77777777" w:rsidR="0035281E" w:rsidRPr="0035281E" w:rsidRDefault="0035281E" w:rsidP="009F4342">
            <w:pPr>
              <w:spacing w:after="0" w:line="240" w:lineRule="auto"/>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Considerations</w:t>
            </w:r>
          </w:p>
        </w:tc>
        <w:tc>
          <w:tcPr>
            <w:tcW w:w="0" w:type="auto"/>
            <w:shd w:val="clear" w:color="auto" w:fill="auto"/>
            <w:tcMar>
              <w:top w:w="72" w:type="dxa"/>
              <w:left w:w="144" w:type="dxa"/>
              <w:bottom w:w="72" w:type="dxa"/>
              <w:right w:w="144" w:type="dxa"/>
            </w:tcMar>
            <w:vAlign w:val="center"/>
            <w:hideMark/>
          </w:tcPr>
          <w:p w14:paraId="331589AC" w14:textId="378BF91C"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Source country for raw materials, refining, &amp; assembly</w:t>
            </w:r>
          </w:p>
        </w:tc>
        <w:tc>
          <w:tcPr>
            <w:tcW w:w="0" w:type="auto"/>
            <w:shd w:val="clear" w:color="auto" w:fill="auto"/>
            <w:tcMar>
              <w:top w:w="72" w:type="dxa"/>
              <w:left w:w="144" w:type="dxa"/>
              <w:bottom w:w="72" w:type="dxa"/>
              <w:right w:w="144" w:type="dxa"/>
            </w:tcMar>
            <w:vAlign w:val="center"/>
            <w:hideMark/>
          </w:tcPr>
          <w:p w14:paraId="5C4F6C97" w14:textId="0E35A362"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Type of vehicles &amp;</w:t>
            </w:r>
          </w:p>
          <w:p w14:paraId="6E05C647"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Source and end points</w:t>
            </w:r>
          </w:p>
        </w:tc>
        <w:tc>
          <w:tcPr>
            <w:tcW w:w="0" w:type="auto"/>
            <w:shd w:val="clear" w:color="auto" w:fill="auto"/>
            <w:tcMar>
              <w:top w:w="72" w:type="dxa"/>
              <w:left w:w="144" w:type="dxa"/>
              <w:bottom w:w="72" w:type="dxa"/>
              <w:right w:w="144" w:type="dxa"/>
            </w:tcMar>
            <w:vAlign w:val="center"/>
            <w:hideMark/>
          </w:tcPr>
          <w:p w14:paraId="6E94816F" w14:textId="33D3357A"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Type of vehicles &amp;</w:t>
            </w:r>
          </w:p>
          <w:p w14:paraId="5236720A"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Manpower to operate vehicles</w:t>
            </w:r>
          </w:p>
        </w:tc>
        <w:tc>
          <w:tcPr>
            <w:tcW w:w="0" w:type="auto"/>
            <w:shd w:val="clear" w:color="auto" w:fill="auto"/>
            <w:tcMar>
              <w:top w:w="72" w:type="dxa"/>
              <w:left w:w="144" w:type="dxa"/>
              <w:bottom w:w="72" w:type="dxa"/>
              <w:right w:w="144" w:type="dxa"/>
            </w:tcMar>
            <w:vAlign w:val="center"/>
            <w:hideMark/>
          </w:tcPr>
          <w:p w14:paraId="0DC1C712"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Type of vehicles</w:t>
            </w:r>
          </w:p>
          <w:p w14:paraId="5DFEC46B"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Manpower to operate vehicles</w:t>
            </w:r>
          </w:p>
        </w:tc>
        <w:tc>
          <w:tcPr>
            <w:tcW w:w="0" w:type="auto"/>
            <w:shd w:val="clear" w:color="auto" w:fill="auto"/>
            <w:tcMar>
              <w:top w:w="72" w:type="dxa"/>
              <w:left w:w="144" w:type="dxa"/>
              <w:bottom w:w="72" w:type="dxa"/>
              <w:right w:w="144" w:type="dxa"/>
            </w:tcMar>
            <w:vAlign w:val="center"/>
            <w:hideMark/>
          </w:tcPr>
          <w:p w14:paraId="11C236A2" w14:textId="77777777" w:rsidR="0035281E" w:rsidRPr="0035281E" w:rsidRDefault="0035281E" w:rsidP="009F4342">
            <w:pPr>
              <w:spacing w:after="0" w:line="240" w:lineRule="auto"/>
              <w:contextualSpacing/>
              <w:jc w:val="center"/>
              <w:rPr>
                <w:rFonts w:ascii="Arial" w:eastAsia="Times New Roman" w:hAnsi="Arial" w:cs="Arial"/>
                <w:sz w:val="18"/>
                <w:szCs w:val="18"/>
              </w:rPr>
            </w:pPr>
            <w:r w:rsidRPr="0035281E">
              <w:rPr>
                <w:rFonts w:ascii="Arial" w:eastAsia="Times New Roman" w:hAnsi="Arial" w:cs="Arial"/>
                <w:color w:val="000000"/>
                <w:kern w:val="24"/>
                <w:sz w:val="18"/>
                <w:szCs w:val="18"/>
                <w:lang w:val="en-US"/>
              </w:rPr>
              <w:t>Distance to recycling plant (possible additional transport)</w:t>
            </w:r>
          </w:p>
        </w:tc>
      </w:tr>
    </w:tbl>
    <w:p w14:paraId="44ECD6CF" w14:textId="77777777" w:rsidR="0035281E" w:rsidRDefault="0035281E" w:rsidP="008F7313">
      <w:pPr>
        <w:jc w:val="both"/>
      </w:pPr>
    </w:p>
    <w:p w14:paraId="20D63576" w14:textId="6299E4D6" w:rsidR="00C32E64" w:rsidRDefault="00E739AD" w:rsidP="008F7313">
      <w:pPr>
        <w:jc w:val="both"/>
      </w:pPr>
      <w:r w:rsidRPr="005F4C26">
        <w:t xml:space="preserve">Most of the carbon intensities </w:t>
      </w:r>
      <w:r w:rsidR="00AB62DE">
        <w:t xml:space="preserve">are from </w:t>
      </w:r>
      <w:r w:rsidR="008E355C" w:rsidRPr="005F4C26">
        <w:t xml:space="preserve">the manufacture and </w:t>
      </w:r>
      <w:r w:rsidR="00A4462B">
        <w:t>decommissioning</w:t>
      </w:r>
      <w:r w:rsidR="00A4462B" w:rsidRPr="005F4C26">
        <w:t xml:space="preserve"> </w:t>
      </w:r>
      <w:r w:rsidR="008E355C" w:rsidRPr="005F4C26">
        <w:t xml:space="preserve">processes, </w:t>
      </w:r>
      <w:r w:rsidR="00A4462B">
        <w:t>as</w:t>
      </w:r>
      <w:r w:rsidR="00A4462B" w:rsidRPr="005F4C26">
        <w:t xml:space="preserve"> </w:t>
      </w:r>
      <w:r w:rsidR="00477EAA" w:rsidRPr="005F4C26">
        <w:t xml:space="preserve">onshore </w:t>
      </w:r>
      <w:r w:rsidR="008E355C" w:rsidRPr="005F4C26">
        <w:t xml:space="preserve">operation processes </w:t>
      </w:r>
      <w:r w:rsidR="008220AE" w:rsidRPr="005F4C26">
        <w:t xml:space="preserve">for components </w:t>
      </w:r>
      <w:r w:rsidR="00A4462B">
        <w:t>(</w:t>
      </w:r>
      <w:r w:rsidR="008220AE" w:rsidRPr="005F4C26">
        <w:t>aside from fuelling and yearly maintenance works</w:t>
      </w:r>
      <w:r w:rsidR="00A4462B">
        <w:t>)</w:t>
      </w:r>
      <w:r w:rsidR="008220AE" w:rsidRPr="005F4C26">
        <w:t xml:space="preserve"> are considered negligible</w:t>
      </w:r>
      <w:r w:rsidR="00887B33" w:rsidRPr="005F4C26">
        <w:t xml:space="preserve"> here.</w:t>
      </w:r>
    </w:p>
    <w:p w14:paraId="49B8A958" w14:textId="169410C7" w:rsidR="00A42DE9" w:rsidRDefault="003E0E51" w:rsidP="00702117">
      <w:pPr>
        <w:jc w:val="both"/>
      </w:pPr>
      <w:r w:rsidRPr="005F4C26">
        <w:t xml:space="preserve">Emissions from fuel consumption were calculated using appropriate EFs and ECFs using </w:t>
      </w:r>
      <w:r w:rsidR="00EC7AF6" w:rsidRPr="00F80608">
        <w:fldChar w:fldCharType="begin"/>
      </w:r>
      <w:r w:rsidR="00EC7AF6" w:rsidRPr="00F80608">
        <w:instrText xml:space="preserve"> REF _Ref138078891 \h </w:instrText>
      </w:r>
      <w:r w:rsidR="00F80608" w:rsidRPr="00F80608">
        <w:instrText xml:space="preserve"> \* MERGEFORMAT </w:instrText>
      </w:r>
      <w:r w:rsidR="00EC7AF6" w:rsidRPr="00F80608">
        <w:fldChar w:fldCharType="separate"/>
      </w:r>
      <w:r w:rsidR="009F4342" w:rsidRPr="009F4342">
        <w:t>Equation 1</w:t>
      </w:r>
      <w:r w:rsidR="00EC7AF6" w:rsidRPr="00F80608">
        <w:fldChar w:fldCharType="end"/>
      </w:r>
      <w:r w:rsidR="0090792B" w:rsidRPr="00F80608">
        <w:rPr>
          <w:sz w:val="28"/>
          <w:szCs w:val="28"/>
        </w:rPr>
        <w:t xml:space="preserve"> </w:t>
      </w:r>
      <w:r w:rsidR="0090792B">
        <w:t>below</w:t>
      </w:r>
      <w:r w:rsidR="0076696A">
        <w:t>.</w:t>
      </w:r>
    </w:p>
    <w:p w14:paraId="17114DB9" w14:textId="77777777" w:rsidR="002B73E3" w:rsidRPr="00702117" w:rsidRDefault="002B73E3" w:rsidP="00702117">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366"/>
      </w:tblGrid>
      <w:tr w:rsidR="00702117" w14:paraId="46C6FD47" w14:textId="77777777" w:rsidTr="0030455F">
        <w:tc>
          <w:tcPr>
            <w:tcW w:w="7650" w:type="dxa"/>
          </w:tcPr>
          <w:p w14:paraId="58C812E2" w14:textId="7E4C8F68" w:rsidR="00702117" w:rsidRDefault="00702117" w:rsidP="00826AE1">
            <w:pPr>
              <w:pStyle w:val="Caption"/>
              <w:rPr>
                <w:sz w:val="22"/>
                <w:szCs w:val="22"/>
              </w:rPr>
            </w:pPr>
            <m:oMathPara>
              <m:oMath>
                <m:r>
                  <w:rPr>
                    <w:rFonts w:ascii="Cambria Math" w:hAnsi="Cambria Math"/>
                    <w:color w:val="auto"/>
                    <w:sz w:val="22"/>
                    <w:szCs w:val="22"/>
                  </w:rPr>
                  <m:t>Emissions=Quantity of Fuel*ECF*(</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CO2</m:t>
                    </m:r>
                  </m:sub>
                </m:sSub>
                <m:r>
                  <w:rPr>
                    <w:rFonts w:ascii="Cambria Math" w:hAnsi="Cambria Math"/>
                    <w:color w:val="auto"/>
                    <w:sz w:val="22"/>
                    <w:szCs w:val="22"/>
                  </w:rPr>
                  <m:t>+</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CH4</m:t>
                    </m:r>
                  </m:sub>
                </m:sSub>
                <m:r>
                  <w:rPr>
                    <w:rFonts w:ascii="Cambria Math" w:hAnsi="Cambria Math"/>
                    <w:color w:val="auto"/>
                    <w:sz w:val="22"/>
                    <w:szCs w:val="22"/>
                  </w:rPr>
                  <m:t>+</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N2O</m:t>
                    </m:r>
                  </m:sub>
                </m:sSub>
                <m:r>
                  <w:rPr>
                    <w:rFonts w:ascii="Cambria Math" w:hAnsi="Cambria Math"/>
                    <w:color w:val="auto"/>
                    <w:sz w:val="22"/>
                    <w:szCs w:val="22"/>
                  </w:rPr>
                  <m:t>)</m:t>
                </m:r>
              </m:oMath>
            </m:oMathPara>
          </w:p>
        </w:tc>
        <w:tc>
          <w:tcPr>
            <w:tcW w:w="1366" w:type="dxa"/>
          </w:tcPr>
          <w:p w14:paraId="0E895D25" w14:textId="69B94672" w:rsidR="00702117" w:rsidRDefault="00702117" w:rsidP="00826AE1">
            <w:pPr>
              <w:pStyle w:val="Caption"/>
              <w:rPr>
                <w:sz w:val="22"/>
                <w:szCs w:val="22"/>
              </w:rPr>
            </w:pPr>
            <w:bookmarkStart w:id="881" w:name="_Ref138078891"/>
            <w:r w:rsidRPr="00A42DE9">
              <w:rPr>
                <w:color w:val="auto"/>
                <w:sz w:val="22"/>
                <w:szCs w:val="22"/>
              </w:rPr>
              <w:t>Eq</w:t>
            </w:r>
            <w:r w:rsidR="0030455F" w:rsidRPr="00A42DE9">
              <w:rPr>
                <w:color w:val="auto"/>
                <w:sz w:val="22"/>
                <w:szCs w:val="22"/>
              </w:rPr>
              <w:t>uation</w:t>
            </w:r>
            <w:r w:rsidRPr="00A42DE9">
              <w:rPr>
                <w:color w:val="auto"/>
                <w:sz w:val="22"/>
                <w:szCs w:val="22"/>
              </w:rPr>
              <w:t xml:space="preserve"> </w:t>
            </w:r>
            <w:r w:rsidRPr="00A42DE9">
              <w:rPr>
                <w:color w:val="auto"/>
                <w:sz w:val="22"/>
                <w:szCs w:val="22"/>
              </w:rPr>
              <w:fldChar w:fldCharType="begin"/>
            </w:r>
            <w:r w:rsidRPr="00A42DE9">
              <w:rPr>
                <w:color w:val="auto"/>
                <w:sz w:val="22"/>
                <w:szCs w:val="22"/>
              </w:rPr>
              <w:instrText xml:space="preserve"> SEQ Equation \* ARABIC </w:instrText>
            </w:r>
            <w:r w:rsidRPr="00A42DE9">
              <w:rPr>
                <w:color w:val="auto"/>
                <w:sz w:val="22"/>
                <w:szCs w:val="22"/>
              </w:rPr>
              <w:fldChar w:fldCharType="separate"/>
            </w:r>
            <w:r w:rsidR="009F4342">
              <w:rPr>
                <w:noProof/>
                <w:color w:val="auto"/>
                <w:sz w:val="22"/>
                <w:szCs w:val="22"/>
              </w:rPr>
              <w:t>1</w:t>
            </w:r>
            <w:r w:rsidRPr="00A42DE9">
              <w:rPr>
                <w:color w:val="auto"/>
                <w:sz w:val="22"/>
                <w:szCs w:val="22"/>
              </w:rPr>
              <w:fldChar w:fldCharType="end"/>
            </w:r>
            <w:bookmarkEnd w:id="881"/>
          </w:p>
        </w:tc>
      </w:tr>
    </w:tbl>
    <w:p w14:paraId="57F1FD71" w14:textId="77777777" w:rsidR="008F7313" w:rsidRDefault="008F7313" w:rsidP="008F7313">
      <w:pPr>
        <w:jc w:val="both"/>
      </w:pPr>
    </w:p>
    <w:p w14:paraId="1BB992B7" w14:textId="5BF3C205" w:rsidR="003E0E51" w:rsidRPr="005F4C26" w:rsidRDefault="003E0E51" w:rsidP="008F7313">
      <w:pPr>
        <w:jc w:val="both"/>
      </w:pPr>
      <w:r w:rsidRPr="005F4C26">
        <w:t xml:space="preserve">The EF and ECF values used in our calculations are listed in </w:t>
      </w:r>
      <w:r w:rsidR="00095701">
        <w:fldChar w:fldCharType="begin"/>
      </w:r>
      <w:r w:rsidR="00095701">
        <w:instrText xml:space="preserve"> REF _Ref135065694 \h </w:instrText>
      </w:r>
      <w:r w:rsidR="00095701">
        <w:fldChar w:fldCharType="separate"/>
      </w:r>
      <w:r w:rsidR="009F4342">
        <w:t xml:space="preserve">Table </w:t>
      </w:r>
      <w:r w:rsidR="009F4342">
        <w:rPr>
          <w:noProof/>
        </w:rPr>
        <w:t>5</w:t>
      </w:r>
      <w:r w:rsidR="00095701">
        <w:fldChar w:fldCharType="end"/>
      </w:r>
      <w:del w:id="882" w:author="Munish K" w:date="2023-09-13T22:29:00Z">
        <w:r w:rsidR="00DF4E2A" w:rsidDel="003D672C">
          <w:delText xml:space="preserve"> </w:delText>
        </w:r>
        <w:r w:rsidRPr="005F4C26" w:rsidDel="003D672C">
          <w:delText>below</w:delText>
        </w:r>
      </w:del>
      <w:r w:rsidRPr="005F4C26">
        <w:t>.</w:t>
      </w:r>
    </w:p>
    <w:p w14:paraId="40DB5BC8" w14:textId="3406965F" w:rsidR="000D3923" w:rsidRDefault="000D3923" w:rsidP="000D3923">
      <w:pPr>
        <w:pStyle w:val="Caption"/>
        <w:keepNext/>
        <w:jc w:val="center"/>
      </w:pPr>
      <w:bookmarkStart w:id="883" w:name="_Ref135065694"/>
      <w:r>
        <w:t xml:space="preserve">Table </w:t>
      </w:r>
      <w:r w:rsidR="003F29D0">
        <w:fldChar w:fldCharType="begin"/>
      </w:r>
      <w:r w:rsidR="003F29D0">
        <w:instrText xml:space="preserve"> SEQ Table \* ARABIC </w:instrText>
      </w:r>
      <w:r w:rsidR="003F29D0">
        <w:fldChar w:fldCharType="separate"/>
      </w:r>
      <w:r w:rsidR="009F4342">
        <w:rPr>
          <w:noProof/>
        </w:rPr>
        <w:t>5</w:t>
      </w:r>
      <w:r w:rsidR="003F29D0">
        <w:rPr>
          <w:noProof/>
        </w:rPr>
        <w:fldChar w:fldCharType="end"/>
      </w:r>
      <w:bookmarkEnd w:id="883"/>
      <w:r>
        <w:t>: Energy content and emissions factors for different fuel</w:t>
      </w:r>
      <w:r w:rsidR="00BA76A7">
        <w:t xml:space="preserve">s based on </w:t>
      </w:r>
      <w:r w:rsidR="00D71A53">
        <w:t>Australia</w:t>
      </w:r>
      <w:r w:rsidR="00D55C64">
        <w:t xml:space="preserve">’s </w:t>
      </w:r>
      <w:r w:rsidR="004C77C1">
        <w:t xml:space="preserve">2022 National </w:t>
      </w:r>
      <w:r w:rsidR="009D0E6D">
        <w:t>G</w:t>
      </w:r>
      <w:r w:rsidR="004C77C1">
        <w:t>reenhouse Accounts</w:t>
      </w:r>
      <w:r w:rsidR="009D0E6D">
        <w:t xml:space="preserve"> Factors</w:t>
      </w:r>
      <w:r w:rsidR="00F83FE4">
        <w:t xml:space="preserve"> </w:t>
      </w:r>
      <w:sdt>
        <w:sdtPr>
          <w:id w:val="-1458178172"/>
          <w:citation/>
        </w:sdtPr>
        <w:sdtEndPr/>
        <w:sdtContent>
          <w:r w:rsidR="00F83FE4">
            <w:fldChar w:fldCharType="begin"/>
          </w:r>
          <w:r w:rsidR="00F83FE4">
            <w:instrText xml:space="preserve">CITATION Dep22 \n  \t  \l 18441 </w:instrText>
          </w:r>
          <w:r w:rsidR="00F83FE4">
            <w:fldChar w:fldCharType="separate"/>
          </w:r>
          <w:r w:rsidR="009F4342">
            <w:rPr>
              <w:noProof/>
            </w:rPr>
            <w:t>(2022)</w:t>
          </w:r>
          <w:r w:rsidR="00F83FE4">
            <w:fldChar w:fldCharType="end"/>
          </w:r>
        </w:sdtContent>
      </w:sdt>
    </w:p>
    <w:tbl>
      <w:tblPr>
        <w:tblW w:w="5000" w:type="pct"/>
        <w:tblLook w:val="04A0" w:firstRow="1" w:lastRow="0" w:firstColumn="1" w:lastColumn="0" w:noHBand="0" w:noVBand="1"/>
      </w:tblPr>
      <w:tblGrid>
        <w:gridCol w:w="2829"/>
        <w:gridCol w:w="1506"/>
        <w:gridCol w:w="1324"/>
        <w:gridCol w:w="1053"/>
        <w:gridCol w:w="1051"/>
        <w:gridCol w:w="1253"/>
      </w:tblGrid>
      <w:tr w:rsidR="003E0E51" w:rsidRPr="00327533" w14:paraId="3C1F2BEE" w14:textId="77777777" w:rsidTr="00C33AB4">
        <w:trPr>
          <w:trHeight w:val="290"/>
        </w:trPr>
        <w:tc>
          <w:tcPr>
            <w:tcW w:w="1569" w:type="pct"/>
            <w:vMerge w:val="restart"/>
            <w:tcBorders>
              <w:top w:val="single" w:sz="4" w:space="0" w:color="auto"/>
              <w:left w:val="single" w:sz="4" w:space="0" w:color="auto"/>
              <w:bottom w:val="single" w:sz="4" w:space="0" w:color="000000"/>
              <w:right w:val="single" w:sz="4" w:space="0" w:color="auto"/>
            </w:tcBorders>
            <w:shd w:val="clear" w:color="auto" w:fill="AEAAAA" w:themeFill="background2" w:themeFillShade="BF"/>
            <w:noWrap/>
            <w:vAlign w:val="center"/>
            <w:hideMark/>
          </w:tcPr>
          <w:p w14:paraId="393E3EB6" w14:textId="77777777" w:rsidR="003E0E51" w:rsidRPr="00472A24" w:rsidRDefault="003E0E51" w:rsidP="008F7313">
            <w:pPr>
              <w:jc w:val="center"/>
              <w:rPr>
                <w:b/>
                <w:bCs/>
                <w:sz w:val="22"/>
                <w:szCs w:val="22"/>
                <w:lang w:eastAsia="ko-KR"/>
              </w:rPr>
            </w:pPr>
            <w:r w:rsidRPr="00472A24">
              <w:rPr>
                <w:b/>
                <w:bCs/>
                <w:sz w:val="22"/>
                <w:szCs w:val="22"/>
                <w:lang w:eastAsia="ko-KR"/>
              </w:rPr>
              <w:t>Fuel Type</w:t>
            </w:r>
          </w:p>
        </w:tc>
        <w:tc>
          <w:tcPr>
            <w:tcW w:w="1568" w:type="pct"/>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14:paraId="23F8A9DB" w14:textId="77777777" w:rsidR="003E0E51" w:rsidRPr="00472A24" w:rsidRDefault="003E0E51" w:rsidP="008F7313">
            <w:pPr>
              <w:jc w:val="center"/>
              <w:rPr>
                <w:b/>
                <w:bCs/>
                <w:sz w:val="22"/>
                <w:szCs w:val="22"/>
                <w:lang w:eastAsia="ko-KR"/>
              </w:rPr>
            </w:pPr>
            <w:r w:rsidRPr="00472A24">
              <w:rPr>
                <w:b/>
                <w:bCs/>
                <w:sz w:val="22"/>
                <w:szCs w:val="22"/>
                <w:lang w:eastAsia="ko-KR"/>
              </w:rPr>
              <w:t>Energy Content Factor</w:t>
            </w:r>
          </w:p>
        </w:tc>
        <w:tc>
          <w:tcPr>
            <w:tcW w:w="1863" w:type="pct"/>
            <w:gridSpan w:val="3"/>
            <w:tcBorders>
              <w:top w:val="single" w:sz="4" w:space="0" w:color="auto"/>
              <w:left w:val="single" w:sz="4" w:space="0" w:color="auto"/>
              <w:bottom w:val="single" w:sz="4" w:space="0" w:color="auto"/>
              <w:right w:val="single" w:sz="4" w:space="0" w:color="000000"/>
            </w:tcBorders>
            <w:shd w:val="clear" w:color="auto" w:fill="AEAAAA" w:themeFill="background2" w:themeFillShade="BF"/>
            <w:noWrap/>
            <w:vAlign w:val="center"/>
            <w:hideMark/>
          </w:tcPr>
          <w:p w14:paraId="657242BC" w14:textId="77777777" w:rsidR="00C33AB4" w:rsidRDefault="003E0E51" w:rsidP="00C33AB4">
            <w:pPr>
              <w:spacing w:after="0"/>
              <w:jc w:val="center"/>
              <w:rPr>
                <w:b/>
                <w:bCs/>
                <w:sz w:val="22"/>
                <w:szCs w:val="22"/>
                <w:lang w:eastAsia="ko-KR"/>
              </w:rPr>
            </w:pPr>
            <w:r w:rsidRPr="00472A24">
              <w:rPr>
                <w:b/>
                <w:bCs/>
                <w:sz w:val="22"/>
                <w:szCs w:val="22"/>
                <w:lang w:eastAsia="ko-KR"/>
              </w:rPr>
              <w:t>Emission Factor</w:t>
            </w:r>
          </w:p>
          <w:p w14:paraId="27AD3D8E" w14:textId="4D9B9A10" w:rsidR="003E0E51" w:rsidRPr="00C33AB4" w:rsidRDefault="003E0E51" w:rsidP="00C33AB4">
            <w:pPr>
              <w:spacing w:after="0"/>
              <w:jc w:val="center"/>
              <w:rPr>
                <w:b/>
                <w:bCs/>
                <w:sz w:val="22"/>
                <w:szCs w:val="22"/>
                <w:lang w:eastAsia="ko-KR"/>
              </w:rPr>
            </w:pPr>
            <w:r w:rsidRPr="00472A24">
              <w:rPr>
                <w:sz w:val="22"/>
                <w:szCs w:val="22"/>
                <w:lang w:eastAsia="ko-KR"/>
              </w:rPr>
              <w:t>(Tonnes CO2eq/GJ)</w:t>
            </w:r>
          </w:p>
        </w:tc>
      </w:tr>
      <w:tr w:rsidR="003E0E51" w:rsidRPr="00327533" w14:paraId="49594FD9" w14:textId="77777777" w:rsidTr="00C33AB4">
        <w:trPr>
          <w:trHeight w:val="330"/>
        </w:trPr>
        <w:tc>
          <w:tcPr>
            <w:tcW w:w="1569" w:type="pct"/>
            <w:vMerge/>
            <w:tcBorders>
              <w:top w:val="single" w:sz="4" w:space="0" w:color="auto"/>
              <w:left w:val="single" w:sz="4" w:space="0" w:color="auto"/>
              <w:bottom w:val="single" w:sz="4" w:space="0" w:color="000000"/>
              <w:right w:val="single" w:sz="4" w:space="0" w:color="auto"/>
            </w:tcBorders>
            <w:shd w:val="clear" w:color="auto" w:fill="AEAAAA" w:themeFill="background2" w:themeFillShade="BF"/>
            <w:vAlign w:val="center"/>
            <w:hideMark/>
          </w:tcPr>
          <w:p w14:paraId="12E51DE8" w14:textId="77777777" w:rsidR="003E0E51" w:rsidRPr="00472A24" w:rsidRDefault="003E0E51" w:rsidP="008F7313">
            <w:pPr>
              <w:jc w:val="center"/>
              <w:rPr>
                <w:sz w:val="22"/>
                <w:szCs w:val="22"/>
                <w:lang w:eastAsia="ko-KR"/>
              </w:rPr>
            </w:pPr>
          </w:p>
        </w:tc>
        <w:tc>
          <w:tcPr>
            <w:tcW w:w="835" w:type="pct"/>
            <w:tcBorders>
              <w:top w:val="single" w:sz="4" w:space="0" w:color="auto"/>
              <w:left w:val="single" w:sz="4" w:space="0" w:color="auto"/>
              <w:bottom w:val="single" w:sz="4" w:space="0" w:color="auto"/>
              <w:right w:val="nil"/>
            </w:tcBorders>
            <w:shd w:val="clear" w:color="auto" w:fill="AEAAAA" w:themeFill="background2" w:themeFillShade="BF"/>
            <w:noWrap/>
            <w:vAlign w:val="center"/>
            <w:hideMark/>
          </w:tcPr>
          <w:p w14:paraId="7AB91BF4" w14:textId="77777777" w:rsidR="003E0E51" w:rsidRPr="00472A24" w:rsidRDefault="003E0E51" w:rsidP="008F7313">
            <w:pPr>
              <w:jc w:val="center"/>
              <w:rPr>
                <w:sz w:val="22"/>
                <w:szCs w:val="22"/>
                <w:lang w:eastAsia="ko-KR"/>
              </w:rPr>
            </w:pPr>
            <w:r w:rsidRPr="00472A24">
              <w:rPr>
                <w:sz w:val="22"/>
                <w:szCs w:val="22"/>
                <w:lang w:eastAsia="ko-KR"/>
              </w:rPr>
              <w:t>Value</w:t>
            </w:r>
          </w:p>
        </w:tc>
        <w:tc>
          <w:tcPr>
            <w:tcW w:w="734" w:type="pct"/>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2A725534" w14:textId="77777777" w:rsidR="003E0E51" w:rsidRPr="00472A24" w:rsidRDefault="003E0E51" w:rsidP="008F7313">
            <w:pPr>
              <w:jc w:val="center"/>
              <w:rPr>
                <w:sz w:val="22"/>
                <w:szCs w:val="22"/>
                <w:lang w:eastAsia="ko-KR"/>
              </w:rPr>
            </w:pPr>
            <w:r w:rsidRPr="00472A24">
              <w:rPr>
                <w:sz w:val="22"/>
                <w:szCs w:val="22"/>
                <w:lang w:eastAsia="ko-KR"/>
              </w:rPr>
              <w:t>Units</w:t>
            </w:r>
          </w:p>
        </w:tc>
        <w:tc>
          <w:tcPr>
            <w:tcW w:w="584" w:type="pct"/>
            <w:tcBorders>
              <w:top w:val="single" w:sz="4" w:space="0" w:color="auto"/>
              <w:left w:val="single" w:sz="4" w:space="0" w:color="auto"/>
              <w:bottom w:val="single" w:sz="4" w:space="0" w:color="auto"/>
              <w:right w:val="nil"/>
            </w:tcBorders>
            <w:shd w:val="clear" w:color="auto" w:fill="AEAAAA" w:themeFill="background2" w:themeFillShade="BF"/>
            <w:noWrap/>
            <w:vAlign w:val="center"/>
            <w:hideMark/>
          </w:tcPr>
          <w:p w14:paraId="7F3B8594" w14:textId="77777777" w:rsidR="003E0E51" w:rsidRPr="00472A24" w:rsidRDefault="003E0E51" w:rsidP="008F7313">
            <w:pPr>
              <w:jc w:val="center"/>
              <w:rPr>
                <w:sz w:val="22"/>
                <w:szCs w:val="22"/>
                <w:lang w:eastAsia="ko-KR"/>
              </w:rPr>
            </w:pPr>
            <w:r w:rsidRPr="00472A24">
              <w:rPr>
                <w:sz w:val="22"/>
                <w:szCs w:val="22"/>
                <w:lang w:eastAsia="ko-KR"/>
              </w:rPr>
              <w:t>CO</w:t>
            </w:r>
            <w:r w:rsidRPr="00472A24">
              <w:rPr>
                <w:sz w:val="22"/>
                <w:szCs w:val="22"/>
                <w:vertAlign w:val="subscript"/>
                <w:lang w:eastAsia="ko-KR"/>
              </w:rPr>
              <w:t>2</w:t>
            </w:r>
          </w:p>
        </w:tc>
        <w:tc>
          <w:tcPr>
            <w:tcW w:w="583" w:type="pct"/>
            <w:tcBorders>
              <w:top w:val="single" w:sz="4" w:space="0" w:color="auto"/>
              <w:left w:val="nil"/>
              <w:bottom w:val="single" w:sz="4" w:space="0" w:color="auto"/>
              <w:right w:val="nil"/>
            </w:tcBorders>
            <w:shd w:val="clear" w:color="auto" w:fill="AEAAAA" w:themeFill="background2" w:themeFillShade="BF"/>
            <w:noWrap/>
            <w:vAlign w:val="center"/>
            <w:hideMark/>
          </w:tcPr>
          <w:p w14:paraId="298068DE" w14:textId="77777777" w:rsidR="003E0E51" w:rsidRPr="00472A24" w:rsidRDefault="003E0E51" w:rsidP="008F7313">
            <w:pPr>
              <w:jc w:val="center"/>
              <w:rPr>
                <w:sz w:val="22"/>
                <w:szCs w:val="22"/>
                <w:lang w:eastAsia="ko-KR"/>
              </w:rPr>
            </w:pPr>
            <w:r w:rsidRPr="00472A24">
              <w:rPr>
                <w:sz w:val="22"/>
                <w:szCs w:val="22"/>
                <w:lang w:eastAsia="ko-KR"/>
              </w:rPr>
              <w:t>CH</w:t>
            </w:r>
            <w:r w:rsidRPr="00472A24">
              <w:rPr>
                <w:sz w:val="22"/>
                <w:szCs w:val="22"/>
                <w:vertAlign w:val="subscript"/>
                <w:lang w:eastAsia="ko-KR"/>
              </w:rPr>
              <w:t>4</w:t>
            </w:r>
          </w:p>
        </w:tc>
        <w:tc>
          <w:tcPr>
            <w:tcW w:w="696" w:type="pct"/>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3E43C7EB" w14:textId="77777777" w:rsidR="003E0E51" w:rsidRPr="00472A24" w:rsidRDefault="003E0E51" w:rsidP="008F7313">
            <w:pPr>
              <w:jc w:val="center"/>
              <w:rPr>
                <w:sz w:val="22"/>
                <w:szCs w:val="22"/>
                <w:lang w:eastAsia="ko-KR"/>
              </w:rPr>
            </w:pPr>
            <w:r w:rsidRPr="00472A24">
              <w:rPr>
                <w:sz w:val="22"/>
                <w:szCs w:val="22"/>
                <w:lang w:eastAsia="ko-KR"/>
              </w:rPr>
              <w:t>N</w:t>
            </w:r>
            <w:r w:rsidRPr="00472A24">
              <w:rPr>
                <w:sz w:val="22"/>
                <w:szCs w:val="22"/>
                <w:vertAlign w:val="subscript"/>
                <w:lang w:eastAsia="ko-KR"/>
              </w:rPr>
              <w:t>2</w:t>
            </w:r>
            <w:r w:rsidRPr="00472A24">
              <w:rPr>
                <w:sz w:val="22"/>
                <w:szCs w:val="22"/>
                <w:lang w:eastAsia="ko-KR"/>
              </w:rPr>
              <w:t>O</w:t>
            </w:r>
          </w:p>
        </w:tc>
      </w:tr>
      <w:tr w:rsidR="003E0E51" w:rsidRPr="00327533" w14:paraId="34698BAA" w14:textId="77777777" w:rsidTr="000D3923">
        <w:trPr>
          <w:trHeight w:val="290"/>
        </w:trPr>
        <w:tc>
          <w:tcPr>
            <w:tcW w:w="1569" w:type="pct"/>
            <w:tcBorders>
              <w:top w:val="nil"/>
              <w:left w:val="single" w:sz="4" w:space="0" w:color="auto"/>
              <w:bottom w:val="single" w:sz="4" w:space="0" w:color="auto"/>
              <w:right w:val="single" w:sz="4" w:space="0" w:color="auto"/>
            </w:tcBorders>
            <w:shd w:val="clear" w:color="auto" w:fill="auto"/>
            <w:noWrap/>
            <w:vAlign w:val="center"/>
            <w:hideMark/>
          </w:tcPr>
          <w:p w14:paraId="02590AA2" w14:textId="77777777" w:rsidR="003E0E51" w:rsidRPr="00472A24" w:rsidRDefault="003E0E51" w:rsidP="008F7313">
            <w:pPr>
              <w:jc w:val="center"/>
              <w:rPr>
                <w:sz w:val="22"/>
                <w:szCs w:val="22"/>
                <w:lang w:eastAsia="ko-KR"/>
              </w:rPr>
            </w:pPr>
            <w:r w:rsidRPr="00472A24">
              <w:rPr>
                <w:sz w:val="22"/>
                <w:szCs w:val="22"/>
                <w:lang w:eastAsia="ko-KR"/>
              </w:rPr>
              <w:t>Diesel</w:t>
            </w:r>
          </w:p>
        </w:tc>
        <w:tc>
          <w:tcPr>
            <w:tcW w:w="835" w:type="pct"/>
            <w:tcBorders>
              <w:top w:val="nil"/>
              <w:left w:val="single" w:sz="4" w:space="0" w:color="auto"/>
              <w:bottom w:val="single" w:sz="4" w:space="0" w:color="auto"/>
              <w:right w:val="nil"/>
            </w:tcBorders>
            <w:shd w:val="clear" w:color="auto" w:fill="auto"/>
            <w:noWrap/>
            <w:vAlign w:val="center"/>
            <w:hideMark/>
          </w:tcPr>
          <w:p w14:paraId="2CF99150" w14:textId="77777777" w:rsidR="003E0E51" w:rsidRPr="00472A24" w:rsidRDefault="003E0E51" w:rsidP="008F7313">
            <w:pPr>
              <w:jc w:val="center"/>
              <w:rPr>
                <w:sz w:val="22"/>
                <w:szCs w:val="22"/>
                <w:lang w:eastAsia="ko-KR"/>
              </w:rPr>
            </w:pPr>
            <w:r w:rsidRPr="00472A24">
              <w:rPr>
                <w:sz w:val="22"/>
                <w:szCs w:val="22"/>
                <w:lang w:eastAsia="ko-KR"/>
              </w:rPr>
              <w:t>38.6</w:t>
            </w:r>
          </w:p>
        </w:tc>
        <w:tc>
          <w:tcPr>
            <w:tcW w:w="734" w:type="pct"/>
            <w:tcBorders>
              <w:top w:val="nil"/>
              <w:left w:val="nil"/>
              <w:bottom w:val="single" w:sz="4" w:space="0" w:color="auto"/>
              <w:right w:val="single" w:sz="4" w:space="0" w:color="auto"/>
            </w:tcBorders>
            <w:shd w:val="clear" w:color="auto" w:fill="auto"/>
            <w:noWrap/>
            <w:vAlign w:val="center"/>
            <w:hideMark/>
          </w:tcPr>
          <w:p w14:paraId="7D488733" w14:textId="77777777" w:rsidR="003E0E51" w:rsidRPr="00472A24" w:rsidRDefault="003E0E51" w:rsidP="008F7313">
            <w:pPr>
              <w:jc w:val="center"/>
              <w:rPr>
                <w:sz w:val="22"/>
                <w:szCs w:val="22"/>
                <w:lang w:eastAsia="ko-KR"/>
              </w:rPr>
            </w:pPr>
            <w:r w:rsidRPr="00472A24">
              <w:rPr>
                <w:sz w:val="22"/>
                <w:szCs w:val="22"/>
                <w:lang w:eastAsia="ko-KR"/>
              </w:rPr>
              <w:t>GJ/</w:t>
            </w:r>
            <w:proofErr w:type="spellStart"/>
            <w:r w:rsidRPr="00472A24">
              <w:rPr>
                <w:sz w:val="22"/>
                <w:szCs w:val="22"/>
                <w:lang w:eastAsia="ko-KR"/>
              </w:rPr>
              <w:t>kL</w:t>
            </w:r>
            <w:proofErr w:type="spellEnd"/>
          </w:p>
        </w:tc>
        <w:tc>
          <w:tcPr>
            <w:tcW w:w="584" w:type="pct"/>
            <w:tcBorders>
              <w:top w:val="nil"/>
              <w:left w:val="single" w:sz="4" w:space="0" w:color="auto"/>
              <w:bottom w:val="single" w:sz="4" w:space="0" w:color="auto"/>
              <w:right w:val="nil"/>
            </w:tcBorders>
            <w:shd w:val="clear" w:color="auto" w:fill="auto"/>
            <w:noWrap/>
            <w:vAlign w:val="center"/>
            <w:hideMark/>
          </w:tcPr>
          <w:p w14:paraId="627797E7" w14:textId="77777777" w:rsidR="003E0E51" w:rsidRPr="00472A24" w:rsidRDefault="003E0E51" w:rsidP="008F7313">
            <w:pPr>
              <w:jc w:val="center"/>
              <w:rPr>
                <w:sz w:val="22"/>
                <w:szCs w:val="22"/>
                <w:lang w:eastAsia="ko-KR"/>
              </w:rPr>
            </w:pPr>
            <w:r w:rsidRPr="00472A24">
              <w:rPr>
                <w:sz w:val="22"/>
                <w:szCs w:val="22"/>
                <w:lang w:eastAsia="ko-KR"/>
              </w:rPr>
              <w:t>0.0699</w:t>
            </w:r>
          </w:p>
        </w:tc>
        <w:tc>
          <w:tcPr>
            <w:tcW w:w="583" w:type="pct"/>
            <w:tcBorders>
              <w:top w:val="nil"/>
              <w:left w:val="nil"/>
              <w:bottom w:val="single" w:sz="4" w:space="0" w:color="auto"/>
              <w:right w:val="nil"/>
            </w:tcBorders>
            <w:shd w:val="clear" w:color="auto" w:fill="auto"/>
            <w:noWrap/>
            <w:vAlign w:val="center"/>
            <w:hideMark/>
          </w:tcPr>
          <w:p w14:paraId="210B53CF" w14:textId="77777777" w:rsidR="003E0E51" w:rsidRPr="00472A24" w:rsidRDefault="003E0E51" w:rsidP="008F7313">
            <w:pPr>
              <w:jc w:val="center"/>
              <w:rPr>
                <w:sz w:val="22"/>
                <w:szCs w:val="22"/>
                <w:lang w:eastAsia="ko-KR"/>
              </w:rPr>
            </w:pPr>
            <w:r w:rsidRPr="00472A24">
              <w:rPr>
                <w:sz w:val="22"/>
                <w:szCs w:val="22"/>
                <w:lang w:eastAsia="ko-KR"/>
              </w:rPr>
              <w:t>0.0001</w:t>
            </w:r>
          </w:p>
        </w:tc>
        <w:tc>
          <w:tcPr>
            <w:tcW w:w="696" w:type="pct"/>
            <w:tcBorders>
              <w:top w:val="nil"/>
              <w:left w:val="nil"/>
              <w:bottom w:val="single" w:sz="4" w:space="0" w:color="auto"/>
              <w:right w:val="single" w:sz="4" w:space="0" w:color="auto"/>
            </w:tcBorders>
            <w:shd w:val="clear" w:color="auto" w:fill="auto"/>
            <w:noWrap/>
            <w:vAlign w:val="center"/>
            <w:hideMark/>
          </w:tcPr>
          <w:p w14:paraId="4A9AEC56" w14:textId="77777777" w:rsidR="003E0E51" w:rsidRPr="00472A24" w:rsidRDefault="003E0E51" w:rsidP="008F7313">
            <w:pPr>
              <w:jc w:val="center"/>
              <w:rPr>
                <w:sz w:val="22"/>
                <w:szCs w:val="22"/>
                <w:lang w:eastAsia="ko-KR"/>
              </w:rPr>
            </w:pPr>
            <w:r w:rsidRPr="00472A24">
              <w:rPr>
                <w:sz w:val="22"/>
                <w:szCs w:val="22"/>
                <w:lang w:eastAsia="ko-KR"/>
              </w:rPr>
              <w:t>0.0002</w:t>
            </w:r>
          </w:p>
        </w:tc>
      </w:tr>
      <w:tr w:rsidR="003E0E51" w:rsidRPr="00327533" w14:paraId="51A9DBCC" w14:textId="77777777" w:rsidTr="000D3923">
        <w:trPr>
          <w:trHeight w:val="330"/>
        </w:trPr>
        <w:tc>
          <w:tcPr>
            <w:tcW w:w="1569" w:type="pct"/>
            <w:tcBorders>
              <w:top w:val="nil"/>
              <w:left w:val="single" w:sz="4" w:space="0" w:color="auto"/>
              <w:bottom w:val="single" w:sz="4" w:space="0" w:color="auto"/>
              <w:right w:val="single" w:sz="4" w:space="0" w:color="auto"/>
            </w:tcBorders>
            <w:shd w:val="clear" w:color="auto" w:fill="auto"/>
            <w:noWrap/>
            <w:vAlign w:val="center"/>
            <w:hideMark/>
          </w:tcPr>
          <w:p w14:paraId="501FCC3A" w14:textId="77777777" w:rsidR="003E0E51" w:rsidRPr="00472A24" w:rsidRDefault="003E0E51" w:rsidP="008F7313">
            <w:pPr>
              <w:jc w:val="center"/>
              <w:rPr>
                <w:sz w:val="22"/>
                <w:szCs w:val="22"/>
                <w:lang w:eastAsia="ko-KR"/>
              </w:rPr>
            </w:pPr>
            <w:r w:rsidRPr="00472A24">
              <w:rPr>
                <w:sz w:val="22"/>
                <w:szCs w:val="22"/>
                <w:lang w:eastAsia="ko-KR"/>
              </w:rPr>
              <w:t>Natural Gas (Unprocessed)</w:t>
            </w:r>
          </w:p>
        </w:tc>
        <w:tc>
          <w:tcPr>
            <w:tcW w:w="835" w:type="pct"/>
            <w:tcBorders>
              <w:top w:val="nil"/>
              <w:left w:val="single" w:sz="4" w:space="0" w:color="auto"/>
              <w:bottom w:val="single" w:sz="4" w:space="0" w:color="auto"/>
              <w:right w:val="nil"/>
            </w:tcBorders>
            <w:shd w:val="clear" w:color="auto" w:fill="auto"/>
            <w:noWrap/>
            <w:vAlign w:val="center"/>
            <w:hideMark/>
          </w:tcPr>
          <w:p w14:paraId="6EEAB43E" w14:textId="77777777" w:rsidR="003E0E51" w:rsidRPr="00472A24" w:rsidRDefault="003E0E51" w:rsidP="008F7313">
            <w:pPr>
              <w:jc w:val="center"/>
              <w:rPr>
                <w:sz w:val="22"/>
                <w:szCs w:val="22"/>
                <w:lang w:eastAsia="ko-KR"/>
              </w:rPr>
            </w:pPr>
            <w:r w:rsidRPr="00472A24">
              <w:rPr>
                <w:sz w:val="22"/>
                <w:szCs w:val="22"/>
                <w:lang w:eastAsia="ko-KR"/>
              </w:rPr>
              <w:t>0.0393</w:t>
            </w:r>
          </w:p>
        </w:tc>
        <w:tc>
          <w:tcPr>
            <w:tcW w:w="734" w:type="pct"/>
            <w:tcBorders>
              <w:top w:val="nil"/>
              <w:left w:val="nil"/>
              <w:bottom w:val="single" w:sz="4" w:space="0" w:color="auto"/>
              <w:right w:val="single" w:sz="4" w:space="0" w:color="auto"/>
            </w:tcBorders>
            <w:shd w:val="clear" w:color="auto" w:fill="auto"/>
            <w:noWrap/>
            <w:vAlign w:val="center"/>
            <w:hideMark/>
          </w:tcPr>
          <w:p w14:paraId="3D11B34C" w14:textId="77777777" w:rsidR="003E0E51" w:rsidRPr="00472A24" w:rsidRDefault="003E0E51" w:rsidP="008F7313">
            <w:pPr>
              <w:jc w:val="center"/>
              <w:rPr>
                <w:sz w:val="22"/>
                <w:szCs w:val="22"/>
                <w:lang w:eastAsia="ko-KR"/>
              </w:rPr>
            </w:pPr>
            <w:r w:rsidRPr="00472A24">
              <w:rPr>
                <w:sz w:val="22"/>
                <w:szCs w:val="22"/>
                <w:lang w:eastAsia="ko-KR"/>
              </w:rPr>
              <w:t>GJ/m</w:t>
            </w:r>
            <w:r w:rsidRPr="00472A24">
              <w:rPr>
                <w:sz w:val="22"/>
                <w:szCs w:val="22"/>
                <w:vertAlign w:val="superscript"/>
                <w:lang w:eastAsia="ko-KR"/>
              </w:rPr>
              <w:t>3</w:t>
            </w:r>
          </w:p>
        </w:tc>
        <w:tc>
          <w:tcPr>
            <w:tcW w:w="584" w:type="pct"/>
            <w:tcBorders>
              <w:top w:val="nil"/>
              <w:left w:val="single" w:sz="4" w:space="0" w:color="auto"/>
              <w:bottom w:val="single" w:sz="4" w:space="0" w:color="auto"/>
              <w:right w:val="nil"/>
            </w:tcBorders>
            <w:shd w:val="clear" w:color="auto" w:fill="auto"/>
            <w:noWrap/>
            <w:vAlign w:val="center"/>
            <w:hideMark/>
          </w:tcPr>
          <w:p w14:paraId="6B183F5A" w14:textId="77777777" w:rsidR="003E0E51" w:rsidRPr="00472A24" w:rsidRDefault="003E0E51" w:rsidP="008F7313">
            <w:pPr>
              <w:jc w:val="center"/>
              <w:rPr>
                <w:sz w:val="22"/>
                <w:szCs w:val="22"/>
                <w:lang w:eastAsia="ko-KR"/>
              </w:rPr>
            </w:pPr>
            <w:r w:rsidRPr="00472A24">
              <w:rPr>
                <w:sz w:val="22"/>
                <w:szCs w:val="22"/>
                <w:lang w:eastAsia="ko-KR"/>
              </w:rPr>
              <w:t>0.0514</w:t>
            </w:r>
          </w:p>
        </w:tc>
        <w:tc>
          <w:tcPr>
            <w:tcW w:w="583" w:type="pct"/>
            <w:tcBorders>
              <w:top w:val="nil"/>
              <w:left w:val="nil"/>
              <w:bottom w:val="single" w:sz="4" w:space="0" w:color="auto"/>
              <w:right w:val="nil"/>
            </w:tcBorders>
            <w:shd w:val="clear" w:color="auto" w:fill="auto"/>
            <w:noWrap/>
            <w:vAlign w:val="center"/>
            <w:hideMark/>
          </w:tcPr>
          <w:p w14:paraId="1C434A3F" w14:textId="77777777" w:rsidR="003E0E51" w:rsidRPr="00472A24" w:rsidRDefault="003E0E51" w:rsidP="008F7313">
            <w:pPr>
              <w:jc w:val="center"/>
              <w:rPr>
                <w:sz w:val="22"/>
                <w:szCs w:val="22"/>
                <w:lang w:eastAsia="ko-KR"/>
              </w:rPr>
            </w:pPr>
            <w:r w:rsidRPr="00472A24">
              <w:rPr>
                <w:sz w:val="22"/>
                <w:szCs w:val="22"/>
                <w:lang w:eastAsia="ko-KR"/>
              </w:rPr>
              <w:t>0.0001</w:t>
            </w:r>
          </w:p>
        </w:tc>
        <w:tc>
          <w:tcPr>
            <w:tcW w:w="696" w:type="pct"/>
            <w:tcBorders>
              <w:top w:val="nil"/>
              <w:left w:val="nil"/>
              <w:bottom w:val="single" w:sz="4" w:space="0" w:color="auto"/>
              <w:right w:val="single" w:sz="4" w:space="0" w:color="auto"/>
            </w:tcBorders>
            <w:shd w:val="clear" w:color="auto" w:fill="auto"/>
            <w:noWrap/>
            <w:vAlign w:val="center"/>
            <w:hideMark/>
          </w:tcPr>
          <w:p w14:paraId="5C8411C0" w14:textId="77777777" w:rsidR="003E0E51" w:rsidRPr="00472A24" w:rsidRDefault="003E0E51" w:rsidP="008F7313">
            <w:pPr>
              <w:jc w:val="center"/>
              <w:rPr>
                <w:sz w:val="22"/>
                <w:szCs w:val="22"/>
                <w:lang w:eastAsia="ko-KR"/>
              </w:rPr>
            </w:pPr>
            <w:r w:rsidRPr="00472A24">
              <w:rPr>
                <w:sz w:val="22"/>
                <w:szCs w:val="22"/>
                <w:lang w:eastAsia="ko-KR"/>
              </w:rPr>
              <w:t>0.00003</w:t>
            </w:r>
          </w:p>
        </w:tc>
      </w:tr>
    </w:tbl>
    <w:p w14:paraId="54959DB6" w14:textId="77777777" w:rsidR="002B73E3" w:rsidRPr="000D3923" w:rsidRDefault="002B73E3" w:rsidP="000D3923"/>
    <w:p w14:paraId="79684EE8" w14:textId="14255313" w:rsidR="000D3923" w:rsidRDefault="000D3923" w:rsidP="000D3923">
      <w:pPr>
        <w:pStyle w:val="Caption"/>
        <w:keepNext/>
        <w:jc w:val="center"/>
      </w:pPr>
      <w:bookmarkStart w:id="884" w:name="_Ref135065724"/>
      <w:r>
        <w:lastRenderedPageBreak/>
        <w:t xml:space="preserve">Table </w:t>
      </w:r>
      <w:r w:rsidR="003F29D0">
        <w:fldChar w:fldCharType="begin"/>
      </w:r>
      <w:r w:rsidR="003F29D0">
        <w:instrText xml:space="preserve"> SEQ Table \* ARABIC </w:instrText>
      </w:r>
      <w:r w:rsidR="003F29D0">
        <w:fldChar w:fldCharType="separate"/>
      </w:r>
      <w:r w:rsidR="009F4342">
        <w:rPr>
          <w:noProof/>
        </w:rPr>
        <w:t>6</w:t>
      </w:r>
      <w:r w:rsidR="003F29D0">
        <w:rPr>
          <w:noProof/>
        </w:rPr>
        <w:fldChar w:fldCharType="end"/>
      </w:r>
      <w:bookmarkEnd w:id="884"/>
      <w:r>
        <w:t>: Carbon intensities of different components in a solar farm</w:t>
      </w:r>
    </w:p>
    <w:tbl>
      <w:tblPr>
        <w:tblW w:w="5000" w:type="pct"/>
        <w:tblLayout w:type="fixed"/>
        <w:tblLook w:val="04A0" w:firstRow="1" w:lastRow="0" w:firstColumn="1" w:lastColumn="0" w:noHBand="0" w:noVBand="1"/>
      </w:tblPr>
      <w:tblGrid>
        <w:gridCol w:w="2398"/>
        <w:gridCol w:w="710"/>
        <w:gridCol w:w="850"/>
        <w:gridCol w:w="710"/>
        <w:gridCol w:w="1661"/>
        <w:gridCol w:w="2677"/>
      </w:tblGrid>
      <w:tr w:rsidR="006B205E" w:rsidRPr="00472A24" w14:paraId="725548F2" w14:textId="77777777" w:rsidTr="007E12CC">
        <w:trPr>
          <w:trHeight w:val="290"/>
        </w:trPr>
        <w:tc>
          <w:tcPr>
            <w:tcW w:w="5000" w:type="pct"/>
            <w:gridSpan w:val="6"/>
            <w:tcBorders>
              <w:top w:val="single" w:sz="8" w:space="0" w:color="auto"/>
              <w:left w:val="single" w:sz="8" w:space="0" w:color="auto"/>
              <w:bottom w:val="nil"/>
              <w:right w:val="single" w:sz="8" w:space="0" w:color="000000"/>
            </w:tcBorders>
            <w:shd w:val="clear" w:color="auto" w:fill="AEAAAA" w:themeFill="background2" w:themeFillShade="BF"/>
            <w:noWrap/>
            <w:vAlign w:val="bottom"/>
            <w:hideMark/>
          </w:tcPr>
          <w:p w14:paraId="356EAFA6" w14:textId="77777777" w:rsidR="006B205E" w:rsidRPr="00472A24" w:rsidRDefault="006B205E" w:rsidP="008F7313">
            <w:pPr>
              <w:jc w:val="both"/>
              <w:rPr>
                <w:b/>
                <w:sz w:val="22"/>
                <w:szCs w:val="22"/>
                <w:lang w:eastAsia="ko-KR"/>
              </w:rPr>
            </w:pPr>
            <w:r w:rsidRPr="00472A24">
              <w:rPr>
                <w:b/>
                <w:sz w:val="22"/>
                <w:szCs w:val="22"/>
                <w:lang w:eastAsia="ko-KR"/>
              </w:rPr>
              <w:t>Carbon Intensities</w:t>
            </w:r>
          </w:p>
        </w:tc>
      </w:tr>
      <w:tr w:rsidR="006B205E" w:rsidRPr="00472A24" w14:paraId="3CF64633"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4CDC5D5B" w14:textId="77777777" w:rsidR="006B205E" w:rsidRPr="00472A24" w:rsidRDefault="006B205E" w:rsidP="008F7313">
            <w:pPr>
              <w:jc w:val="both"/>
              <w:rPr>
                <w:b/>
                <w:sz w:val="22"/>
                <w:szCs w:val="22"/>
                <w:u w:val="single"/>
                <w:lang w:eastAsia="ko-KR"/>
              </w:rPr>
            </w:pPr>
            <w:r w:rsidRPr="00472A24">
              <w:rPr>
                <w:b/>
                <w:sz w:val="22"/>
                <w:szCs w:val="22"/>
                <w:u w:val="single"/>
                <w:lang w:eastAsia="ko-KR"/>
              </w:rPr>
              <w:t>Fuel</w:t>
            </w:r>
          </w:p>
        </w:tc>
      </w:tr>
      <w:tr w:rsidR="00BE7BF9" w:rsidRPr="00472A24" w14:paraId="329C9E90"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4EEFD9B5" w14:textId="77777777" w:rsidR="006B205E" w:rsidRPr="00472A24" w:rsidRDefault="006B205E" w:rsidP="008F7313">
            <w:pPr>
              <w:jc w:val="both"/>
              <w:rPr>
                <w:b/>
                <w:sz w:val="22"/>
                <w:szCs w:val="22"/>
                <w:lang w:eastAsia="ko-KR"/>
              </w:rPr>
            </w:pPr>
            <w:r w:rsidRPr="00472A24">
              <w:rPr>
                <w:b/>
                <w:sz w:val="22"/>
                <w:szCs w:val="22"/>
                <w:lang w:eastAsia="ko-KR"/>
              </w:rPr>
              <w:t>Fuel Type</w:t>
            </w:r>
          </w:p>
        </w:tc>
        <w:tc>
          <w:tcPr>
            <w:tcW w:w="1260" w:type="pct"/>
            <w:gridSpan w:val="3"/>
            <w:tcBorders>
              <w:top w:val="nil"/>
              <w:left w:val="nil"/>
              <w:bottom w:val="nil"/>
              <w:right w:val="nil"/>
            </w:tcBorders>
            <w:shd w:val="clear" w:color="auto" w:fill="auto"/>
            <w:noWrap/>
            <w:vAlign w:val="bottom"/>
            <w:hideMark/>
          </w:tcPr>
          <w:p w14:paraId="627FE405" w14:textId="77777777" w:rsidR="006B205E" w:rsidRPr="00472A24" w:rsidRDefault="006B205E" w:rsidP="008F7313">
            <w:pPr>
              <w:jc w:val="center"/>
              <w:rPr>
                <w:b/>
                <w:sz w:val="22"/>
                <w:szCs w:val="22"/>
                <w:lang w:eastAsia="ko-KR"/>
              </w:rPr>
            </w:pPr>
            <w:r w:rsidRPr="00472A24">
              <w:rPr>
                <w:b/>
                <w:sz w:val="22"/>
                <w:szCs w:val="22"/>
                <w:lang w:eastAsia="ko-KR"/>
              </w:rPr>
              <w:t>Value</w:t>
            </w:r>
          </w:p>
        </w:tc>
        <w:tc>
          <w:tcPr>
            <w:tcW w:w="922" w:type="pct"/>
            <w:tcBorders>
              <w:top w:val="nil"/>
              <w:left w:val="nil"/>
              <w:bottom w:val="nil"/>
              <w:right w:val="nil"/>
            </w:tcBorders>
            <w:shd w:val="clear" w:color="auto" w:fill="auto"/>
            <w:noWrap/>
            <w:vAlign w:val="bottom"/>
            <w:hideMark/>
          </w:tcPr>
          <w:p w14:paraId="5F5B89E7"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55C646F2"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BE7BF9" w:rsidRPr="00472A24" w14:paraId="295CAC33"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3D7BBC53" w14:textId="77777777" w:rsidR="006B205E" w:rsidRPr="00472A24" w:rsidRDefault="006B205E" w:rsidP="008F7313">
            <w:pPr>
              <w:jc w:val="both"/>
              <w:rPr>
                <w:sz w:val="22"/>
                <w:szCs w:val="22"/>
                <w:lang w:eastAsia="ko-KR"/>
              </w:rPr>
            </w:pPr>
            <w:r w:rsidRPr="00472A24">
              <w:rPr>
                <w:sz w:val="22"/>
                <w:szCs w:val="22"/>
                <w:lang w:eastAsia="ko-KR"/>
              </w:rPr>
              <w:t>Natural gas</w:t>
            </w:r>
          </w:p>
        </w:tc>
        <w:tc>
          <w:tcPr>
            <w:tcW w:w="1260" w:type="pct"/>
            <w:gridSpan w:val="3"/>
            <w:tcBorders>
              <w:top w:val="nil"/>
              <w:left w:val="nil"/>
              <w:bottom w:val="nil"/>
              <w:right w:val="nil"/>
            </w:tcBorders>
            <w:shd w:val="clear" w:color="auto" w:fill="auto"/>
            <w:noWrap/>
            <w:vAlign w:val="bottom"/>
            <w:hideMark/>
          </w:tcPr>
          <w:p w14:paraId="4EF496F7" w14:textId="77777777" w:rsidR="006B205E" w:rsidRPr="00472A24" w:rsidRDefault="006B205E" w:rsidP="008F7313">
            <w:pPr>
              <w:jc w:val="center"/>
              <w:rPr>
                <w:sz w:val="22"/>
                <w:szCs w:val="22"/>
                <w:lang w:eastAsia="ko-KR"/>
              </w:rPr>
            </w:pPr>
            <w:r w:rsidRPr="00472A24">
              <w:rPr>
                <w:sz w:val="22"/>
                <w:szCs w:val="22"/>
                <w:lang w:eastAsia="ko-KR"/>
              </w:rPr>
              <w:t>0.185508</w:t>
            </w:r>
          </w:p>
        </w:tc>
        <w:tc>
          <w:tcPr>
            <w:tcW w:w="922" w:type="pct"/>
            <w:tcBorders>
              <w:top w:val="nil"/>
              <w:left w:val="nil"/>
              <w:bottom w:val="nil"/>
              <w:right w:val="nil"/>
            </w:tcBorders>
            <w:shd w:val="clear" w:color="auto" w:fill="auto"/>
            <w:noWrap/>
            <w:vAlign w:val="bottom"/>
            <w:hideMark/>
          </w:tcPr>
          <w:p w14:paraId="18506144" w14:textId="77777777" w:rsidR="006B205E" w:rsidRPr="00472A24" w:rsidRDefault="006B205E" w:rsidP="008F7313">
            <w:pPr>
              <w:jc w:val="both"/>
              <w:rPr>
                <w:sz w:val="22"/>
                <w:szCs w:val="22"/>
                <w:lang w:eastAsia="ko-KR"/>
              </w:rPr>
            </w:pPr>
            <w:r w:rsidRPr="00472A24">
              <w:rPr>
                <w:sz w:val="22"/>
                <w:szCs w:val="22"/>
                <w:lang w:eastAsia="ko-KR"/>
              </w:rPr>
              <w:t>kgCO2eq/kWh</w:t>
            </w:r>
          </w:p>
        </w:tc>
        <w:tc>
          <w:tcPr>
            <w:tcW w:w="1487" w:type="pct"/>
            <w:tcBorders>
              <w:top w:val="nil"/>
              <w:left w:val="nil"/>
              <w:bottom w:val="nil"/>
              <w:right w:val="single" w:sz="8" w:space="0" w:color="auto"/>
            </w:tcBorders>
            <w:shd w:val="clear" w:color="auto" w:fill="auto"/>
            <w:noWrap/>
            <w:vAlign w:val="bottom"/>
            <w:hideMark/>
          </w:tcPr>
          <w:p w14:paraId="5EB037E1" w14:textId="61F7DF48" w:rsidR="006B205E" w:rsidRPr="00472A24" w:rsidRDefault="009D1D3B" w:rsidP="008F7313">
            <w:pPr>
              <w:jc w:val="both"/>
              <w:rPr>
                <w:sz w:val="22"/>
                <w:szCs w:val="22"/>
                <w:lang w:eastAsia="ko-KR"/>
              </w:rPr>
            </w:pPr>
            <w:r>
              <w:rPr>
                <w:sz w:val="22"/>
                <w:szCs w:val="22"/>
                <w:lang w:eastAsia="ko-KR"/>
              </w:rPr>
              <w:t xml:space="preserve">Calculated </w:t>
            </w:r>
            <w:r w:rsidR="0047661F">
              <w:rPr>
                <w:sz w:val="22"/>
                <w:szCs w:val="22"/>
                <w:lang w:eastAsia="ko-KR"/>
              </w:rPr>
              <w:t xml:space="preserve">based </w:t>
            </w:r>
            <w:r w:rsidR="0047661F" w:rsidRPr="0047661F">
              <w:rPr>
                <w:sz w:val="22"/>
                <w:szCs w:val="22"/>
                <w:lang w:eastAsia="ko-KR"/>
              </w:rPr>
              <w:t xml:space="preserve">on </w:t>
            </w:r>
            <w:r w:rsidR="0047661F" w:rsidRPr="0047661F">
              <w:rPr>
                <w:sz w:val="22"/>
                <w:szCs w:val="22"/>
                <w:lang w:eastAsia="ko-KR"/>
              </w:rPr>
              <w:fldChar w:fldCharType="begin"/>
            </w:r>
            <w:r w:rsidR="0047661F" w:rsidRPr="0047661F">
              <w:rPr>
                <w:sz w:val="22"/>
                <w:szCs w:val="22"/>
                <w:lang w:eastAsia="ko-KR"/>
              </w:rPr>
              <w:instrText xml:space="preserve"> REF _Ref135065694 \h </w:instrText>
            </w:r>
            <w:r w:rsidR="0047661F">
              <w:rPr>
                <w:sz w:val="22"/>
                <w:szCs w:val="22"/>
                <w:lang w:eastAsia="ko-KR"/>
              </w:rPr>
              <w:instrText xml:space="preserve"> \* MERGEFORMAT </w:instrText>
            </w:r>
            <w:r w:rsidR="0047661F" w:rsidRPr="0047661F">
              <w:rPr>
                <w:sz w:val="22"/>
                <w:szCs w:val="22"/>
                <w:lang w:eastAsia="ko-KR"/>
              </w:rPr>
            </w:r>
            <w:r w:rsidR="0047661F" w:rsidRPr="0047661F">
              <w:rPr>
                <w:sz w:val="22"/>
                <w:szCs w:val="22"/>
                <w:lang w:eastAsia="ko-KR"/>
              </w:rPr>
              <w:fldChar w:fldCharType="separate"/>
            </w:r>
            <w:r w:rsidR="009F4342" w:rsidRPr="009F4342">
              <w:rPr>
                <w:sz w:val="22"/>
                <w:szCs w:val="22"/>
              </w:rPr>
              <w:t xml:space="preserve">Table </w:t>
            </w:r>
            <w:r w:rsidR="009F4342" w:rsidRPr="009F4342">
              <w:rPr>
                <w:noProof/>
                <w:sz w:val="22"/>
                <w:szCs w:val="22"/>
              </w:rPr>
              <w:t>5</w:t>
            </w:r>
            <w:r w:rsidR="0047661F" w:rsidRPr="0047661F">
              <w:rPr>
                <w:sz w:val="22"/>
                <w:szCs w:val="22"/>
                <w:lang w:eastAsia="ko-KR"/>
              </w:rPr>
              <w:fldChar w:fldCharType="end"/>
            </w:r>
          </w:p>
        </w:tc>
      </w:tr>
      <w:tr w:rsidR="006B205E" w:rsidRPr="00472A24" w14:paraId="31C6BEF0"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6346E4DC" w14:textId="77777777" w:rsidR="006B205E" w:rsidRPr="00472A24" w:rsidRDefault="006B205E" w:rsidP="002B29E8">
            <w:pPr>
              <w:rPr>
                <w:b/>
                <w:sz w:val="22"/>
                <w:szCs w:val="22"/>
                <w:u w:val="single"/>
                <w:lang w:eastAsia="ko-KR"/>
              </w:rPr>
            </w:pPr>
            <w:r w:rsidRPr="00472A24">
              <w:rPr>
                <w:b/>
                <w:sz w:val="22"/>
                <w:szCs w:val="22"/>
                <w:u w:val="single"/>
                <w:lang w:eastAsia="ko-KR"/>
              </w:rPr>
              <w:t>Solar modules</w:t>
            </w:r>
          </w:p>
        </w:tc>
      </w:tr>
      <w:tr w:rsidR="00EE4498" w:rsidRPr="00472A24" w14:paraId="5D75E990"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3097D00F"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394" w:type="pct"/>
            <w:tcBorders>
              <w:top w:val="nil"/>
              <w:left w:val="nil"/>
              <w:bottom w:val="nil"/>
              <w:right w:val="nil"/>
            </w:tcBorders>
            <w:shd w:val="clear" w:color="auto" w:fill="auto"/>
            <w:noWrap/>
            <w:vAlign w:val="bottom"/>
            <w:hideMark/>
          </w:tcPr>
          <w:p w14:paraId="4B15A53E" w14:textId="77777777" w:rsidR="006B205E" w:rsidRPr="00472A24" w:rsidRDefault="006B205E" w:rsidP="008F7313">
            <w:pPr>
              <w:jc w:val="center"/>
              <w:rPr>
                <w:b/>
                <w:sz w:val="22"/>
                <w:szCs w:val="22"/>
                <w:lang w:eastAsia="ko-KR"/>
              </w:rPr>
            </w:pPr>
            <w:r w:rsidRPr="00472A24">
              <w:rPr>
                <w:b/>
                <w:sz w:val="22"/>
                <w:szCs w:val="22"/>
                <w:lang w:eastAsia="ko-KR"/>
              </w:rPr>
              <w:t>Low</w:t>
            </w:r>
          </w:p>
        </w:tc>
        <w:tc>
          <w:tcPr>
            <w:tcW w:w="472" w:type="pct"/>
            <w:tcBorders>
              <w:top w:val="nil"/>
              <w:left w:val="nil"/>
              <w:bottom w:val="nil"/>
              <w:right w:val="nil"/>
            </w:tcBorders>
            <w:shd w:val="clear" w:color="auto" w:fill="auto"/>
            <w:noWrap/>
            <w:vAlign w:val="bottom"/>
            <w:hideMark/>
          </w:tcPr>
          <w:p w14:paraId="1871148A" w14:textId="77777777" w:rsidR="006B205E" w:rsidRPr="00472A24" w:rsidRDefault="006B205E" w:rsidP="008F7313">
            <w:pPr>
              <w:jc w:val="center"/>
              <w:rPr>
                <w:b/>
                <w:sz w:val="22"/>
                <w:szCs w:val="22"/>
                <w:lang w:eastAsia="ko-KR"/>
              </w:rPr>
            </w:pPr>
            <w:r w:rsidRPr="00472A24">
              <w:rPr>
                <w:b/>
                <w:sz w:val="22"/>
                <w:szCs w:val="22"/>
                <w:lang w:eastAsia="ko-KR"/>
              </w:rPr>
              <w:t>Best</w:t>
            </w:r>
          </w:p>
        </w:tc>
        <w:tc>
          <w:tcPr>
            <w:tcW w:w="394" w:type="pct"/>
            <w:tcBorders>
              <w:top w:val="nil"/>
              <w:left w:val="nil"/>
              <w:bottom w:val="nil"/>
              <w:right w:val="nil"/>
            </w:tcBorders>
            <w:shd w:val="clear" w:color="auto" w:fill="auto"/>
            <w:noWrap/>
            <w:vAlign w:val="bottom"/>
            <w:hideMark/>
          </w:tcPr>
          <w:p w14:paraId="452DC3E1" w14:textId="77777777" w:rsidR="006B205E" w:rsidRPr="00472A24" w:rsidRDefault="006B205E" w:rsidP="008F7313">
            <w:pPr>
              <w:jc w:val="center"/>
              <w:rPr>
                <w:b/>
                <w:sz w:val="22"/>
                <w:szCs w:val="22"/>
                <w:lang w:eastAsia="ko-KR"/>
              </w:rPr>
            </w:pPr>
            <w:r w:rsidRPr="00472A24">
              <w:rPr>
                <w:b/>
                <w:sz w:val="22"/>
                <w:szCs w:val="22"/>
                <w:lang w:eastAsia="ko-KR"/>
              </w:rPr>
              <w:t>High</w:t>
            </w:r>
          </w:p>
        </w:tc>
        <w:tc>
          <w:tcPr>
            <w:tcW w:w="922" w:type="pct"/>
            <w:tcBorders>
              <w:top w:val="nil"/>
              <w:left w:val="nil"/>
              <w:bottom w:val="nil"/>
              <w:right w:val="nil"/>
            </w:tcBorders>
            <w:shd w:val="clear" w:color="auto" w:fill="auto"/>
            <w:noWrap/>
            <w:vAlign w:val="bottom"/>
            <w:hideMark/>
          </w:tcPr>
          <w:p w14:paraId="07C06F1A"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7C72DC2F"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EE4498" w:rsidRPr="00472A24" w14:paraId="4637C24D"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0F8E2822"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394" w:type="pct"/>
            <w:tcBorders>
              <w:top w:val="nil"/>
              <w:left w:val="nil"/>
              <w:bottom w:val="nil"/>
              <w:right w:val="nil"/>
            </w:tcBorders>
            <w:shd w:val="clear" w:color="auto" w:fill="auto"/>
            <w:noWrap/>
            <w:vAlign w:val="bottom"/>
            <w:hideMark/>
          </w:tcPr>
          <w:p w14:paraId="5BA66CA1" w14:textId="77777777" w:rsidR="006B205E" w:rsidRPr="00472A24" w:rsidRDefault="006B205E" w:rsidP="008F7313">
            <w:pPr>
              <w:jc w:val="center"/>
              <w:rPr>
                <w:sz w:val="22"/>
                <w:szCs w:val="22"/>
                <w:lang w:eastAsia="ko-KR"/>
              </w:rPr>
            </w:pPr>
            <w:r w:rsidRPr="00472A24">
              <w:rPr>
                <w:sz w:val="22"/>
                <w:szCs w:val="22"/>
                <w:lang w:eastAsia="ko-KR"/>
              </w:rPr>
              <w:t>1.32</w:t>
            </w:r>
          </w:p>
        </w:tc>
        <w:tc>
          <w:tcPr>
            <w:tcW w:w="472" w:type="pct"/>
            <w:tcBorders>
              <w:top w:val="nil"/>
              <w:left w:val="nil"/>
              <w:bottom w:val="nil"/>
              <w:right w:val="nil"/>
            </w:tcBorders>
            <w:shd w:val="clear" w:color="auto" w:fill="auto"/>
            <w:noWrap/>
            <w:vAlign w:val="bottom"/>
            <w:hideMark/>
          </w:tcPr>
          <w:p w14:paraId="1AA232E2" w14:textId="77777777" w:rsidR="006B205E" w:rsidRPr="00472A24" w:rsidRDefault="006B205E" w:rsidP="008F7313">
            <w:pPr>
              <w:jc w:val="center"/>
              <w:rPr>
                <w:sz w:val="22"/>
                <w:szCs w:val="22"/>
                <w:lang w:eastAsia="ko-KR"/>
              </w:rPr>
            </w:pPr>
            <w:r w:rsidRPr="00472A24">
              <w:rPr>
                <w:sz w:val="22"/>
                <w:szCs w:val="22"/>
                <w:lang w:eastAsia="ko-KR"/>
              </w:rPr>
              <w:t>2.01</w:t>
            </w:r>
          </w:p>
        </w:tc>
        <w:tc>
          <w:tcPr>
            <w:tcW w:w="394" w:type="pct"/>
            <w:tcBorders>
              <w:top w:val="nil"/>
              <w:left w:val="nil"/>
              <w:bottom w:val="nil"/>
              <w:right w:val="nil"/>
            </w:tcBorders>
            <w:shd w:val="clear" w:color="auto" w:fill="auto"/>
            <w:noWrap/>
            <w:vAlign w:val="bottom"/>
            <w:hideMark/>
          </w:tcPr>
          <w:p w14:paraId="5B86CC23" w14:textId="77777777" w:rsidR="006B205E" w:rsidRPr="00472A24" w:rsidRDefault="006B205E" w:rsidP="008F7313">
            <w:pPr>
              <w:jc w:val="center"/>
              <w:rPr>
                <w:sz w:val="22"/>
                <w:szCs w:val="22"/>
                <w:lang w:eastAsia="ko-KR"/>
              </w:rPr>
            </w:pPr>
            <w:r w:rsidRPr="00472A24">
              <w:rPr>
                <w:sz w:val="22"/>
                <w:szCs w:val="22"/>
                <w:lang w:eastAsia="ko-KR"/>
              </w:rPr>
              <w:t>2.7</w:t>
            </w:r>
          </w:p>
        </w:tc>
        <w:tc>
          <w:tcPr>
            <w:tcW w:w="922" w:type="pct"/>
            <w:tcBorders>
              <w:top w:val="nil"/>
              <w:left w:val="nil"/>
              <w:bottom w:val="nil"/>
              <w:right w:val="nil"/>
            </w:tcBorders>
            <w:shd w:val="clear" w:color="auto" w:fill="auto"/>
            <w:noWrap/>
            <w:vAlign w:val="bottom"/>
            <w:hideMark/>
          </w:tcPr>
          <w:p w14:paraId="5D5231DB" w14:textId="77777777" w:rsidR="006B205E" w:rsidRPr="00472A24" w:rsidRDefault="006B205E" w:rsidP="008F7313">
            <w:pPr>
              <w:jc w:val="both"/>
              <w:rPr>
                <w:sz w:val="22"/>
                <w:szCs w:val="22"/>
                <w:lang w:eastAsia="ko-KR"/>
              </w:rPr>
            </w:pPr>
            <w:r w:rsidRPr="00472A24">
              <w:rPr>
                <w:sz w:val="22"/>
                <w:szCs w:val="22"/>
                <w:lang w:eastAsia="ko-KR"/>
              </w:rPr>
              <w:t>kgCO2eq/</w:t>
            </w:r>
            <w:proofErr w:type="spellStart"/>
            <w:r w:rsidRPr="00472A24">
              <w:rPr>
                <w:sz w:val="22"/>
                <w:szCs w:val="22"/>
                <w:lang w:eastAsia="ko-KR"/>
              </w:rPr>
              <w:t>Wp</w:t>
            </w:r>
            <w:proofErr w:type="spellEnd"/>
          </w:p>
        </w:tc>
        <w:tc>
          <w:tcPr>
            <w:tcW w:w="1487" w:type="pct"/>
            <w:tcBorders>
              <w:top w:val="nil"/>
              <w:left w:val="nil"/>
              <w:bottom w:val="nil"/>
              <w:right w:val="single" w:sz="8" w:space="0" w:color="auto"/>
            </w:tcBorders>
            <w:shd w:val="clear" w:color="auto" w:fill="auto"/>
            <w:noWrap/>
            <w:vAlign w:val="bottom"/>
            <w:hideMark/>
          </w:tcPr>
          <w:p w14:paraId="354F81EA" w14:textId="61A813D0" w:rsidR="006B205E" w:rsidRPr="00472A24" w:rsidRDefault="003F29D0" w:rsidP="008F7313">
            <w:pPr>
              <w:jc w:val="both"/>
              <w:rPr>
                <w:sz w:val="22"/>
                <w:szCs w:val="22"/>
                <w:lang w:eastAsia="ko-KR"/>
              </w:rPr>
            </w:pPr>
            <w:sdt>
              <w:sdtPr>
                <w:rPr>
                  <w:sz w:val="22"/>
                  <w:szCs w:val="22"/>
                  <w:lang w:eastAsia="ko-KR"/>
                </w:rPr>
                <w:id w:val="-145283858"/>
                <w:citation/>
              </w:sdtPr>
              <w:sdtEndPr/>
              <w:sdtContent>
                <w:r w:rsidR="007863B9" w:rsidRPr="00472A24">
                  <w:rPr>
                    <w:sz w:val="22"/>
                    <w:szCs w:val="22"/>
                    <w:lang w:eastAsia="ko-KR"/>
                  </w:rPr>
                  <w:fldChar w:fldCharType="begin"/>
                </w:r>
                <w:r w:rsidR="007863B9" w:rsidRPr="00472A24">
                  <w:rPr>
                    <w:sz w:val="22"/>
                    <w:szCs w:val="22"/>
                    <w:lang w:val="en-US" w:eastAsia="ko-KR"/>
                  </w:rPr>
                  <w:instrText xml:space="preserve"> CITATION Yue14 \l 1033 </w:instrText>
                </w:r>
                <w:r w:rsidR="007863B9" w:rsidRPr="00472A24">
                  <w:rPr>
                    <w:sz w:val="22"/>
                    <w:szCs w:val="22"/>
                    <w:lang w:eastAsia="ko-KR"/>
                  </w:rPr>
                  <w:fldChar w:fldCharType="separate"/>
                </w:r>
                <w:r w:rsidR="009F4342" w:rsidRPr="009F4342">
                  <w:rPr>
                    <w:noProof/>
                    <w:sz w:val="22"/>
                    <w:szCs w:val="22"/>
                    <w:lang w:val="en-US" w:eastAsia="ko-KR"/>
                  </w:rPr>
                  <w:t>(Yue, You, &amp; Darling, 2014)</w:t>
                </w:r>
                <w:r w:rsidR="007863B9" w:rsidRPr="00472A24">
                  <w:rPr>
                    <w:sz w:val="22"/>
                    <w:szCs w:val="22"/>
                    <w:lang w:eastAsia="ko-KR"/>
                  </w:rPr>
                  <w:fldChar w:fldCharType="end"/>
                </w:r>
              </w:sdtContent>
            </w:sdt>
          </w:p>
        </w:tc>
      </w:tr>
      <w:tr w:rsidR="00EE4498" w:rsidRPr="00472A24" w14:paraId="4E278CE5"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6425EB12" w14:textId="1B052E5F" w:rsidR="006B205E" w:rsidRPr="00472A24" w:rsidRDefault="00A4462B" w:rsidP="008F7313">
            <w:pPr>
              <w:jc w:val="both"/>
              <w:rPr>
                <w:sz w:val="22"/>
                <w:szCs w:val="22"/>
                <w:lang w:eastAsia="ko-KR"/>
              </w:rPr>
            </w:pPr>
            <w:r>
              <w:rPr>
                <w:sz w:val="22"/>
                <w:szCs w:val="22"/>
                <w:lang w:eastAsia="ko-KR"/>
              </w:rPr>
              <w:t>D</w:t>
            </w:r>
            <w:r w:rsidRPr="00A4462B">
              <w:rPr>
                <w:sz w:val="22"/>
                <w:szCs w:val="22"/>
                <w:lang w:eastAsia="ko-KR"/>
              </w:rPr>
              <w:t>ecommissioning</w:t>
            </w:r>
          </w:p>
        </w:tc>
        <w:tc>
          <w:tcPr>
            <w:tcW w:w="394" w:type="pct"/>
            <w:tcBorders>
              <w:top w:val="nil"/>
              <w:left w:val="nil"/>
              <w:bottom w:val="nil"/>
              <w:right w:val="nil"/>
            </w:tcBorders>
            <w:shd w:val="clear" w:color="auto" w:fill="auto"/>
            <w:noWrap/>
            <w:vAlign w:val="bottom"/>
            <w:hideMark/>
          </w:tcPr>
          <w:p w14:paraId="1DB80F59" w14:textId="77777777" w:rsidR="006B205E" w:rsidRPr="00472A24" w:rsidRDefault="006B205E" w:rsidP="008F7313">
            <w:pPr>
              <w:jc w:val="center"/>
              <w:rPr>
                <w:sz w:val="22"/>
                <w:szCs w:val="22"/>
                <w:lang w:eastAsia="ko-KR"/>
              </w:rPr>
            </w:pPr>
            <w:r w:rsidRPr="00472A24">
              <w:rPr>
                <w:sz w:val="22"/>
                <w:szCs w:val="22"/>
                <w:lang w:eastAsia="ko-KR"/>
              </w:rPr>
              <w:t>1.5</w:t>
            </w:r>
          </w:p>
        </w:tc>
        <w:tc>
          <w:tcPr>
            <w:tcW w:w="472" w:type="pct"/>
            <w:tcBorders>
              <w:top w:val="nil"/>
              <w:left w:val="nil"/>
              <w:bottom w:val="nil"/>
              <w:right w:val="nil"/>
            </w:tcBorders>
            <w:shd w:val="clear" w:color="auto" w:fill="auto"/>
            <w:noWrap/>
            <w:vAlign w:val="bottom"/>
            <w:hideMark/>
          </w:tcPr>
          <w:p w14:paraId="39317BD6" w14:textId="77777777" w:rsidR="006B205E" w:rsidRPr="00472A24" w:rsidRDefault="006B205E" w:rsidP="008F7313">
            <w:pPr>
              <w:jc w:val="center"/>
              <w:rPr>
                <w:sz w:val="22"/>
                <w:szCs w:val="22"/>
                <w:lang w:eastAsia="ko-KR"/>
              </w:rPr>
            </w:pPr>
            <w:r w:rsidRPr="00472A24">
              <w:rPr>
                <w:sz w:val="22"/>
                <w:szCs w:val="22"/>
                <w:lang w:eastAsia="ko-KR"/>
              </w:rPr>
              <w:t>1.65</w:t>
            </w:r>
          </w:p>
        </w:tc>
        <w:tc>
          <w:tcPr>
            <w:tcW w:w="394" w:type="pct"/>
            <w:tcBorders>
              <w:top w:val="nil"/>
              <w:left w:val="nil"/>
              <w:bottom w:val="nil"/>
              <w:right w:val="nil"/>
            </w:tcBorders>
            <w:shd w:val="clear" w:color="auto" w:fill="auto"/>
            <w:noWrap/>
            <w:vAlign w:val="bottom"/>
            <w:hideMark/>
          </w:tcPr>
          <w:p w14:paraId="3A68848E" w14:textId="77777777" w:rsidR="006B205E" w:rsidRPr="00472A24" w:rsidRDefault="006B205E" w:rsidP="008F7313">
            <w:pPr>
              <w:jc w:val="center"/>
              <w:rPr>
                <w:sz w:val="22"/>
                <w:szCs w:val="22"/>
                <w:lang w:eastAsia="ko-KR"/>
              </w:rPr>
            </w:pPr>
            <w:r w:rsidRPr="00472A24">
              <w:rPr>
                <w:sz w:val="22"/>
                <w:szCs w:val="22"/>
                <w:lang w:eastAsia="ko-KR"/>
              </w:rPr>
              <w:t>1.8</w:t>
            </w:r>
          </w:p>
        </w:tc>
        <w:tc>
          <w:tcPr>
            <w:tcW w:w="922" w:type="pct"/>
            <w:tcBorders>
              <w:top w:val="nil"/>
              <w:left w:val="nil"/>
              <w:bottom w:val="nil"/>
              <w:right w:val="nil"/>
            </w:tcBorders>
            <w:shd w:val="clear" w:color="auto" w:fill="auto"/>
            <w:noWrap/>
            <w:vAlign w:val="bottom"/>
            <w:hideMark/>
          </w:tcPr>
          <w:p w14:paraId="56B1FDD2" w14:textId="77777777" w:rsidR="006B205E" w:rsidRPr="00472A24" w:rsidRDefault="006B205E" w:rsidP="008F7313">
            <w:pPr>
              <w:jc w:val="both"/>
              <w:rPr>
                <w:sz w:val="22"/>
                <w:szCs w:val="22"/>
                <w:lang w:eastAsia="ko-KR"/>
              </w:rPr>
            </w:pPr>
            <w:r w:rsidRPr="00472A24">
              <w:rPr>
                <w:sz w:val="22"/>
                <w:szCs w:val="22"/>
                <w:lang w:eastAsia="ko-KR"/>
              </w:rPr>
              <w:t>gCO2e/ kWh</w:t>
            </w:r>
          </w:p>
        </w:tc>
        <w:tc>
          <w:tcPr>
            <w:tcW w:w="1487" w:type="pct"/>
            <w:tcBorders>
              <w:top w:val="nil"/>
              <w:left w:val="nil"/>
              <w:bottom w:val="nil"/>
              <w:right w:val="single" w:sz="8" w:space="0" w:color="auto"/>
            </w:tcBorders>
            <w:shd w:val="clear" w:color="auto" w:fill="auto"/>
            <w:noWrap/>
            <w:vAlign w:val="bottom"/>
            <w:hideMark/>
          </w:tcPr>
          <w:p w14:paraId="05635103" w14:textId="714BBF2A" w:rsidR="006B205E" w:rsidRPr="00472A24" w:rsidRDefault="00D96F00" w:rsidP="008F7313">
            <w:pPr>
              <w:jc w:val="both"/>
              <w:rPr>
                <w:sz w:val="22"/>
                <w:szCs w:val="22"/>
                <w:lang w:eastAsia="ko-KR"/>
              </w:rPr>
            </w:pPr>
            <w:r w:rsidRPr="00472A24">
              <w:rPr>
                <w:sz w:val="22"/>
                <w:szCs w:val="22"/>
                <w:lang w:eastAsia="ko-KR"/>
              </w:rPr>
              <w:t>(</w:t>
            </w:r>
            <w:r w:rsidR="006B205E" w:rsidRPr="00472A24">
              <w:rPr>
                <w:sz w:val="22"/>
                <w:szCs w:val="22"/>
                <w:lang w:eastAsia="ko-KR"/>
              </w:rPr>
              <w:t>Frankl et al., 2005</w:t>
            </w:r>
            <w:r w:rsidRPr="00472A24">
              <w:rPr>
                <w:sz w:val="22"/>
                <w:szCs w:val="22"/>
                <w:lang w:eastAsia="ko-KR"/>
              </w:rPr>
              <w:t>)</w:t>
            </w:r>
          </w:p>
        </w:tc>
      </w:tr>
      <w:tr w:rsidR="006B205E" w:rsidRPr="00472A24" w14:paraId="028DA675"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5E551EDB" w14:textId="77777777" w:rsidR="006B205E" w:rsidRPr="00472A24" w:rsidRDefault="006B205E" w:rsidP="002B29E8">
            <w:pPr>
              <w:rPr>
                <w:b/>
                <w:sz w:val="22"/>
                <w:szCs w:val="22"/>
                <w:u w:val="single"/>
                <w:lang w:eastAsia="ko-KR"/>
              </w:rPr>
            </w:pPr>
            <w:r w:rsidRPr="00472A24">
              <w:rPr>
                <w:b/>
                <w:sz w:val="22"/>
                <w:szCs w:val="22"/>
                <w:u w:val="single"/>
                <w:lang w:eastAsia="ko-KR"/>
              </w:rPr>
              <w:t>Inverters</w:t>
            </w:r>
          </w:p>
        </w:tc>
      </w:tr>
      <w:tr w:rsidR="00BE7BF9" w:rsidRPr="00472A24" w14:paraId="2136E594"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0F378364"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1260" w:type="pct"/>
            <w:gridSpan w:val="3"/>
            <w:tcBorders>
              <w:top w:val="nil"/>
              <w:left w:val="nil"/>
              <w:bottom w:val="nil"/>
              <w:right w:val="nil"/>
            </w:tcBorders>
            <w:shd w:val="clear" w:color="auto" w:fill="auto"/>
            <w:noWrap/>
            <w:vAlign w:val="bottom"/>
            <w:hideMark/>
          </w:tcPr>
          <w:p w14:paraId="5FB83F3D" w14:textId="77777777" w:rsidR="006B205E" w:rsidRPr="00472A24" w:rsidRDefault="006B205E" w:rsidP="008F7313">
            <w:pPr>
              <w:jc w:val="center"/>
              <w:rPr>
                <w:b/>
                <w:sz w:val="22"/>
                <w:szCs w:val="22"/>
                <w:lang w:eastAsia="ko-KR"/>
              </w:rPr>
            </w:pPr>
            <w:r w:rsidRPr="00472A24">
              <w:rPr>
                <w:b/>
                <w:sz w:val="22"/>
                <w:szCs w:val="22"/>
                <w:lang w:eastAsia="ko-KR"/>
              </w:rPr>
              <w:t>Value</w:t>
            </w:r>
          </w:p>
        </w:tc>
        <w:tc>
          <w:tcPr>
            <w:tcW w:w="922" w:type="pct"/>
            <w:tcBorders>
              <w:top w:val="nil"/>
              <w:left w:val="nil"/>
              <w:bottom w:val="nil"/>
              <w:right w:val="nil"/>
            </w:tcBorders>
            <w:shd w:val="clear" w:color="auto" w:fill="auto"/>
            <w:noWrap/>
            <w:vAlign w:val="bottom"/>
            <w:hideMark/>
          </w:tcPr>
          <w:p w14:paraId="3A5EE293"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6526EBF4"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BE7BF9" w:rsidRPr="00472A24" w14:paraId="1370D1F2"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521234DC"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1260" w:type="pct"/>
            <w:gridSpan w:val="3"/>
            <w:tcBorders>
              <w:top w:val="nil"/>
              <w:left w:val="nil"/>
              <w:bottom w:val="nil"/>
              <w:right w:val="nil"/>
            </w:tcBorders>
            <w:shd w:val="clear" w:color="auto" w:fill="auto"/>
            <w:noWrap/>
            <w:vAlign w:val="bottom"/>
            <w:hideMark/>
          </w:tcPr>
          <w:p w14:paraId="1F82AA73" w14:textId="77777777" w:rsidR="006B205E" w:rsidRPr="00472A24" w:rsidRDefault="006B205E" w:rsidP="008F7313">
            <w:pPr>
              <w:jc w:val="center"/>
              <w:rPr>
                <w:sz w:val="22"/>
                <w:szCs w:val="22"/>
                <w:lang w:eastAsia="ko-KR"/>
              </w:rPr>
            </w:pPr>
            <w:r w:rsidRPr="00472A24">
              <w:rPr>
                <w:sz w:val="22"/>
                <w:szCs w:val="22"/>
                <w:lang w:eastAsia="ko-KR"/>
              </w:rPr>
              <w:t>44.3</w:t>
            </w:r>
          </w:p>
        </w:tc>
        <w:tc>
          <w:tcPr>
            <w:tcW w:w="922" w:type="pct"/>
            <w:tcBorders>
              <w:top w:val="nil"/>
              <w:left w:val="nil"/>
              <w:bottom w:val="nil"/>
              <w:right w:val="nil"/>
            </w:tcBorders>
            <w:shd w:val="clear" w:color="auto" w:fill="auto"/>
            <w:noWrap/>
            <w:vAlign w:val="bottom"/>
            <w:hideMark/>
          </w:tcPr>
          <w:p w14:paraId="72D1BF0A" w14:textId="77777777" w:rsidR="006B205E" w:rsidRPr="00472A24" w:rsidRDefault="006B205E" w:rsidP="008F7313">
            <w:pPr>
              <w:jc w:val="both"/>
              <w:rPr>
                <w:sz w:val="22"/>
                <w:szCs w:val="22"/>
                <w:lang w:eastAsia="ko-KR"/>
              </w:rPr>
            </w:pPr>
            <w:r w:rsidRPr="00472A24">
              <w:rPr>
                <w:sz w:val="22"/>
                <w:szCs w:val="22"/>
                <w:lang w:eastAsia="ko-KR"/>
              </w:rPr>
              <w:t>kgCO2eq/kW</w:t>
            </w:r>
          </w:p>
        </w:tc>
        <w:tc>
          <w:tcPr>
            <w:tcW w:w="1487" w:type="pct"/>
            <w:tcBorders>
              <w:top w:val="nil"/>
              <w:left w:val="nil"/>
              <w:bottom w:val="nil"/>
              <w:right w:val="single" w:sz="8" w:space="0" w:color="auto"/>
            </w:tcBorders>
            <w:shd w:val="clear" w:color="auto" w:fill="auto"/>
            <w:noWrap/>
            <w:vAlign w:val="bottom"/>
            <w:hideMark/>
          </w:tcPr>
          <w:p w14:paraId="739AC47D" w14:textId="0A5C60E9" w:rsidR="006B205E" w:rsidRPr="00472A24" w:rsidRDefault="003F29D0" w:rsidP="008F7313">
            <w:pPr>
              <w:jc w:val="both"/>
              <w:rPr>
                <w:sz w:val="22"/>
                <w:szCs w:val="22"/>
                <w:lang w:eastAsia="ko-KR"/>
              </w:rPr>
            </w:pPr>
            <w:sdt>
              <w:sdtPr>
                <w:rPr>
                  <w:sz w:val="22"/>
                  <w:szCs w:val="22"/>
                  <w:lang w:eastAsia="ko-KR"/>
                </w:rPr>
                <w:id w:val="-1980601012"/>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Hua20 \l 1033 </w:instrText>
                </w:r>
                <w:r w:rsidR="00D96F00" w:rsidRPr="00472A24">
                  <w:rPr>
                    <w:sz w:val="22"/>
                    <w:szCs w:val="22"/>
                    <w:lang w:eastAsia="ko-KR"/>
                  </w:rPr>
                  <w:fldChar w:fldCharType="separate"/>
                </w:r>
                <w:r w:rsidR="009F4342" w:rsidRPr="009F4342">
                  <w:rPr>
                    <w:noProof/>
                    <w:sz w:val="22"/>
                    <w:szCs w:val="22"/>
                    <w:lang w:val="en-US" w:eastAsia="ko-KR"/>
                  </w:rPr>
                  <w:t>(Huawei, 2020)</w:t>
                </w:r>
                <w:r w:rsidR="00D96F00" w:rsidRPr="00472A24">
                  <w:rPr>
                    <w:sz w:val="22"/>
                    <w:szCs w:val="22"/>
                    <w:lang w:eastAsia="ko-KR"/>
                  </w:rPr>
                  <w:fldChar w:fldCharType="end"/>
                </w:r>
              </w:sdtContent>
            </w:sdt>
          </w:p>
        </w:tc>
      </w:tr>
      <w:tr w:rsidR="00BE7BF9" w:rsidRPr="00472A24" w14:paraId="0F086DC6"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6A32DEFE" w14:textId="5B86559A" w:rsidR="006B205E" w:rsidRPr="00472A24" w:rsidRDefault="00A4462B" w:rsidP="008F7313">
            <w:pPr>
              <w:jc w:val="both"/>
              <w:rPr>
                <w:sz w:val="22"/>
                <w:szCs w:val="22"/>
                <w:lang w:eastAsia="ko-KR"/>
              </w:rPr>
            </w:pPr>
            <w:r>
              <w:rPr>
                <w:sz w:val="22"/>
                <w:szCs w:val="22"/>
                <w:lang w:eastAsia="ko-KR"/>
              </w:rPr>
              <w:t>D</w:t>
            </w:r>
            <w:r w:rsidRPr="00A4462B">
              <w:rPr>
                <w:sz w:val="22"/>
                <w:szCs w:val="22"/>
                <w:lang w:eastAsia="ko-KR"/>
              </w:rPr>
              <w:t>ecommissioning</w:t>
            </w:r>
          </w:p>
        </w:tc>
        <w:tc>
          <w:tcPr>
            <w:tcW w:w="1260" w:type="pct"/>
            <w:gridSpan w:val="3"/>
            <w:tcBorders>
              <w:top w:val="nil"/>
              <w:left w:val="nil"/>
              <w:bottom w:val="nil"/>
              <w:right w:val="nil"/>
            </w:tcBorders>
            <w:shd w:val="clear" w:color="auto" w:fill="auto"/>
            <w:noWrap/>
            <w:vAlign w:val="bottom"/>
            <w:hideMark/>
          </w:tcPr>
          <w:p w14:paraId="3CA1AB50" w14:textId="77777777" w:rsidR="006B205E" w:rsidRPr="00472A24" w:rsidRDefault="006B205E" w:rsidP="008F7313">
            <w:pPr>
              <w:jc w:val="center"/>
              <w:rPr>
                <w:sz w:val="22"/>
                <w:szCs w:val="22"/>
                <w:lang w:eastAsia="ko-KR"/>
              </w:rPr>
            </w:pPr>
            <w:r w:rsidRPr="00472A24">
              <w:rPr>
                <w:sz w:val="22"/>
                <w:szCs w:val="22"/>
                <w:lang w:eastAsia="ko-KR"/>
              </w:rPr>
              <w:t>0.43</w:t>
            </w:r>
          </w:p>
        </w:tc>
        <w:tc>
          <w:tcPr>
            <w:tcW w:w="922" w:type="pct"/>
            <w:tcBorders>
              <w:top w:val="nil"/>
              <w:left w:val="nil"/>
              <w:bottom w:val="nil"/>
              <w:right w:val="nil"/>
            </w:tcBorders>
            <w:shd w:val="clear" w:color="auto" w:fill="auto"/>
            <w:noWrap/>
            <w:vAlign w:val="bottom"/>
            <w:hideMark/>
          </w:tcPr>
          <w:p w14:paraId="2135EB44" w14:textId="77777777" w:rsidR="006B205E" w:rsidRPr="00472A24" w:rsidRDefault="006B205E" w:rsidP="008F7313">
            <w:pPr>
              <w:jc w:val="both"/>
              <w:rPr>
                <w:sz w:val="22"/>
                <w:szCs w:val="22"/>
                <w:lang w:eastAsia="ko-KR"/>
              </w:rPr>
            </w:pPr>
            <w:r w:rsidRPr="00472A24">
              <w:rPr>
                <w:sz w:val="22"/>
                <w:szCs w:val="22"/>
                <w:lang w:eastAsia="ko-KR"/>
              </w:rPr>
              <w:t>kgCO2eq/kW</w:t>
            </w:r>
          </w:p>
        </w:tc>
        <w:tc>
          <w:tcPr>
            <w:tcW w:w="1487" w:type="pct"/>
            <w:tcBorders>
              <w:top w:val="nil"/>
              <w:left w:val="nil"/>
              <w:bottom w:val="nil"/>
              <w:right w:val="single" w:sz="8" w:space="0" w:color="auto"/>
            </w:tcBorders>
            <w:shd w:val="clear" w:color="auto" w:fill="auto"/>
            <w:noWrap/>
            <w:vAlign w:val="bottom"/>
            <w:hideMark/>
          </w:tcPr>
          <w:p w14:paraId="2C8F42F5" w14:textId="3F5F76C3" w:rsidR="006B205E" w:rsidRPr="00472A24" w:rsidRDefault="003F29D0" w:rsidP="008F7313">
            <w:pPr>
              <w:jc w:val="both"/>
              <w:rPr>
                <w:sz w:val="22"/>
                <w:szCs w:val="22"/>
                <w:lang w:eastAsia="ko-KR"/>
              </w:rPr>
            </w:pPr>
            <w:sdt>
              <w:sdtPr>
                <w:rPr>
                  <w:sz w:val="22"/>
                  <w:szCs w:val="22"/>
                  <w:lang w:eastAsia="ko-KR"/>
                </w:rPr>
                <w:id w:val="493766134"/>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Hua20 \l 1033 </w:instrText>
                </w:r>
                <w:r w:rsidR="00D96F00" w:rsidRPr="00472A24">
                  <w:rPr>
                    <w:sz w:val="22"/>
                    <w:szCs w:val="22"/>
                    <w:lang w:eastAsia="ko-KR"/>
                  </w:rPr>
                  <w:fldChar w:fldCharType="separate"/>
                </w:r>
                <w:r w:rsidR="009F4342" w:rsidRPr="009F4342">
                  <w:rPr>
                    <w:noProof/>
                    <w:sz w:val="22"/>
                    <w:szCs w:val="22"/>
                    <w:lang w:val="en-US" w:eastAsia="ko-KR"/>
                  </w:rPr>
                  <w:t>(Huawei, 2020)</w:t>
                </w:r>
                <w:r w:rsidR="00D96F00" w:rsidRPr="00472A24">
                  <w:rPr>
                    <w:sz w:val="22"/>
                    <w:szCs w:val="22"/>
                    <w:lang w:eastAsia="ko-KR"/>
                  </w:rPr>
                  <w:fldChar w:fldCharType="end"/>
                </w:r>
              </w:sdtContent>
            </w:sdt>
          </w:p>
        </w:tc>
      </w:tr>
      <w:tr w:rsidR="006B205E" w:rsidRPr="00472A24" w14:paraId="1E7A8AE5"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51680451" w14:textId="77777777" w:rsidR="006B205E" w:rsidRPr="00472A24" w:rsidRDefault="006B205E" w:rsidP="002B29E8">
            <w:pPr>
              <w:rPr>
                <w:b/>
                <w:sz w:val="22"/>
                <w:szCs w:val="22"/>
                <w:u w:val="single"/>
                <w:lang w:eastAsia="ko-KR"/>
              </w:rPr>
            </w:pPr>
            <w:r w:rsidRPr="00472A24">
              <w:rPr>
                <w:b/>
                <w:sz w:val="22"/>
                <w:szCs w:val="22"/>
                <w:u w:val="single"/>
                <w:lang w:eastAsia="ko-KR"/>
              </w:rPr>
              <w:t>Battery</w:t>
            </w:r>
          </w:p>
        </w:tc>
      </w:tr>
      <w:tr w:rsidR="00BE7BF9" w:rsidRPr="00472A24" w14:paraId="78BA22F5"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5E2F2325"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1260" w:type="pct"/>
            <w:gridSpan w:val="3"/>
            <w:tcBorders>
              <w:top w:val="nil"/>
              <w:left w:val="nil"/>
              <w:bottom w:val="nil"/>
              <w:right w:val="nil"/>
            </w:tcBorders>
            <w:shd w:val="clear" w:color="auto" w:fill="auto"/>
            <w:noWrap/>
            <w:vAlign w:val="bottom"/>
            <w:hideMark/>
          </w:tcPr>
          <w:p w14:paraId="516425DF" w14:textId="77777777" w:rsidR="006B205E" w:rsidRPr="00472A24" w:rsidRDefault="006B205E" w:rsidP="008F7313">
            <w:pPr>
              <w:jc w:val="center"/>
              <w:rPr>
                <w:b/>
                <w:sz w:val="22"/>
                <w:szCs w:val="22"/>
                <w:lang w:eastAsia="ko-KR"/>
              </w:rPr>
            </w:pPr>
            <w:r w:rsidRPr="00472A24">
              <w:rPr>
                <w:b/>
                <w:sz w:val="22"/>
                <w:szCs w:val="22"/>
                <w:lang w:eastAsia="ko-KR"/>
              </w:rPr>
              <w:t>Value</w:t>
            </w:r>
          </w:p>
        </w:tc>
        <w:tc>
          <w:tcPr>
            <w:tcW w:w="922" w:type="pct"/>
            <w:tcBorders>
              <w:top w:val="nil"/>
              <w:left w:val="nil"/>
              <w:bottom w:val="nil"/>
              <w:right w:val="nil"/>
            </w:tcBorders>
            <w:shd w:val="clear" w:color="auto" w:fill="auto"/>
            <w:noWrap/>
            <w:vAlign w:val="bottom"/>
            <w:hideMark/>
          </w:tcPr>
          <w:p w14:paraId="0A0DB747"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4B3CDB69"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BE7BF9" w:rsidRPr="00472A24" w14:paraId="54AA43C5"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17DC0CB7"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1260" w:type="pct"/>
            <w:gridSpan w:val="3"/>
            <w:tcBorders>
              <w:top w:val="nil"/>
              <w:left w:val="nil"/>
              <w:bottom w:val="nil"/>
              <w:right w:val="nil"/>
            </w:tcBorders>
            <w:shd w:val="clear" w:color="auto" w:fill="auto"/>
            <w:noWrap/>
            <w:vAlign w:val="bottom"/>
            <w:hideMark/>
          </w:tcPr>
          <w:p w14:paraId="6FE077C2" w14:textId="77777777" w:rsidR="006B205E" w:rsidRPr="00472A24" w:rsidRDefault="006B205E" w:rsidP="008F7313">
            <w:pPr>
              <w:jc w:val="center"/>
              <w:rPr>
                <w:sz w:val="22"/>
                <w:szCs w:val="22"/>
                <w:lang w:eastAsia="ko-KR"/>
              </w:rPr>
            </w:pPr>
            <w:r w:rsidRPr="00472A24">
              <w:rPr>
                <w:sz w:val="22"/>
                <w:szCs w:val="22"/>
                <w:lang w:eastAsia="ko-KR"/>
              </w:rPr>
              <w:t>83</w:t>
            </w:r>
          </w:p>
        </w:tc>
        <w:tc>
          <w:tcPr>
            <w:tcW w:w="922" w:type="pct"/>
            <w:tcBorders>
              <w:top w:val="nil"/>
              <w:left w:val="nil"/>
              <w:bottom w:val="nil"/>
              <w:right w:val="nil"/>
            </w:tcBorders>
            <w:shd w:val="clear" w:color="auto" w:fill="auto"/>
            <w:noWrap/>
            <w:vAlign w:val="bottom"/>
            <w:hideMark/>
          </w:tcPr>
          <w:p w14:paraId="115F3EEC" w14:textId="50A3DB54" w:rsidR="006B205E" w:rsidRPr="00472A24" w:rsidRDefault="006B205E" w:rsidP="008F7313">
            <w:pPr>
              <w:jc w:val="both"/>
              <w:rPr>
                <w:sz w:val="22"/>
                <w:szCs w:val="22"/>
                <w:lang w:eastAsia="ko-KR"/>
              </w:rPr>
            </w:pPr>
            <w:r w:rsidRPr="00472A24">
              <w:rPr>
                <w:sz w:val="22"/>
                <w:szCs w:val="22"/>
                <w:lang w:eastAsia="ko-KR"/>
              </w:rPr>
              <w:t>kgCO2eq/</w:t>
            </w:r>
            <w:proofErr w:type="spellStart"/>
            <w:r w:rsidRPr="00472A24">
              <w:rPr>
                <w:sz w:val="22"/>
                <w:szCs w:val="22"/>
                <w:lang w:eastAsia="ko-KR"/>
              </w:rPr>
              <w:t>Kwh</w:t>
            </w:r>
            <w:proofErr w:type="spellEnd"/>
          </w:p>
        </w:tc>
        <w:tc>
          <w:tcPr>
            <w:tcW w:w="1487" w:type="pct"/>
            <w:tcBorders>
              <w:top w:val="nil"/>
              <w:left w:val="nil"/>
              <w:bottom w:val="nil"/>
              <w:right w:val="single" w:sz="8" w:space="0" w:color="auto"/>
            </w:tcBorders>
            <w:shd w:val="clear" w:color="auto" w:fill="auto"/>
            <w:noWrap/>
            <w:vAlign w:val="bottom"/>
            <w:hideMark/>
          </w:tcPr>
          <w:p w14:paraId="0DFD9783" w14:textId="3534FE0A" w:rsidR="006B205E" w:rsidRPr="00472A24" w:rsidRDefault="003F29D0" w:rsidP="008F7313">
            <w:pPr>
              <w:jc w:val="both"/>
              <w:rPr>
                <w:sz w:val="22"/>
                <w:szCs w:val="22"/>
                <w:lang w:eastAsia="ko-KR"/>
              </w:rPr>
            </w:pPr>
            <w:sdt>
              <w:sdtPr>
                <w:rPr>
                  <w:sz w:val="22"/>
                  <w:szCs w:val="22"/>
                  <w:lang w:eastAsia="ko-KR"/>
                </w:rPr>
                <w:id w:val="-654216219"/>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Emi19 \l 1033 </w:instrText>
                </w:r>
                <w:r w:rsidR="00D96F00" w:rsidRPr="00472A24">
                  <w:rPr>
                    <w:sz w:val="22"/>
                    <w:szCs w:val="22"/>
                    <w:lang w:eastAsia="ko-KR"/>
                  </w:rPr>
                  <w:fldChar w:fldCharType="separate"/>
                </w:r>
                <w:r w:rsidR="009F4342" w:rsidRPr="009F4342">
                  <w:rPr>
                    <w:noProof/>
                    <w:sz w:val="22"/>
                    <w:szCs w:val="22"/>
                    <w:lang w:val="en-US" w:eastAsia="ko-KR"/>
                  </w:rPr>
                  <w:t>(Emilsson &amp; Dahllöf, 2019)</w:t>
                </w:r>
                <w:r w:rsidR="00D96F00" w:rsidRPr="00472A24">
                  <w:rPr>
                    <w:sz w:val="22"/>
                    <w:szCs w:val="22"/>
                    <w:lang w:eastAsia="ko-KR"/>
                  </w:rPr>
                  <w:fldChar w:fldCharType="end"/>
                </w:r>
              </w:sdtContent>
            </w:sdt>
          </w:p>
        </w:tc>
      </w:tr>
      <w:tr w:rsidR="00BE7BF9" w:rsidRPr="00472A24" w14:paraId="17D68D03"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22F6CBD6" w14:textId="306C7AB5" w:rsidR="006B205E" w:rsidRPr="00472A24" w:rsidRDefault="00A4462B" w:rsidP="008F7313">
            <w:pPr>
              <w:jc w:val="both"/>
              <w:rPr>
                <w:sz w:val="22"/>
                <w:szCs w:val="22"/>
                <w:lang w:eastAsia="ko-KR"/>
              </w:rPr>
            </w:pPr>
            <w:r>
              <w:rPr>
                <w:sz w:val="22"/>
                <w:szCs w:val="22"/>
                <w:lang w:eastAsia="ko-KR"/>
              </w:rPr>
              <w:t>D</w:t>
            </w:r>
            <w:r w:rsidRPr="00A4462B">
              <w:rPr>
                <w:sz w:val="22"/>
                <w:szCs w:val="22"/>
                <w:lang w:eastAsia="ko-KR"/>
              </w:rPr>
              <w:t>ecommissioning</w:t>
            </w:r>
          </w:p>
        </w:tc>
        <w:tc>
          <w:tcPr>
            <w:tcW w:w="1260" w:type="pct"/>
            <w:gridSpan w:val="3"/>
            <w:tcBorders>
              <w:top w:val="nil"/>
              <w:left w:val="nil"/>
              <w:bottom w:val="nil"/>
              <w:right w:val="nil"/>
            </w:tcBorders>
            <w:shd w:val="clear" w:color="auto" w:fill="auto"/>
            <w:noWrap/>
            <w:vAlign w:val="bottom"/>
            <w:hideMark/>
          </w:tcPr>
          <w:p w14:paraId="70F6A077" w14:textId="77777777" w:rsidR="006B205E" w:rsidRPr="00472A24" w:rsidRDefault="006B205E" w:rsidP="008F7313">
            <w:pPr>
              <w:jc w:val="center"/>
              <w:rPr>
                <w:sz w:val="22"/>
                <w:szCs w:val="22"/>
                <w:lang w:eastAsia="ko-KR"/>
              </w:rPr>
            </w:pPr>
            <w:r w:rsidRPr="00472A24">
              <w:rPr>
                <w:sz w:val="22"/>
                <w:szCs w:val="22"/>
                <w:lang w:eastAsia="ko-KR"/>
              </w:rPr>
              <w:t>15</w:t>
            </w:r>
          </w:p>
        </w:tc>
        <w:tc>
          <w:tcPr>
            <w:tcW w:w="922" w:type="pct"/>
            <w:tcBorders>
              <w:top w:val="nil"/>
              <w:left w:val="nil"/>
              <w:bottom w:val="nil"/>
              <w:right w:val="nil"/>
            </w:tcBorders>
            <w:shd w:val="clear" w:color="auto" w:fill="auto"/>
            <w:noWrap/>
            <w:vAlign w:val="bottom"/>
            <w:hideMark/>
          </w:tcPr>
          <w:p w14:paraId="4076D943" w14:textId="3921FADC" w:rsidR="006B205E" w:rsidRPr="00472A24" w:rsidRDefault="006B205E" w:rsidP="008F7313">
            <w:pPr>
              <w:jc w:val="both"/>
              <w:rPr>
                <w:sz w:val="22"/>
                <w:szCs w:val="22"/>
                <w:lang w:eastAsia="ko-KR"/>
              </w:rPr>
            </w:pPr>
            <w:r w:rsidRPr="00472A24">
              <w:rPr>
                <w:sz w:val="22"/>
                <w:szCs w:val="22"/>
                <w:lang w:eastAsia="ko-KR"/>
              </w:rPr>
              <w:t>kgCO2eq/</w:t>
            </w:r>
            <w:proofErr w:type="spellStart"/>
            <w:r w:rsidRPr="00472A24">
              <w:rPr>
                <w:sz w:val="22"/>
                <w:szCs w:val="22"/>
                <w:lang w:eastAsia="ko-KR"/>
              </w:rPr>
              <w:t>Kwh</w:t>
            </w:r>
            <w:proofErr w:type="spellEnd"/>
          </w:p>
        </w:tc>
        <w:tc>
          <w:tcPr>
            <w:tcW w:w="1487" w:type="pct"/>
            <w:tcBorders>
              <w:top w:val="nil"/>
              <w:left w:val="nil"/>
              <w:bottom w:val="nil"/>
              <w:right w:val="single" w:sz="8" w:space="0" w:color="auto"/>
            </w:tcBorders>
            <w:shd w:val="clear" w:color="auto" w:fill="auto"/>
            <w:noWrap/>
            <w:vAlign w:val="bottom"/>
            <w:hideMark/>
          </w:tcPr>
          <w:p w14:paraId="2A79A5B3" w14:textId="787AAA9B" w:rsidR="006B205E" w:rsidRPr="00472A24" w:rsidRDefault="003F29D0" w:rsidP="008F7313">
            <w:pPr>
              <w:jc w:val="both"/>
              <w:rPr>
                <w:sz w:val="22"/>
                <w:szCs w:val="22"/>
                <w:lang w:eastAsia="ko-KR"/>
              </w:rPr>
            </w:pPr>
            <w:sdt>
              <w:sdtPr>
                <w:rPr>
                  <w:sz w:val="22"/>
                  <w:szCs w:val="22"/>
                  <w:lang w:eastAsia="ko-KR"/>
                </w:rPr>
                <w:id w:val="-143431264"/>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Rom17 \l 1033 </w:instrText>
                </w:r>
                <w:r w:rsidR="00D96F00" w:rsidRPr="00472A24">
                  <w:rPr>
                    <w:sz w:val="22"/>
                    <w:szCs w:val="22"/>
                    <w:lang w:eastAsia="ko-KR"/>
                  </w:rPr>
                  <w:fldChar w:fldCharType="separate"/>
                </w:r>
                <w:r w:rsidR="009F4342" w:rsidRPr="009F4342">
                  <w:rPr>
                    <w:noProof/>
                    <w:sz w:val="22"/>
                    <w:szCs w:val="22"/>
                    <w:lang w:val="en-US" w:eastAsia="ko-KR"/>
                  </w:rPr>
                  <w:t>(Romare &amp; Dahllöf, 2017)</w:t>
                </w:r>
                <w:r w:rsidR="00D96F00" w:rsidRPr="00472A24">
                  <w:rPr>
                    <w:sz w:val="22"/>
                    <w:szCs w:val="22"/>
                    <w:lang w:eastAsia="ko-KR"/>
                  </w:rPr>
                  <w:fldChar w:fldCharType="end"/>
                </w:r>
              </w:sdtContent>
            </w:sdt>
          </w:p>
        </w:tc>
      </w:tr>
      <w:tr w:rsidR="006B205E" w:rsidRPr="00472A24" w14:paraId="32A254C8"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1CEC5C6C" w14:textId="77777777" w:rsidR="006B205E" w:rsidRPr="00472A24" w:rsidRDefault="006B205E" w:rsidP="002B29E8">
            <w:pPr>
              <w:rPr>
                <w:b/>
                <w:sz w:val="22"/>
                <w:szCs w:val="22"/>
                <w:u w:val="single"/>
                <w:lang w:eastAsia="ko-KR"/>
              </w:rPr>
            </w:pPr>
            <w:r w:rsidRPr="00472A24">
              <w:rPr>
                <w:b/>
                <w:sz w:val="22"/>
                <w:szCs w:val="22"/>
                <w:u w:val="single"/>
                <w:lang w:eastAsia="ko-KR"/>
              </w:rPr>
              <w:t>Cables</w:t>
            </w:r>
          </w:p>
        </w:tc>
      </w:tr>
      <w:tr w:rsidR="00EE4498" w:rsidRPr="00472A24" w14:paraId="5880831B"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189B4351"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394" w:type="pct"/>
            <w:tcBorders>
              <w:top w:val="nil"/>
              <w:left w:val="nil"/>
              <w:bottom w:val="nil"/>
              <w:right w:val="nil"/>
            </w:tcBorders>
            <w:shd w:val="clear" w:color="auto" w:fill="auto"/>
            <w:noWrap/>
            <w:vAlign w:val="bottom"/>
            <w:hideMark/>
          </w:tcPr>
          <w:p w14:paraId="177238EB" w14:textId="77777777" w:rsidR="006B205E" w:rsidRPr="00472A24" w:rsidRDefault="006B205E" w:rsidP="008F7313">
            <w:pPr>
              <w:jc w:val="center"/>
              <w:rPr>
                <w:b/>
                <w:sz w:val="22"/>
                <w:szCs w:val="22"/>
                <w:lang w:eastAsia="ko-KR"/>
              </w:rPr>
            </w:pPr>
            <w:r w:rsidRPr="00472A24">
              <w:rPr>
                <w:b/>
                <w:sz w:val="22"/>
                <w:szCs w:val="22"/>
                <w:lang w:eastAsia="ko-KR"/>
              </w:rPr>
              <w:t>Low</w:t>
            </w:r>
          </w:p>
        </w:tc>
        <w:tc>
          <w:tcPr>
            <w:tcW w:w="472" w:type="pct"/>
            <w:tcBorders>
              <w:top w:val="nil"/>
              <w:left w:val="nil"/>
              <w:bottom w:val="nil"/>
              <w:right w:val="nil"/>
            </w:tcBorders>
            <w:shd w:val="clear" w:color="auto" w:fill="auto"/>
            <w:noWrap/>
            <w:vAlign w:val="bottom"/>
            <w:hideMark/>
          </w:tcPr>
          <w:p w14:paraId="13FE5595" w14:textId="77777777" w:rsidR="006B205E" w:rsidRPr="00472A24" w:rsidRDefault="006B205E" w:rsidP="008F7313">
            <w:pPr>
              <w:jc w:val="center"/>
              <w:rPr>
                <w:b/>
                <w:sz w:val="22"/>
                <w:szCs w:val="22"/>
                <w:lang w:eastAsia="ko-KR"/>
              </w:rPr>
            </w:pPr>
            <w:r w:rsidRPr="00472A24">
              <w:rPr>
                <w:b/>
                <w:sz w:val="22"/>
                <w:szCs w:val="22"/>
                <w:lang w:eastAsia="ko-KR"/>
              </w:rPr>
              <w:t>Best</w:t>
            </w:r>
          </w:p>
        </w:tc>
        <w:tc>
          <w:tcPr>
            <w:tcW w:w="394" w:type="pct"/>
            <w:tcBorders>
              <w:top w:val="nil"/>
              <w:left w:val="nil"/>
              <w:bottom w:val="nil"/>
              <w:right w:val="nil"/>
            </w:tcBorders>
            <w:shd w:val="clear" w:color="auto" w:fill="auto"/>
            <w:noWrap/>
            <w:vAlign w:val="bottom"/>
            <w:hideMark/>
          </w:tcPr>
          <w:p w14:paraId="1F25F02D" w14:textId="77777777" w:rsidR="006B205E" w:rsidRPr="00472A24" w:rsidRDefault="006B205E" w:rsidP="008F7313">
            <w:pPr>
              <w:jc w:val="center"/>
              <w:rPr>
                <w:b/>
                <w:sz w:val="22"/>
                <w:szCs w:val="22"/>
                <w:lang w:eastAsia="ko-KR"/>
              </w:rPr>
            </w:pPr>
            <w:r w:rsidRPr="00472A24">
              <w:rPr>
                <w:b/>
                <w:sz w:val="22"/>
                <w:szCs w:val="22"/>
                <w:lang w:eastAsia="ko-KR"/>
              </w:rPr>
              <w:t>High</w:t>
            </w:r>
          </w:p>
        </w:tc>
        <w:tc>
          <w:tcPr>
            <w:tcW w:w="922" w:type="pct"/>
            <w:tcBorders>
              <w:top w:val="nil"/>
              <w:left w:val="nil"/>
              <w:bottom w:val="nil"/>
              <w:right w:val="nil"/>
            </w:tcBorders>
            <w:shd w:val="clear" w:color="auto" w:fill="auto"/>
            <w:noWrap/>
            <w:vAlign w:val="bottom"/>
            <w:hideMark/>
          </w:tcPr>
          <w:p w14:paraId="0D7BA6EC"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5BBF6487"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EE4498" w:rsidRPr="00472A24" w14:paraId="6D8B5AEB"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55328A82"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394" w:type="pct"/>
            <w:tcBorders>
              <w:top w:val="nil"/>
              <w:left w:val="nil"/>
              <w:bottom w:val="nil"/>
              <w:right w:val="nil"/>
            </w:tcBorders>
            <w:shd w:val="clear" w:color="auto" w:fill="auto"/>
            <w:noWrap/>
            <w:vAlign w:val="bottom"/>
            <w:hideMark/>
          </w:tcPr>
          <w:p w14:paraId="0EF8860E" w14:textId="77777777" w:rsidR="006B205E" w:rsidRPr="00472A24" w:rsidRDefault="006B205E" w:rsidP="008F7313">
            <w:pPr>
              <w:jc w:val="center"/>
              <w:rPr>
                <w:sz w:val="22"/>
                <w:szCs w:val="22"/>
                <w:lang w:eastAsia="ko-KR"/>
              </w:rPr>
            </w:pPr>
            <w:r w:rsidRPr="00472A24">
              <w:rPr>
                <w:sz w:val="22"/>
                <w:szCs w:val="22"/>
                <w:lang w:eastAsia="ko-KR"/>
              </w:rPr>
              <w:t>3</w:t>
            </w:r>
          </w:p>
        </w:tc>
        <w:tc>
          <w:tcPr>
            <w:tcW w:w="472" w:type="pct"/>
            <w:tcBorders>
              <w:top w:val="nil"/>
              <w:left w:val="nil"/>
              <w:bottom w:val="nil"/>
              <w:right w:val="nil"/>
            </w:tcBorders>
            <w:shd w:val="clear" w:color="auto" w:fill="auto"/>
            <w:noWrap/>
            <w:vAlign w:val="bottom"/>
            <w:hideMark/>
          </w:tcPr>
          <w:p w14:paraId="6F3B7EFB" w14:textId="77777777" w:rsidR="006B205E" w:rsidRPr="00472A24" w:rsidRDefault="006B205E" w:rsidP="008F7313">
            <w:pPr>
              <w:jc w:val="center"/>
              <w:rPr>
                <w:sz w:val="22"/>
                <w:szCs w:val="22"/>
                <w:lang w:eastAsia="ko-KR"/>
              </w:rPr>
            </w:pPr>
            <w:r w:rsidRPr="00472A24">
              <w:rPr>
                <w:sz w:val="22"/>
                <w:szCs w:val="22"/>
                <w:lang w:eastAsia="ko-KR"/>
              </w:rPr>
              <w:t>4.5</w:t>
            </w:r>
          </w:p>
        </w:tc>
        <w:tc>
          <w:tcPr>
            <w:tcW w:w="394" w:type="pct"/>
            <w:tcBorders>
              <w:top w:val="nil"/>
              <w:left w:val="nil"/>
              <w:bottom w:val="nil"/>
              <w:right w:val="nil"/>
            </w:tcBorders>
            <w:shd w:val="clear" w:color="auto" w:fill="auto"/>
            <w:noWrap/>
            <w:vAlign w:val="bottom"/>
            <w:hideMark/>
          </w:tcPr>
          <w:p w14:paraId="5883505A" w14:textId="77777777" w:rsidR="006B205E" w:rsidRPr="00472A24" w:rsidRDefault="006B205E" w:rsidP="008F7313">
            <w:pPr>
              <w:jc w:val="center"/>
              <w:rPr>
                <w:sz w:val="22"/>
                <w:szCs w:val="22"/>
                <w:lang w:eastAsia="ko-KR"/>
              </w:rPr>
            </w:pPr>
            <w:r w:rsidRPr="00472A24">
              <w:rPr>
                <w:sz w:val="22"/>
                <w:szCs w:val="22"/>
                <w:lang w:eastAsia="ko-KR"/>
              </w:rPr>
              <w:t>5.9</w:t>
            </w:r>
          </w:p>
        </w:tc>
        <w:tc>
          <w:tcPr>
            <w:tcW w:w="922" w:type="pct"/>
            <w:tcBorders>
              <w:top w:val="nil"/>
              <w:left w:val="nil"/>
              <w:bottom w:val="nil"/>
              <w:right w:val="nil"/>
            </w:tcBorders>
            <w:shd w:val="clear" w:color="auto" w:fill="auto"/>
            <w:noWrap/>
            <w:vAlign w:val="bottom"/>
            <w:hideMark/>
          </w:tcPr>
          <w:p w14:paraId="40AE7F90" w14:textId="77777777" w:rsidR="006B205E" w:rsidRPr="00472A24" w:rsidRDefault="006B205E" w:rsidP="008F7313">
            <w:pPr>
              <w:jc w:val="both"/>
              <w:rPr>
                <w:sz w:val="22"/>
                <w:szCs w:val="22"/>
                <w:lang w:eastAsia="ko-KR"/>
              </w:rPr>
            </w:pPr>
            <w:r w:rsidRPr="00472A24">
              <w:rPr>
                <w:sz w:val="22"/>
                <w:szCs w:val="22"/>
                <w:lang w:eastAsia="ko-KR"/>
              </w:rPr>
              <w:t>kgCO2eq/kg</w:t>
            </w:r>
          </w:p>
        </w:tc>
        <w:tc>
          <w:tcPr>
            <w:tcW w:w="1487" w:type="pct"/>
            <w:tcBorders>
              <w:top w:val="nil"/>
              <w:left w:val="nil"/>
              <w:bottom w:val="nil"/>
              <w:right w:val="single" w:sz="8" w:space="0" w:color="auto"/>
            </w:tcBorders>
            <w:shd w:val="clear" w:color="auto" w:fill="auto"/>
            <w:noWrap/>
            <w:vAlign w:val="bottom"/>
            <w:hideMark/>
          </w:tcPr>
          <w:p w14:paraId="01607C40" w14:textId="5509E7C2" w:rsidR="006B205E" w:rsidRPr="00472A24" w:rsidRDefault="00D96F00" w:rsidP="008F7313">
            <w:pPr>
              <w:jc w:val="both"/>
              <w:rPr>
                <w:sz w:val="22"/>
                <w:szCs w:val="22"/>
                <w:lang w:eastAsia="ko-KR"/>
              </w:rPr>
            </w:pPr>
            <w:r w:rsidRPr="00472A24">
              <w:rPr>
                <w:sz w:val="22"/>
                <w:szCs w:val="22"/>
                <w:lang w:eastAsia="ko-KR"/>
              </w:rPr>
              <w:t>(</w:t>
            </w:r>
            <w:r w:rsidR="006B205E" w:rsidRPr="00472A24">
              <w:rPr>
                <w:sz w:val="22"/>
                <w:szCs w:val="22"/>
                <w:lang w:eastAsia="ko-KR"/>
              </w:rPr>
              <w:t>Harrison et al., 2010</w:t>
            </w:r>
            <w:r w:rsidRPr="00472A24">
              <w:rPr>
                <w:sz w:val="22"/>
                <w:szCs w:val="22"/>
                <w:lang w:eastAsia="ko-KR"/>
              </w:rPr>
              <w:t>)</w:t>
            </w:r>
          </w:p>
        </w:tc>
      </w:tr>
      <w:tr w:rsidR="006B205E" w:rsidRPr="00472A24" w14:paraId="2D702C55" w14:textId="77777777" w:rsidTr="007E12CC">
        <w:trPr>
          <w:trHeight w:val="290"/>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
          <w:p w14:paraId="162BE801" w14:textId="77777777" w:rsidR="006B205E" w:rsidRPr="00472A24" w:rsidRDefault="006B205E" w:rsidP="002B29E8">
            <w:pPr>
              <w:rPr>
                <w:b/>
                <w:sz w:val="22"/>
                <w:szCs w:val="22"/>
                <w:u w:val="single"/>
                <w:lang w:eastAsia="ko-KR"/>
              </w:rPr>
            </w:pPr>
            <w:r w:rsidRPr="00472A24">
              <w:rPr>
                <w:b/>
                <w:sz w:val="22"/>
                <w:szCs w:val="22"/>
                <w:u w:val="single"/>
                <w:lang w:eastAsia="ko-KR"/>
              </w:rPr>
              <w:t>Pipes</w:t>
            </w:r>
          </w:p>
        </w:tc>
      </w:tr>
      <w:tr w:rsidR="00EE4498" w:rsidRPr="00472A24" w14:paraId="15A6DE5B" w14:textId="77777777" w:rsidTr="007E12CC">
        <w:trPr>
          <w:trHeight w:val="290"/>
        </w:trPr>
        <w:tc>
          <w:tcPr>
            <w:tcW w:w="1332" w:type="pct"/>
            <w:tcBorders>
              <w:top w:val="nil"/>
              <w:left w:val="single" w:sz="8" w:space="0" w:color="auto"/>
              <w:bottom w:val="nil"/>
              <w:right w:val="nil"/>
            </w:tcBorders>
            <w:shd w:val="clear" w:color="auto" w:fill="auto"/>
            <w:noWrap/>
            <w:vAlign w:val="bottom"/>
            <w:hideMark/>
          </w:tcPr>
          <w:p w14:paraId="436174AC"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394" w:type="pct"/>
            <w:tcBorders>
              <w:top w:val="nil"/>
              <w:left w:val="nil"/>
              <w:bottom w:val="nil"/>
              <w:right w:val="nil"/>
            </w:tcBorders>
            <w:shd w:val="clear" w:color="auto" w:fill="auto"/>
            <w:noWrap/>
            <w:vAlign w:val="bottom"/>
            <w:hideMark/>
          </w:tcPr>
          <w:p w14:paraId="0CC5C261" w14:textId="77777777" w:rsidR="006B205E" w:rsidRPr="00472A24" w:rsidRDefault="006B205E" w:rsidP="008F7313">
            <w:pPr>
              <w:jc w:val="center"/>
              <w:rPr>
                <w:b/>
                <w:sz w:val="22"/>
                <w:szCs w:val="22"/>
                <w:lang w:eastAsia="ko-KR"/>
              </w:rPr>
            </w:pPr>
            <w:r w:rsidRPr="00472A24">
              <w:rPr>
                <w:b/>
                <w:sz w:val="22"/>
                <w:szCs w:val="22"/>
                <w:lang w:eastAsia="ko-KR"/>
              </w:rPr>
              <w:t>Low</w:t>
            </w:r>
          </w:p>
        </w:tc>
        <w:tc>
          <w:tcPr>
            <w:tcW w:w="472" w:type="pct"/>
            <w:tcBorders>
              <w:top w:val="nil"/>
              <w:left w:val="nil"/>
              <w:bottom w:val="nil"/>
              <w:right w:val="nil"/>
            </w:tcBorders>
            <w:shd w:val="clear" w:color="auto" w:fill="auto"/>
            <w:noWrap/>
            <w:vAlign w:val="bottom"/>
            <w:hideMark/>
          </w:tcPr>
          <w:p w14:paraId="19BEB930" w14:textId="77777777" w:rsidR="006B205E" w:rsidRPr="00472A24" w:rsidRDefault="006B205E" w:rsidP="008F7313">
            <w:pPr>
              <w:jc w:val="center"/>
              <w:rPr>
                <w:b/>
                <w:sz w:val="22"/>
                <w:szCs w:val="22"/>
                <w:lang w:eastAsia="ko-KR"/>
              </w:rPr>
            </w:pPr>
            <w:r w:rsidRPr="00472A24">
              <w:rPr>
                <w:b/>
                <w:sz w:val="22"/>
                <w:szCs w:val="22"/>
                <w:lang w:eastAsia="ko-KR"/>
              </w:rPr>
              <w:t>Best</w:t>
            </w:r>
          </w:p>
        </w:tc>
        <w:tc>
          <w:tcPr>
            <w:tcW w:w="394" w:type="pct"/>
            <w:tcBorders>
              <w:top w:val="nil"/>
              <w:left w:val="nil"/>
              <w:bottom w:val="nil"/>
              <w:right w:val="nil"/>
            </w:tcBorders>
            <w:shd w:val="clear" w:color="auto" w:fill="auto"/>
            <w:noWrap/>
            <w:vAlign w:val="bottom"/>
            <w:hideMark/>
          </w:tcPr>
          <w:p w14:paraId="44D337E2" w14:textId="77777777" w:rsidR="006B205E" w:rsidRPr="00472A24" w:rsidRDefault="006B205E" w:rsidP="008F7313">
            <w:pPr>
              <w:jc w:val="center"/>
              <w:rPr>
                <w:b/>
                <w:sz w:val="22"/>
                <w:szCs w:val="22"/>
                <w:lang w:eastAsia="ko-KR"/>
              </w:rPr>
            </w:pPr>
            <w:r w:rsidRPr="00472A24">
              <w:rPr>
                <w:b/>
                <w:sz w:val="22"/>
                <w:szCs w:val="22"/>
                <w:lang w:eastAsia="ko-KR"/>
              </w:rPr>
              <w:t>High</w:t>
            </w:r>
          </w:p>
        </w:tc>
        <w:tc>
          <w:tcPr>
            <w:tcW w:w="922" w:type="pct"/>
            <w:tcBorders>
              <w:top w:val="nil"/>
              <w:left w:val="nil"/>
              <w:bottom w:val="nil"/>
              <w:right w:val="nil"/>
            </w:tcBorders>
            <w:shd w:val="clear" w:color="auto" w:fill="auto"/>
            <w:noWrap/>
            <w:vAlign w:val="bottom"/>
            <w:hideMark/>
          </w:tcPr>
          <w:p w14:paraId="7613C3F2"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6F511BDD"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EE4498" w:rsidRPr="00472A24" w14:paraId="28218959" w14:textId="77777777" w:rsidTr="007E12CC">
        <w:trPr>
          <w:trHeight w:val="300"/>
        </w:trPr>
        <w:tc>
          <w:tcPr>
            <w:tcW w:w="1332" w:type="pct"/>
            <w:tcBorders>
              <w:top w:val="nil"/>
              <w:left w:val="single" w:sz="8" w:space="0" w:color="auto"/>
              <w:bottom w:val="single" w:sz="8" w:space="0" w:color="auto"/>
              <w:right w:val="nil"/>
            </w:tcBorders>
            <w:shd w:val="clear" w:color="auto" w:fill="auto"/>
            <w:noWrap/>
            <w:vAlign w:val="bottom"/>
            <w:hideMark/>
          </w:tcPr>
          <w:p w14:paraId="3DAD0048"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394" w:type="pct"/>
            <w:tcBorders>
              <w:top w:val="nil"/>
              <w:left w:val="nil"/>
              <w:bottom w:val="single" w:sz="8" w:space="0" w:color="auto"/>
              <w:right w:val="nil"/>
            </w:tcBorders>
            <w:shd w:val="clear" w:color="auto" w:fill="auto"/>
            <w:noWrap/>
            <w:vAlign w:val="bottom"/>
            <w:hideMark/>
          </w:tcPr>
          <w:p w14:paraId="30F09EFA" w14:textId="77777777" w:rsidR="006B205E" w:rsidRPr="00472A24" w:rsidRDefault="006B205E" w:rsidP="008F7313">
            <w:pPr>
              <w:jc w:val="center"/>
              <w:rPr>
                <w:sz w:val="22"/>
                <w:szCs w:val="22"/>
                <w:lang w:eastAsia="ko-KR"/>
              </w:rPr>
            </w:pPr>
            <w:r w:rsidRPr="00472A24">
              <w:rPr>
                <w:sz w:val="22"/>
                <w:szCs w:val="22"/>
                <w:lang w:eastAsia="ko-KR"/>
              </w:rPr>
              <w:t>1.77</w:t>
            </w:r>
          </w:p>
        </w:tc>
        <w:tc>
          <w:tcPr>
            <w:tcW w:w="472" w:type="pct"/>
            <w:tcBorders>
              <w:top w:val="nil"/>
              <w:left w:val="nil"/>
              <w:bottom w:val="single" w:sz="8" w:space="0" w:color="auto"/>
              <w:right w:val="nil"/>
            </w:tcBorders>
            <w:shd w:val="clear" w:color="auto" w:fill="auto"/>
            <w:noWrap/>
            <w:vAlign w:val="bottom"/>
            <w:hideMark/>
          </w:tcPr>
          <w:p w14:paraId="1A0FA7FA" w14:textId="77777777" w:rsidR="006B205E" w:rsidRPr="00472A24" w:rsidRDefault="006B205E" w:rsidP="008F7313">
            <w:pPr>
              <w:jc w:val="center"/>
              <w:rPr>
                <w:sz w:val="22"/>
                <w:szCs w:val="22"/>
                <w:lang w:eastAsia="ko-KR"/>
              </w:rPr>
            </w:pPr>
            <w:r w:rsidRPr="00472A24">
              <w:rPr>
                <w:sz w:val="22"/>
                <w:szCs w:val="22"/>
                <w:lang w:eastAsia="ko-KR"/>
              </w:rPr>
              <w:t>2.3</w:t>
            </w:r>
          </w:p>
        </w:tc>
        <w:tc>
          <w:tcPr>
            <w:tcW w:w="394" w:type="pct"/>
            <w:tcBorders>
              <w:top w:val="nil"/>
              <w:left w:val="nil"/>
              <w:bottom w:val="single" w:sz="8" w:space="0" w:color="auto"/>
              <w:right w:val="nil"/>
            </w:tcBorders>
            <w:shd w:val="clear" w:color="auto" w:fill="auto"/>
            <w:noWrap/>
            <w:vAlign w:val="bottom"/>
            <w:hideMark/>
          </w:tcPr>
          <w:p w14:paraId="65ABDC6A" w14:textId="77777777" w:rsidR="006B205E" w:rsidRPr="00472A24" w:rsidRDefault="006B205E" w:rsidP="008F7313">
            <w:pPr>
              <w:jc w:val="center"/>
              <w:rPr>
                <w:sz w:val="22"/>
                <w:szCs w:val="22"/>
                <w:lang w:eastAsia="ko-KR"/>
              </w:rPr>
            </w:pPr>
            <w:r w:rsidRPr="00472A24">
              <w:rPr>
                <w:sz w:val="22"/>
                <w:szCs w:val="22"/>
                <w:lang w:eastAsia="ko-KR"/>
              </w:rPr>
              <w:t>2.82</w:t>
            </w:r>
          </w:p>
        </w:tc>
        <w:tc>
          <w:tcPr>
            <w:tcW w:w="922" w:type="pct"/>
            <w:tcBorders>
              <w:top w:val="nil"/>
              <w:left w:val="nil"/>
              <w:bottom w:val="single" w:sz="8" w:space="0" w:color="auto"/>
              <w:right w:val="nil"/>
            </w:tcBorders>
            <w:shd w:val="clear" w:color="auto" w:fill="auto"/>
            <w:noWrap/>
            <w:vAlign w:val="bottom"/>
            <w:hideMark/>
          </w:tcPr>
          <w:p w14:paraId="0D33AA00" w14:textId="77777777" w:rsidR="006B205E" w:rsidRPr="00472A24" w:rsidRDefault="006B205E" w:rsidP="008F7313">
            <w:pPr>
              <w:jc w:val="both"/>
              <w:rPr>
                <w:sz w:val="22"/>
                <w:szCs w:val="22"/>
                <w:lang w:eastAsia="ko-KR"/>
              </w:rPr>
            </w:pPr>
            <w:r w:rsidRPr="00472A24">
              <w:rPr>
                <w:sz w:val="22"/>
                <w:szCs w:val="22"/>
                <w:lang w:eastAsia="ko-KR"/>
              </w:rPr>
              <w:t>kgCO2eq/kg</w:t>
            </w:r>
          </w:p>
        </w:tc>
        <w:tc>
          <w:tcPr>
            <w:tcW w:w="1487" w:type="pct"/>
            <w:tcBorders>
              <w:top w:val="nil"/>
              <w:left w:val="nil"/>
              <w:bottom w:val="single" w:sz="8" w:space="0" w:color="auto"/>
              <w:right w:val="single" w:sz="8" w:space="0" w:color="auto"/>
            </w:tcBorders>
            <w:shd w:val="clear" w:color="auto" w:fill="auto"/>
            <w:noWrap/>
            <w:vAlign w:val="bottom"/>
            <w:hideMark/>
          </w:tcPr>
          <w:p w14:paraId="120D6D29" w14:textId="21875AC3" w:rsidR="006B205E" w:rsidRPr="00472A24" w:rsidRDefault="00D96F00" w:rsidP="008F7313">
            <w:pPr>
              <w:jc w:val="both"/>
              <w:rPr>
                <w:sz w:val="22"/>
                <w:szCs w:val="22"/>
                <w:lang w:eastAsia="ko-KR"/>
              </w:rPr>
            </w:pPr>
            <w:r w:rsidRPr="00472A24">
              <w:rPr>
                <w:sz w:val="22"/>
                <w:szCs w:val="22"/>
                <w:lang w:eastAsia="ko-KR"/>
              </w:rPr>
              <w:t>(</w:t>
            </w:r>
            <w:r w:rsidR="006B205E" w:rsidRPr="00472A24">
              <w:rPr>
                <w:sz w:val="22"/>
                <w:szCs w:val="22"/>
                <w:lang w:eastAsia="ko-KR"/>
              </w:rPr>
              <w:t>Harrison et al., 2010</w:t>
            </w:r>
            <w:r w:rsidRPr="00472A24">
              <w:rPr>
                <w:sz w:val="22"/>
                <w:szCs w:val="22"/>
                <w:lang w:eastAsia="ko-KR"/>
              </w:rPr>
              <w:t>)</w:t>
            </w:r>
          </w:p>
        </w:tc>
      </w:tr>
    </w:tbl>
    <w:p w14:paraId="1E70A3ED" w14:textId="77777777" w:rsidR="00472A24" w:rsidRDefault="00472A24" w:rsidP="00F82DFC">
      <w:pPr>
        <w:jc w:val="both"/>
      </w:pPr>
    </w:p>
    <w:p w14:paraId="500EA007" w14:textId="7C24DF9C" w:rsidR="00364357" w:rsidRDefault="00780F2A" w:rsidP="00F82DFC">
      <w:pPr>
        <w:jc w:val="both"/>
      </w:pPr>
      <w:r w:rsidRPr="005F4C26">
        <w:t xml:space="preserve">Lastly, </w:t>
      </w:r>
      <w:r w:rsidR="00465DE2" w:rsidRPr="005F4C26">
        <w:t>specifications for the different components were based on analogue products and model</w:t>
      </w:r>
      <w:r w:rsidR="005A7295" w:rsidRPr="005F4C26">
        <w:t xml:space="preserve">s from various companies summarised </w:t>
      </w:r>
      <w:del w:id="885" w:author="Munish K" w:date="2023-09-13T22:29:00Z">
        <w:r w:rsidR="005A7295" w:rsidRPr="005F4C26" w:rsidDel="00096672">
          <w:delText xml:space="preserve">below </w:delText>
        </w:r>
      </w:del>
      <w:r w:rsidR="005A7295" w:rsidRPr="005F4C26">
        <w:t xml:space="preserve">in </w:t>
      </w:r>
      <w:r w:rsidR="00DF4E2A">
        <w:fldChar w:fldCharType="begin"/>
      </w:r>
      <w:r w:rsidR="00DF4E2A">
        <w:instrText xml:space="preserve"> REF _Ref135065734 \h </w:instrText>
      </w:r>
      <w:r w:rsidR="00DF4E2A">
        <w:fldChar w:fldCharType="separate"/>
      </w:r>
      <w:r w:rsidR="009F4342">
        <w:t xml:space="preserve">Table </w:t>
      </w:r>
      <w:r w:rsidR="009F4342">
        <w:rPr>
          <w:noProof/>
        </w:rPr>
        <w:t>7</w:t>
      </w:r>
      <w:r w:rsidR="00DF4E2A">
        <w:fldChar w:fldCharType="end"/>
      </w:r>
      <w:r w:rsidR="00DF4E2A">
        <w:t>.</w:t>
      </w:r>
      <w:r w:rsidR="005A7295">
        <w:t xml:space="preserve"> </w:t>
      </w:r>
      <w:r w:rsidR="003439F6" w:rsidRPr="005F4C26">
        <w:t xml:space="preserve">It is important to note that the selection of these components </w:t>
      </w:r>
      <w:del w:id="886" w:author="Munish K" w:date="2023-09-13T22:29:00Z">
        <w:r w:rsidR="00F82DFC" w:rsidRPr="005F4C26" w:rsidDel="00096672">
          <w:delText>was</w:delText>
        </w:r>
        <w:r w:rsidR="003439F6" w:rsidRPr="005F4C26" w:rsidDel="00096672">
          <w:delText xml:space="preserve"> purely arbitrary and </w:delText>
        </w:r>
      </w:del>
      <w:r w:rsidR="003439F6" w:rsidRPr="005F4C26">
        <w:t>does not represent any endorsement of these products as</w:t>
      </w:r>
      <w:r w:rsidR="006058E7" w:rsidRPr="005F4C26">
        <w:t xml:space="preserve"> </w:t>
      </w:r>
      <w:ins w:id="887" w:author="Munish K" w:date="2023-09-13T22:30:00Z">
        <w:r w:rsidR="00096672">
          <w:t xml:space="preserve">being the most </w:t>
        </w:r>
      </w:ins>
      <w:del w:id="888" w:author="Munish K" w:date="2023-09-13T22:30:00Z">
        <w:r w:rsidR="006058E7" w:rsidRPr="005F4C26" w:rsidDel="00096672">
          <w:delText>more i</w:delText>
        </w:r>
      </w:del>
      <w:ins w:id="889" w:author="Munish K" w:date="2023-09-13T22:30:00Z">
        <w:r w:rsidR="00096672">
          <w:t>i</w:t>
        </w:r>
      </w:ins>
      <w:r w:rsidR="006058E7" w:rsidRPr="005F4C26">
        <w:t>deal for solar farms</w:t>
      </w:r>
      <w:ins w:id="890" w:author="Munish K" w:date="2023-09-13T22:30:00Z">
        <w:r w:rsidR="00096672">
          <w:t xml:space="preserve"> in general</w:t>
        </w:r>
      </w:ins>
      <w:r w:rsidR="006058E7" w:rsidRPr="005F4C26">
        <w:t xml:space="preserve">. </w:t>
      </w:r>
      <w:r w:rsidR="00EF5575" w:rsidRPr="005F4C26">
        <w:t xml:space="preserve">If the exact models that will be used in the solar farm you are modelling are known, </w:t>
      </w:r>
      <w:r w:rsidR="005A5742" w:rsidRPr="005F4C26">
        <w:t xml:space="preserve">specifications of those products </w:t>
      </w:r>
      <w:r w:rsidR="0059551B">
        <w:t>should</w:t>
      </w:r>
      <w:r w:rsidR="0059551B" w:rsidRPr="005F4C26">
        <w:t xml:space="preserve"> </w:t>
      </w:r>
      <w:r w:rsidR="005A5742" w:rsidRPr="005F4C26">
        <w:t xml:space="preserve">be used </w:t>
      </w:r>
      <w:r w:rsidR="00086F56" w:rsidRPr="005F4C26">
        <w:t xml:space="preserve">for more accurate </w:t>
      </w:r>
      <w:r w:rsidR="003514BB">
        <w:t>models of GHG estimation</w:t>
      </w:r>
      <w:r w:rsidR="005A5742" w:rsidRPr="005F4C26">
        <w:t>.</w:t>
      </w:r>
    </w:p>
    <w:p w14:paraId="4C34277F" w14:textId="327E3726" w:rsidR="009F4342" w:rsidRDefault="009F4342" w:rsidP="00F82DFC">
      <w:pPr>
        <w:jc w:val="both"/>
        <w:rPr>
          <w:ins w:id="891" w:author="Munish K" w:date="2023-09-13T22:29:00Z"/>
        </w:rPr>
      </w:pPr>
    </w:p>
    <w:p w14:paraId="2F166FB8" w14:textId="77777777" w:rsidR="00096672" w:rsidRPr="005F4C26" w:rsidRDefault="00096672" w:rsidP="00F82DFC">
      <w:pPr>
        <w:jc w:val="both"/>
      </w:pPr>
    </w:p>
    <w:p w14:paraId="12B249E4" w14:textId="3682494D" w:rsidR="000D3923" w:rsidRDefault="000D3923" w:rsidP="000D3923">
      <w:pPr>
        <w:pStyle w:val="Caption"/>
        <w:keepNext/>
        <w:jc w:val="center"/>
      </w:pPr>
      <w:bookmarkStart w:id="892" w:name="_Ref135065734"/>
      <w:r>
        <w:lastRenderedPageBreak/>
        <w:t xml:space="preserve">Table </w:t>
      </w:r>
      <w:r w:rsidR="003F29D0">
        <w:fldChar w:fldCharType="begin"/>
      </w:r>
      <w:r w:rsidR="003F29D0">
        <w:instrText xml:space="preserve"> SEQ Table \* ARABIC </w:instrText>
      </w:r>
      <w:r w:rsidR="003F29D0">
        <w:fldChar w:fldCharType="separate"/>
      </w:r>
      <w:r w:rsidR="009F4342">
        <w:rPr>
          <w:noProof/>
        </w:rPr>
        <w:t>7</w:t>
      </w:r>
      <w:r w:rsidR="003F29D0">
        <w:rPr>
          <w:noProof/>
        </w:rPr>
        <w:fldChar w:fldCharType="end"/>
      </w:r>
      <w:bookmarkEnd w:id="892"/>
      <w:r>
        <w:t xml:space="preserve">: Product models used as analogues for various </w:t>
      </w:r>
      <w:r w:rsidR="00C33AB4">
        <w:t>components.</w:t>
      </w:r>
    </w:p>
    <w:tbl>
      <w:tblPr>
        <w:tblW w:w="5000" w:type="pct"/>
        <w:tblLook w:val="04A0" w:firstRow="1" w:lastRow="0" w:firstColumn="1" w:lastColumn="0" w:noHBand="0" w:noVBand="1"/>
      </w:tblPr>
      <w:tblGrid>
        <w:gridCol w:w="2456"/>
        <w:gridCol w:w="6560"/>
      </w:tblGrid>
      <w:tr w:rsidR="005A5742" w:rsidRPr="005F4C26" w14:paraId="38AA4852"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EAAAA" w:themeFill="background2" w:themeFillShade="BF"/>
            <w:noWrap/>
            <w:vAlign w:val="bottom"/>
            <w:hideMark/>
          </w:tcPr>
          <w:p w14:paraId="3674FB43" w14:textId="77777777" w:rsidR="005A5742" w:rsidRPr="006B5E16" w:rsidRDefault="005A5742" w:rsidP="008F7313">
            <w:pPr>
              <w:jc w:val="both"/>
              <w:rPr>
                <w:b/>
                <w:lang w:eastAsia="ko-KR"/>
              </w:rPr>
            </w:pPr>
            <w:r w:rsidRPr="006B5E16">
              <w:rPr>
                <w:b/>
                <w:lang w:eastAsia="ko-KR"/>
              </w:rPr>
              <w:t>Component</w:t>
            </w:r>
          </w:p>
        </w:tc>
        <w:tc>
          <w:tcPr>
            <w:tcW w:w="3638"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0D7FA4E" w14:textId="5D8D66BE" w:rsidR="005A5742" w:rsidRPr="006B5E16" w:rsidRDefault="005A5742" w:rsidP="008F7313">
            <w:pPr>
              <w:jc w:val="both"/>
              <w:rPr>
                <w:b/>
                <w:lang w:eastAsia="ko-KR"/>
              </w:rPr>
            </w:pPr>
            <w:r w:rsidRPr="006B5E16">
              <w:rPr>
                <w:b/>
                <w:bCs/>
                <w:lang w:eastAsia="ko-KR"/>
              </w:rPr>
              <w:t>Analog</w:t>
            </w:r>
            <w:r w:rsidR="000D3923">
              <w:rPr>
                <w:b/>
                <w:bCs/>
                <w:lang w:eastAsia="ko-KR"/>
              </w:rPr>
              <w:t>ue</w:t>
            </w:r>
            <w:r w:rsidRPr="006B5E16">
              <w:rPr>
                <w:b/>
                <w:lang w:eastAsia="ko-KR"/>
              </w:rPr>
              <w:t xml:space="preserve"> Model</w:t>
            </w:r>
          </w:p>
        </w:tc>
      </w:tr>
      <w:tr w:rsidR="005A5742" w:rsidRPr="005F4C26" w14:paraId="349C2ABF" w14:textId="77777777" w:rsidTr="00E875E4">
        <w:trPr>
          <w:trHeight w:val="33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77A53E4A" w14:textId="77777777" w:rsidR="005A5742" w:rsidRPr="005F4C26" w:rsidRDefault="005A5742" w:rsidP="008F7313">
            <w:pPr>
              <w:jc w:val="both"/>
              <w:rPr>
                <w:lang w:eastAsia="ko-KR"/>
              </w:rPr>
            </w:pPr>
            <w:r w:rsidRPr="005F4C26">
              <w:rPr>
                <w:lang w:eastAsia="ko-KR"/>
              </w:rPr>
              <w:t>Solar Module</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3882F" w14:textId="77777777" w:rsidR="005A5742" w:rsidRPr="005F4C26" w:rsidRDefault="005A5742" w:rsidP="008F7313">
            <w:pPr>
              <w:jc w:val="both"/>
              <w:rPr>
                <w:lang w:eastAsia="ko-KR"/>
              </w:rPr>
            </w:pPr>
            <w:proofErr w:type="spellStart"/>
            <w:r w:rsidRPr="005F4C26">
              <w:rPr>
                <w:lang w:eastAsia="ko-KR"/>
              </w:rPr>
              <w:t>FuturaSun</w:t>
            </w:r>
            <w:proofErr w:type="spellEnd"/>
            <w:r w:rsidRPr="005F4C26">
              <w:rPr>
                <w:lang w:eastAsia="ko-KR"/>
              </w:rPr>
              <w:t xml:space="preserve"> FU 330P Polycrystalline Photovoltaic Module</w:t>
            </w:r>
          </w:p>
        </w:tc>
      </w:tr>
      <w:tr w:rsidR="005A5742" w:rsidRPr="005F4C26" w14:paraId="7640AFB5"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6620B9A6" w14:textId="77777777" w:rsidR="005A5742" w:rsidRPr="005F4C26" w:rsidRDefault="005A5742" w:rsidP="008F7313">
            <w:pPr>
              <w:jc w:val="both"/>
              <w:rPr>
                <w:lang w:eastAsia="ko-KR"/>
              </w:rPr>
            </w:pPr>
            <w:r w:rsidRPr="005F4C26">
              <w:rPr>
                <w:lang w:eastAsia="ko-KR"/>
              </w:rPr>
              <w:t>IDT Inverter</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F1476" w14:textId="74AFD34C" w:rsidR="005A5742" w:rsidRPr="005F4C26" w:rsidRDefault="005A5742" w:rsidP="008F7313">
            <w:pPr>
              <w:jc w:val="both"/>
              <w:rPr>
                <w:lang w:eastAsia="ko-KR"/>
              </w:rPr>
            </w:pPr>
            <w:r w:rsidRPr="005F4C26">
              <w:rPr>
                <w:lang w:eastAsia="ko-KR"/>
              </w:rPr>
              <w:t>ABB central inverters, PVS800, 100 to 500 kW</w:t>
            </w:r>
          </w:p>
        </w:tc>
      </w:tr>
      <w:tr w:rsidR="005A5742" w:rsidRPr="005F4C26" w14:paraId="7E334488" w14:textId="77777777" w:rsidTr="00E875E4">
        <w:trPr>
          <w:trHeight w:val="33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2AA19F7A" w14:textId="77777777" w:rsidR="005A5742" w:rsidRPr="005F4C26" w:rsidRDefault="005A5742" w:rsidP="008F7313">
            <w:pPr>
              <w:jc w:val="both"/>
              <w:rPr>
                <w:lang w:eastAsia="ko-KR"/>
              </w:rPr>
            </w:pPr>
            <w:r w:rsidRPr="005F4C26">
              <w:rPr>
                <w:lang w:eastAsia="ko-KR"/>
              </w:rPr>
              <w:t>Inverter and Battery</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FD461" w14:textId="77777777" w:rsidR="005A5742" w:rsidRPr="005F4C26" w:rsidRDefault="005A5742" w:rsidP="008F7313">
            <w:pPr>
              <w:jc w:val="both"/>
              <w:rPr>
                <w:lang w:eastAsia="ko-KR"/>
              </w:rPr>
            </w:pPr>
            <w:r w:rsidRPr="005F4C26">
              <w:rPr>
                <w:lang w:eastAsia="ko-KR"/>
              </w:rPr>
              <w:t xml:space="preserve">Siemens &amp; AES Fluence </w:t>
            </w:r>
            <w:proofErr w:type="spellStart"/>
            <w:r w:rsidRPr="005F4C26">
              <w:rPr>
                <w:lang w:eastAsia="ko-KR"/>
              </w:rPr>
              <w:t>Sunstack</w:t>
            </w:r>
            <w:proofErr w:type="spellEnd"/>
          </w:p>
        </w:tc>
      </w:tr>
      <w:tr w:rsidR="005A5742" w:rsidRPr="005F4C26" w14:paraId="6AC85162"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0FD9178F" w14:textId="77777777" w:rsidR="005A5742" w:rsidRPr="005F4C26" w:rsidRDefault="005A5742" w:rsidP="008F7313">
            <w:pPr>
              <w:jc w:val="both"/>
              <w:rPr>
                <w:lang w:eastAsia="ko-KR"/>
              </w:rPr>
            </w:pPr>
            <w:r w:rsidRPr="005F4C26">
              <w:rPr>
                <w:lang w:eastAsia="ko-KR"/>
              </w:rPr>
              <w:t>Pipe</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9900F" w14:textId="77777777" w:rsidR="005A5742" w:rsidRPr="005F4C26" w:rsidRDefault="005A5742" w:rsidP="008F7313">
            <w:pPr>
              <w:jc w:val="both"/>
              <w:rPr>
                <w:lang w:eastAsia="ko-KR"/>
              </w:rPr>
            </w:pPr>
            <w:r w:rsidRPr="005F4C26">
              <w:rPr>
                <w:lang w:eastAsia="ko-KR"/>
              </w:rPr>
              <w:t>Tioga Pipes</w:t>
            </w:r>
          </w:p>
        </w:tc>
      </w:tr>
      <w:tr w:rsidR="005A5742" w:rsidRPr="005F4C26" w14:paraId="2242093C"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21E716D0" w14:textId="77777777" w:rsidR="005A5742" w:rsidRPr="005F4C26" w:rsidRDefault="005A5742" w:rsidP="008F7313">
            <w:pPr>
              <w:jc w:val="both"/>
              <w:rPr>
                <w:lang w:eastAsia="ko-KR"/>
              </w:rPr>
            </w:pPr>
            <w:r w:rsidRPr="005F4C26">
              <w:rPr>
                <w:lang w:eastAsia="ko-KR"/>
              </w:rPr>
              <w:t>Transmission Cable</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2E6EE" w14:textId="77777777" w:rsidR="005A5742" w:rsidRPr="005F4C26" w:rsidRDefault="005A5742" w:rsidP="008F7313">
            <w:pPr>
              <w:jc w:val="both"/>
              <w:rPr>
                <w:lang w:eastAsia="ko-KR"/>
              </w:rPr>
            </w:pPr>
            <w:r w:rsidRPr="005F4C26">
              <w:rPr>
                <w:lang w:eastAsia="ko-KR"/>
              </w:rPr>
              <w:t>Sumitomo Electric</w:t>
            </w:r>
          </w:p>
        </w:tc>
      </w:tr>
    </w:tbl>
    <w:p w14:paraId="3167C98F" w14:textId="77777777" w:rsidR="005A5742" w:rsidRPr="005F4C26" w:rsidRDefault="005A5742" w:rsidP="00F82DFC">
      <w:pPr>
        <w:jc w:val="both"/>
      </w:pPr>
    </w:p>
    <w:p w14:paraId="408E819A" w14:textId="51FA2BEE" w:rsidR="00086F56" w:rsidRPr="005F4C26" w:rsidRDefault="00123D79" w:rsidP="008F7313">
      <w:pPr>
        <w:pStyle w:val="Heading2"/>
        <w:jc w:val="both"/>
      </w:pPr>
      <w:r w:rsidRPr="005F4C26">
        <w:t>Scope</w:t>
      </w:r>
      <w:r w:rsidR="002E40B9" w:rsidRPr="005F4C26">
        <w:t xml:space="preserve"> 1</w:t>
      </w:r>
    </w:p>
    <w:p w14:paraId="54B4F8D3" w14:textId="7E33EB84" w:rsidR="00CB3A27" w:rsidRDefault="006F78F7" w:rsidP="00AC5DE8">
      <w:pPr>
        <w:jc w:val="both"/>
      </w:pPr>
      <w:r>
        <w:t xml:space="preserve">The assumptions for Scope 1 emissions </w:t>
      </w:r>
      <w:r w:rsidR="00DC6254">
        <w:t>are divided into the solar panel modelling, inverter modelling, IDT modelling, and battery modelling</w:t>
      </w:r>
      <w:r w:rsidR="003F7DA0">
        <w:t xml:space="preserve"> aspects. For solar panels, we assume solar panels </w:t>
      </w:r>
      <w:r w:rsidR="008649BD">
        <w:t>have 330Wp and take up 2m</w:t>
      </w:r>
      <w:r w:rsidR="008649BD" w:rsidRPr="008649BD">
        <w:rPr>
          <w:vertAlign w:val="superscript"/>
        </w:rPr>
        <w:t>2</w:t>
      </w:r>
      <w:r w:rsidR="008649BD">
        <w:t xml:space="preserve"> each</w:t>
      </w:r>
      <w:r w:rsidR="00180105">
        <w:t xml:space="preserve">, resulting in a total of 185,000 panels which can be installed in </w:t>
      </w:r>
      <w:r w:rsidR="00915A7B">
        <w:t xml:space="preserve">available land in </w:t>
      </w:r>
      <w:r w:rsidR="00180105">
        <w:t xml:space="preserve">the </w:t>
      </w:r>
      <w:r w:rsidR="00915A7B">
        <w:t>first year.</w:t>
      </w:r>
      <w:r w:rsidR="009326EF">
        <w:t xml:space="preserve"> Installation of the panels is expected to require </w:t>
      </w:r>
      <w:r w:rsidR="00D35C22">
        <w:t xml:space="preserve">heavy </w:t>
      </w:r>
      <w:r w:rsidR="00272584">
        <w:t xml:space="preserve">vehicles and construction </w:t>
      </w:r>
      <w:r w:rsidR="009F3BF5">
        <w:t>equipment;</w:t>
      </w:r>
      <w:r w:rsidR="00272584">
        <w:t xml:space="preserve"> </w:t>
      </w:r>
      <w:r w:rsidR="00CB3A27">
        <w:t>thus,</w:t>
      </w:r>
      <w:r w:rsidR="00272584">
        <w:t xml:space="preserve"> we assume 5 </w:t>
      </w:r>
      <w:r w:rsidR="001A0D70">
        <w:t xml:space="preserve">units of heavy machinery will be used – each emitting 10 tonnes of CO2e </w:t>
      </w:r>
      <w:r w:rsidR="009F3BF5">
        <w:t xml:space="preserve">per year. The installation is expected to </w:t>
      </w:r>
      <w:r w:rsidR="00E32FDB">
        <w:t xml:space="preserve">be between one and six months long. </w:t>
      </w:r>
      <w:r w:rsidR="00453607">
        <w:t xml:space="preserve">Operations </w:t>
      </w:r>
      <w:r w:rsidR="00816B0C">
        <w:t xml:space="preserve">emissions are expected to be small and is estimated to be 2-8% of the emissions from installation. </w:t>
      </w:r>
      <w:r w:rsidR="00CD5F53">
        <w:t xml:space="preserve">Depending on whether the panels are mono or multi-Si </w:t>
      </w:r>
      <w:r w:rsidR="0083133C">
        <w:t xml:space="preserve">PV units, </w:t>
      </w:r>
      <w:r w:rsidR="00A4462B" w:rsidRPr="007E12CC">
        <w:t xml:space="preserve">decommissioning </w:t>
      </w:r>
      <w:r w:rsidR="0083133C">
        <w:t>emissions can be between 1.5-1.8 gCO2e</w:t>
      </w:r>
      <w:r w:rsidR="003F6ABB">
        <w:t xml:space="preserve">/kWh respectively. </w:t>
      </w:r>
      <w:r w:rsidR="007847A2">
        <w:t xml:space="preserve">Seasonality, cloud cover, and replacement of panels were not </w:t>
      </w:r>
      <w:r w:rsidR="00CB3A27">
        <w:t>modelled,</w:t>
      </w:r>
      <w:r w:rsidR="00086B4D">
        <w:t xml:space="preserve"> and hence future modelling work is needed to stress-test these assumptions.</w:t>
      </w:r>
    </w:p>
    <w:p w14:paraId="01B41E32" w14:textId="563C1B37" w:rsidR="00086E2D" w:rsidRDefault="008D06E2" w:rsidP="008F7313">
      <w:pPr>
        <w:jc w:val="both"/>
      </w:pPr>
      <w:r>
        <w:t>Installation emissions for</w:t>
      </w:r>
      <w:r w:rsidR="00E2487D">
        <w:t xml:space="preserve"> inverters, IDTs and batteries have been rolled up together with solar panel installations. </w:t>
      </w:r>
      <w:r w:rsidR="00FB237C">
        <w:t xml:space="preserve">158 inverters are modelled, </w:t>
      </w:r>
      <w:r w:rsidR="00213916">
        <w:t xml:space="preserve">operating for 8 hours each day and being idle for 16. The power consumed during each </w:t>
      </w:r>
      <w:r w:rsidR="001E4DD4">
        <w:t>period is 600W and 55W respectively.</w:t>
      </w:r>
      <w:r w:rsidR="00113F9C">
        <w:t xml:space="preserve"> IDT</w:t>
      </w:r>
      <w:r w:rsidR="00502A96">
        <w:t>s are assumed to emit the equivalent of 100-300 inverter units</w:t>
      </w:r>
      <w:r w:rsidR="002A1069">
        <w:t xml:space="preserve">. We have assumed that battery storage will </w:t>
      </w:r>
      <w:r w:rsidR="00096655">
        <w:t>have enough storage capacity for the whole solar farm output</w:t>
      </w:r>
      <w:r w:rsidR="006D0B0A">
        <w:t xml:space="preserve">. Batteries are assumed to not </w:t>
      </w:r>
      <w:r w:rsidR="007F4019">
        <w:t>consume energy in daily operations</w:t>
      </w:r>
      <w:r w:rsidR="0096540D">
        <w:t>, while any emissions from maintenance of them are rolled up with overall maintenance emissions on the farm.</w:t>
      </w:r>
      <w:r w:rsidR="004031E7">
        <w:t xml:space="preserve"> </w:t>
      </w:r>
      <w:r w:rsidR="00943233">
        <w:t xml:space="preserve">The end-of-life </w:t>
      </w:r>
      <w:r w:rsidR="00A4462B" w:rsidRPr="00C41821">
        <w:t>decommissioning</w:t>
      </w:r>
      <w:r w:rsidR="00A4462B">
        <w:t xml:space="preserve"> </w:t>
      </w:r>
      <w:r w:rsidR="00943233">
        <w:t>emissions from batteries are at 15 kgCO2e/kWh</w:t>
      </w:r>
      <w:r w:rsidR="008D4CB8">
        <w:t xml:space="preserve">, based on a 2017 </w:t>
      </w:r>
      <w:r w:rsidR="00420907">
        <w:t xml:space="preserve">IVL Swedish Environmental Research Institute </w:t>
      </w:r>
      <w:r w:rsidR="008D4CB8">
        <w:t>study which considers both disposal and recycling of lithium batteries</w:t>
      </w:r>
      <w:sdt>
        <w:sdtPr>
          <w:id w:val="25604943"/>
          <w:citation/>
        </w:sdtPr>
        <w:sdtEndPr/>
        <w:sdtContent>
          <w:r w:rsidR="00CC71AB">
            <w:fldChar w:fldCharType="begin"/>
          </w:r>
          <w:r w:rsidR="00CC71AB">
            <w:rPr>
              <w:lang w:val="en-US"/>
            </w:rPr>
            <w:instrText xml:space="preserve"> CITATION Rom17 \l 1033 </w:instrText>
          </w:r>
          <w:r w:rsidR="00CC71AB">
            <w:fldChar w:fldCharType="separate"/>
          </w:r>
          <w:r w:rsidR="009F4342">
            <w:rPr>
              <w:noProof/>
              <w:lang w:val="en-US"/>
            </w:rPr>
            <w:t xml:space="preserve"> (Romare &amp; Dahllöf, 2017)</w:t>
          </w:r>
          <w:r w:rsidR="00CC71AB">
            <w:fldChar w:fldCharType="end"/>
          </w:r>
        </w:sdtContent>
      </w:sdt>
      <w:r w:rsidR="00CC71AB">
        <w:t xml:space="preserve">. </w:t>
      </w:r>
    </w:p>
    <w:p w14:paraId="2532CAA8" w14:textId="7A868725" w:rsidR="00086E2D" w:rsidRDefault="00112492" w:rsidP="008F7313">
      <w:pPr>
        <w:jc w:val="both"/>
      </w:pPr>
      <w:r>
        <w:t xml:space="preserve">As these battery emissions are significant, it is important to consider </w:t>
      </w:r>
      <w:r w:rsidR="00971CD4">
        <w:t xml:space="preserve">whether they will be used for the solar farm </w:t>
      </w:r>
      <w:r w:rsidR="004B03E9">
        <w:t xml:space="preserve">and to what extent. </w:t>
      </w:r>
      <w:r w:rsidR="004E3586">
        <w:t xml:space="preserve">To </w:t>
      </w:r>
      <w:r w:rsidR="00130500">
        <w:t>analyse the breadth of scenarios, we</w:t>
      </w:r>
      <w:r w:rsidR="008F705F">
        <w:t xml:space="preserve"> model a solar farm for two cases: a </w:t>
      </w:r>
      <w:r w:rsidR="006B5E16">
        <w:t>“</w:t>
      </w:r>
      <w:r w:rsidR="00FD1BEA">
        <w:t>m</w:t>
      </w:r>
      <w:r w:rsidR="008F705F">
        <w:t>aximum flexibility</w:t>
      </w:r>
      <w:r w:rsidR="006B5E16">
        <w:t>”</w:t>
      </w:r>
      <w:r w:rsidR="008F705F">
        <w:t xml:space="preserve"> case </w:t>
      </w:r>
      <w:r w:rsidR="009B4B4C">
        <w:t>where all generated power is stored in batteries</w:t>
      </w:r>
      <w:r w:rsidR="00FD1BEA">
        <w:t xml:space="preserve">, and a </w:t>
      </w:r>
      <w:r w:rsidR="006B5E16">
        <w:t>“</w:t>
      </w:r>
      <w:r w:rsidR="00FD1BEA">
        <w:t>minimum cost</w:t>
      </w:r>
      <w:r w:rsidR="006B5E16">
        <w:t>”</w:t>
      </w:r>
      <w:r w:rsidR="00FD1BEA">
        <w:t xml:space="preserve"> case where no batteries are </w:t>
      </w:r>
      <w:r w:rsidR="00DF4E2A">
        <w:t>used,</w:t>
      </w:r>
      <w:r w:rsidR="00FD1BEA">
        <w:t xml:space="preserve"> </w:t>
      </w:r>
      <w:r w:rsidR="005C18EB">
        <w:t>and power is consumed immediately.</w:t>
      </w:r>
      <w:r w:rsidR="006D1BF7">
        <w:t xml:space="preserve"> Both cases are compared to a </w:t>
      </w:r>
      <w:r w:rsidR="006B5E16">
        <w:t>“</w:t>
      </w:r>
      <w:r w:rsidR="006D1BF7">
        <w:t>do nothing</w:t>
      </w:r>
      <w:r w:rsidR="006B5E16">
        <w:t>”</w:t>
      </w:r>
      <w:r w:rsidR="006D1BF7">
        <w:t xml:space="preserve"> case where power is simply generated from natural gas. </w:t>
      </w:r>
    </w:p>
    <w:p w14:paraId="2967A47E" w14:textId="77777777" w:rsidR="000D3923" w:rsidRDefault="006B5E16" w:rsidP="000D3923">
      <w:pPr>
        <w:keepNext/>
        <w:jc w:val="center"/>
      </w:pPr>
      <w:r>
        <w:rPr>
          <w:noProof/>
        </w:rPr>
        <w:lastRenderedPageBreak/>
        <w:drawing>
          <wp:inline distT="0" distB="0" distL="0" distR="0" wp14:anchorId="55395863" wp14:editId="0155D124">
            <wp:extent cx="5212134" cy="7256075"/>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2134" cy="7256075"/>
                    </a:xfrm>
                    <a:prstGeom prst="rect">
                      <a:avLst/>
                    </a:prstGeom>
                  </pic:spPr>
                </pic:pic>
              </a:graphicData>
            </a:graphic>
          </wp:inline>
        </w:drawing>
      </w:r>
    </w:p>
    <w:p w14:paraId="7AF77B6F" w14:textId="5C0C77B9" w:rsidR="006D1BF7" w:rsidRDefault="000D3923" w:rsidP="000D3923">
      <w:pPr>
        <w:pStyle w:val="Caption"/>
        <w:jc w:val="center"/>
      </w:pPr>
      <w:bookmarkStart w:id="893" w:name="_Ref135065763"/>
      <w:r>
        <w:t xml:space="preserve">Figure </w:t>
      </w:r>
      <w:r w:rsidR="003F29D0">
        <w:fldChar w:fldCharType="begin"/>
      </w:r>
      <w:r w:rsidR="003F29D0">
        <w:instrText xml:space="preserve"> SEQ Figure \* ARABIC </w:instrText>
      </w:r>
      <w:r w:rsidR="003F29D0">
        <w:fldChar w:fldCharType="separate"/>
      </w:r>
      <w:r w:rsidR="009F4342">
        <w:rPr>
          <w:noProof/>
        </w:rPr>
        <w:t>4</w:t>
      </w:r>
      <w:r w:rsidR="003F29D0">
        <w:rPr>
          <w:noProof/>
        </w:rPr>
        <w:fldChar w:fldCharType="end"/>
      </w:r>
      <w:bookmarkEnd w:id="893"/>
      <w:r>
        <w:t>: Scope 1 CO2-e emissions for the solar farm with batteries (top) and without batteries (bottom)</w:t>
      </w:r>
    </w:p>
    <w:p w14:paraId="1F09C550" w14:textId="77777777" w:rsidR="006B5E16" w:rsidRDefault="006B5E16" w:rsidP="008F7313">
      <w:pPr>
        <w:jc w:val="both"/>
      </w:pPr>
    </w:p>
    <w:p w14:paraId="72BBED72" w14:textId="45FD4A5F" w:rsidR="00C32E64" w:rsidRDefault="00C32E64" w:rsidP="008F7313">
      <w:pPr>
        <w:jc w:val="both"/>
      </w:pPr>
      <w:r>
        <w:t xml:space="preserve">It is clear from </w:t>
      </w:r>
      <w:r w:rsidR="00DF4E2A">
        <w:fldChar w:fldCharType="begin"/>
      </w:r>
      <w:r w:rsidR="00DF4E2A">
        <w:instrText xml:space="preserve"> REF _Ref135065763 \h </w:instrText>
      </w:r>
      <w:r w:rsidR="00DF4E2A">
        <w:fldChar w:fldCharType="separate"/>
      </w:r>
      <w:r w:rsidR="009F4342">
        <w:t xml:space="preserve">Figure </w:t>
      </w:r>
      <w:r w:rsidR="009F4342">
        <w:rPr>
          <w:noProof/>
        </w:rPr>
        <w:t>4</w:t>
      </w:r>
      <w:r w:rsidR="00DF4E2A">
        <w:fldChar w:fldCharType="end"/>
      </w:r>
      <w:r w:rsidR="00DF4E2A">
        <w:t xml:space="preserve"> </w:t>
      </w:r>
      <w:r>
        <w:t xml:space="preserve">that overall scope 1 emissions increase greatly with the addition of batteries. These large cyclical emissions arise mainly from battery </w:t>
      </w:r>
      <w:r w:rsidR="00A4462B" w:rsidRPr="00C41821">
        <w:t xml:space="preserve">decommissioning </w:t>
      </w:r>
      <w:r>
        <w:t xml:space="preserve">at the end of their lifespan, resulting in 350 </w:t>
      </w:r>
      <w:proofErr w:type="spellStart"/>
      <w:r>
        <w:t>kilotonnes</w:t>
      </w:r>
      <w:proofErr w:type="spellEnd"/>
      <w:r>
        <w:t xml:space="preserve"> of CO</w:t>
      </w:r>
      <w:r w:rsidRPr="007E12CC">
        <w:rPr>
          <w:vertAlign w:val="subscript"/>
        </w:rPr>
        <w:t>2</w:t>
      </w:r>
      <w:r>
        <w:t xml:space="preserve">e every 8 years. Without the batteries, emissions only peak at 0.7 </w:t>
      </w:r>
      <w:proofErr w:type="spellStart"/>
      <w:r>
        <w:t>kilotonnes</w:t>
      </w:r>
      <w:proofErr w:type="spellEnd"/>
      <w:r>
        <w:t xml:space="preserve"> of CO2e initially, mainly due to the installation of subsea cables. The rest of the yearly emissions increase gradually over time as solar production </w:t>
      </w:r>
      <w:r>
        <w:lastRenderedPageBreak/>
        <w:t>declines with time. These smaller emissions are mainly from energy consumed to power the inverter and IDT operations. The energy for these operations is assumed to come from natural gas as the inverters consume power even when idle and hence need a stable supply of energy. The peak at the 25</w:t>
      </w:r>
      <w:r w:rsidRPr="00EB30AA">
        <w:rPr>
          <w:vertAlign w:val="superscript"/>
        </w:rPr>
        <w:t>th</w:t>
      </w:r>
      <w:r>
        <w:t xml:space="preserve"> year is from </w:t>
      </w:r>
      <w:r w:rsidR="00A4462B" w:rsidRPr="00C41821">
        <w:t xml:space="preserve">decommissioning </w:t>
      </w:r>
      <w:r>
        <w:t xml:space="preserve">of all components except the subsea cables. Hence, the installation and </w:t>
      </w:r>
      <w:r w:rsidR="00A4462B" w:rsidRPr="00C41821">
        <w:t xml:space="preserve">decommissioning </w:t>
      </w:r>
      <w:r>
        <w:t>are the only two carbon intensive events in the solar farm life cycle in this case.</w:t>
      </w:r>
    </w:p>
    <w:p w14:paraId="7393A0B3" w14:textId="2A22A592" w:rsidR="006B5E16" w:rsidRDefault="00C32E64" w:rsidP="008F7313">
      <w:pPr>
        <w:jc w:val="both"/>
      </w:pPr>
      <w:r>
        <w:t xml:space="preserve">When compared to the “do nothing” scenario of using natural gas to produce the same power, the no-battery “minimum cost” scenario has nearly 84 times lower emissions. However, with batteries added for the “maximum flexibility” scenario, cumulative emissions from the solar farm exceed that of just using natural gas. It should be noted, however, that this is a very pessimistic scenario which assumes all power generated is stored in batteries, when likely only a fraction of it would be stored and the rest of the power consumed immediately upon generation. It is </w:t>
      </w:r>
      <w:r w:rsidR="00FC5070">
        <w:t xml:space="preserve">reasonable to infer therefore </w:t>
      </w:r>
      <w:r>
        <w:t>that with proper optimisation, solar farms with batteries can still have less emissions than electricity from natural gas combustion.</w:t>
      </w:r>
    </w:p>
    <w:p w14:paraId="3D527F31" w14:textId="3976288B" w:rsidR="006B7A6D" w:rsidRDefault="006B7A6D" w:rsidP="008F7313">
      <w:pPr>
        <w:pStyle w:val="Heading2"/>
        <w:jc w:val="both"/>
      </w:pPr>
      <w:r>
        <w:t>Scope 2</w:t>
      </w:r>
    </w:p>
    <w:p w14:paraId="08B07D30" w14:textId="134BCF96" w:rsidR="006B5E16" w:rsidRDefault="00DD230F" w:rsidP="008F7313">
      <w:pPr>
        <w:jc w:val="both"/>
      </w:pPr>
      <w:r>
        <w:t xml:space="preserve">Scope 2 emissions are mainly focused on </w:t>
      </w:r>
      <w:r w:rsidR="00587644">
        <w:t xml:space="preserve">electricity consumption post-generation and hence requires an understanding of </w:t>
      </w:r>
      <w:r w:rsidR="00991956">
        <w:t xml:space="preserve">the power consumption of the facility. As this information is unlikely to be known at the early prospective stage of </w:t>
      </w:r>
      <w:r w:rsidR="00451395">
        <w:t>the solar farm, we have not modelled scope 2 emissions</w:t>
      </w:r>
      <w:r w:rsidR="0032472E">
        <w:t xml:space="preserve"> in this study</w:t>
      </w:r>
      <w:r w:rsidR="00451395">
        <w:t xml:space="preserve">. </w:t>
      </w:r>
      <w:r w:rsidR="00C63C92">
        <w:t xml:space="preserve">Further along the development of the solar farm, </w:t>
      </w:r>
      <w:r w:rsidR="004808E4">
        <w:t xml:space="preserve">data </w:t>
      </w:r>
      <w:r w:rsidR="00444C4B">
        <w:t xml:space="preserve">and estimates </w:t>
      </w:r>
      <w:r w:rsidR="004808E4">
        <w:t>o</w:t>
      </w:r>
      <w:r w:rsidR="00444C4B">
        <w:t>f</w:t>
      </w:r>
      <w:r w:rsidR="004808E4">
        <w:t xml:space="preserve"> office and facility electricity consumption</w:t>
      </w:r>
      <w:r w:rsidR="000A6E7D">
        <w:t xml:space="preserve"> </w:t>
      </w:r>
      <w:r w:rsidR="00C8530F">
        <w:t>can</w:t>
      </w:r>
      <w:r w:rsidR="000A6E7D">
        <w:t xml:space="preserve"> be covered in the scope 2 emissions</w:t>
      </w:r>
      <w:r w:rsidR="00C8530F">
        <w:t xml:space="preserve"> when known.</w:t>
      </w:r>
      <w:r w:rsidR="00303FA1">
        <w:t xml:space="preserve"> </w:t>
      </w:r>
      <w:r w:rsidR="007B7CBF">
        <w:t>With scope 2</w:t>
      </w:r>
      <w:r w:rsidR="000B0A55">
        <w:t xml:space="preserve"> emissions</w:t>
      </w:r>
      <w:r w:rsidR="00362966">
        <w:t xml:space="preserve"> included</w:t>
      </w:r>
      <w:r w:rsidR="000B0A55">
        <w:t>,</w:t>
      </w:r>
      <w:r w:rsidR="00362966">
        <w:t xml:space="preserve"> however, </w:t>
      </w:r>
      <w:r w:rsidR="000B0A55">
        <w:t>the carbon intensity of solar farms will increase.</w:t>
      </w:r>
    </w:p>
    <w:p w14:paraId="3B1DEB9E" w14:textId="0931CF0E" w:rsidR="00C32E64" w:rsidRDefault="00695A09" w:rsidP="00C11DCA">
      <w:pPr>
        <w:pStyle w:val="Heading2"/>
        <w:jc w:val="both"/>
      </w:pPr>
      <w:r>
        <w:t>Scope 3</w:t>
      </w:r>
    </w:p>
    <w:p w14:paraId="1610D2C9" w14:textId="2529D768" w:rsidR="00C06E46" w:rsidRDefault="00C759E5" w:rsidP="008F7313">
      <w:pPr>
        <w:jc w:val="both"/>
      </w:pPr>
      <w:r>
        <w:t xml:space="preserve">Scope 3 emissions </w:t>
      </w:r>
      <w:r w:rsidR="00861664">
        <w:t>are emissions that are a consequence of activities of the company but not from sources owned or controlled by the company</w:t>
      </w:r>
      <w:r w:rsidR="005C6252">
        <w:t>. This makes scope 3 the hardest</w:t>
      </w:r>
      <w:r w:rsidR="001E6C5B">
        <w:t xml:space="preserve"> category to estimate as it is highly dependent on the end user of the product</w:t>
      </w:r>
      <w:r w:rsidR="002C3635">
        <w:t xml:space="preserve">s from the solar farm. For simplicity, we </w:t>
      </w:r>
      <w:r w:rsidR="00BF190C">
        <w:t>model scope 3 emissions related to the manufacturing and transport of the components of the solar farm only.</w:t>
      </w:r>
    </w:p>
    <w:p w14:paraId="697286D4" w14:textId="08F29BA1" w:rsidR="00F0237D" w:rsidRDefault="00C06E46" w:rsidP="008F7313">
      <w:pPr>
        <w:jc w:val="both"/>
      </w:pPr>
      <w:r>
        <w:t>Carbon intensities from the manufacturing of components</w:t>
      </w:r>
      <w:r w:rsidR="00305445">
        <w:t xml:space="preserve"> </w:t>
      </w:r>
      <w:r w:rsidR="00636A92">
        <w:t xml:space="preserve">were outlined in </w:t>
      </w:r>
      <w:r w:rsidR="00636A92">
        <w:fldChar w:fldCharType="begin"/>
      </w:r>
      <w:r w:rsidR="00636A92">
        <w:instrText xml:space="preserve"> REF _Ref135065724 \h </w:instrText>
      </w:r>
      <w:r w:rsidR="00636A92">
        <w:fldChar w:fldCharType="separate"/>
      </w:r>
      <w:r w:rsidR="009F4342">
        <w:t xml:space="preserve">Table </w:t>
      </w:r>
      <w:r w:rsidR="009F4342">
        <w:rPr>
          <w:noProof/>
        </w:rPr>
        <w:t>6</w:t>
      </w:r>
      <w:r w:rsidR="00636A92">
        <w:fldChar w:fldCharType="end"/>
      </w:r>
      <w:r w:rsidR="00305445">
        <w:t xml:space="preserve">. Batteries </w:t>
      </w:r>
      <w:r w:rsidR="00C2263B">
        <w:t xml:space="preserve">were </w:t>
      </w:r>
      <w:r w:rsidR="00305445">
        <w:t>assumed to have an 8-year lifespan</w:t>
      </w:r>
      <w:r w:rsidR="00AD1B61">
        <w:t xml:space="preserve"> and</w:t>
      </w:r>
      <w:r w:rsidR="00305445">
        <w:t xml:space="preserve"> </w:t>
      </w:r>
      <w:r w:rsidR="00267601">
        <w:t xml:space="preserve">hence three installation cycles </w:t>
      </w:r>
      <w:r w:rsidR="00C2263B">
        <w:t xml:space="preserve">were </w:t>
      </w:r>
      <w:r w:rsidR="00267601">
        <w:t>modelled for a 25-year solar farm life cycle.</w:t>
      </w:r>
      <w:r w:rsidR="00AD1B61">
        <w:t xml:space="preserve"> Transport of</w:t>
      </w:r>
      <w:r w:rsidR="00F475FD">
        <w:t xml:space="preserve"> all components are modelled with one shipment per year, using a vessel which consumes 21kL of diesel per day</w:t>
      </w:r>
      <w:r w:rsidR="00635A21">
        <w:t>. The number of days required for shipment per year</w:t>
      </w:r>
      <w:r w:rsidR="0044512B">
        <w:t xml:space="preserve"> </w:t>
      </w:r>
      <w:r w:rsidR="00B01A26">
        <w:t>likely varies due to prevailing weather conditions and factory output, but shipments are assumed to take 5, 10, or 15 days in the low, best, and high cases respectively.</w:t>
      </w:r>
    </w:p>
    <w:p w14:paraId="4219EBC2" w14:textId="21ADD662" w:rsidR="00420907" w:rsidRDefault="00FA32C2" w:rsidP="00AC5DE8">
      <w:pPr>
        <w:jc w:val="both"/>
      </w:pPr>
      <w:r>
        <w:t xml:space="preserve">The main </w:t>
      </w:r>
      <w:r w:rsidR="00DE28F6">
        <w:t xml:space="preserve">source </w:t>
      </w:r>
      <w:r>
        <w:t>of scope 3 emissions is the manufacturing of solar panels</w:t>
      </w:r>
      <w:r w:rsidR="00C11598">
        <w:t xml:space="preserve">, which contribute roughly 120 </w:t>
      </w:r>
      <w:proofErr w:type="spellStart"/>
      <w:r w:rsidR="00C11598">
        <w:t>kilotonnes</w:t>
      </w:r>
      <w:proofErr w:type="spellEnd"/>
      <w:r w:rsidR="00C11598">
        <w:t xml:space="preserve"> of CO2e</w:t>
      </w:r>
      <w:r w:rsidR="00FD7649">
        <w:t xml:space="preserve"> in the first year of operations alone, when the bulk of solar panels are installed.</w:t>
      </w:r>
      <w:r w:rsidR="00E80BC8">
        <w:t xml:space="preserve"> Battery manufacturing is the next largest </w:t>
      </w:r>
      <w:r w:rsidR="00DE28F6">
        <w:t>source</w:t>
      </w:r>
      <w:r w:rsidR="00E80BC8">
        <w:t>, exacerbated by the fact they need to be replaced every 8 years.</w:t>
      </w:r>
      <w:r w:rsidR="00610296">
        <w:t xml:space="preserve"> The manufacturing of both solar panels and batteries </w:t>
      </w:r>
      <w:r w:rsidR="002F1022">
        <w:t>is an energy intensive process due to the mining and purification processes needed for the materials within these components</w:t>
      </w:r>
      <w:r w:rsidR="007E1DAB">
        <w:t>. Consequently, their manufacturing footprint also depends on the</w:t>
      </w:r>
      <w:r w:rsidR="00DC33A8">
        <w:t xml:space="preserve"> energy mix where they were mined and produced. In China for example,</w:t>
      </w:r>
      <w:r w:rsidR="006C3CA1">
        <w:t xml:space="preserve"> solar panel manufacturing has twice the carbon footprint of Europe</w:t>
      </w:r>
      <w:r w:rsidR="00001657">
        <w:t>,</w:t>
      </w:r>
      <w:r w:rsidR="00B22FB5">
        <w:t xml:space="preserve"> as China’s primary mean of power generation is through coal combustion.</w:t>
      </w:r>
    </w:p>
    <w:p w14:paraId="5D5DF164" w14:textId="77777777" w:rsidR="000D3923" w:rsidRDefault="006B5E16" w:rsidP="000D3923">
      <w:pPr>
        <w:keepNext/>
        <w:jc w:val="center"/>
      </w:pPr>
      <w:r>
        <w:rPr>
          <w:noProof/>
        </w:rPr>
        <w:lastRenderedPageBreak/>
        <w:drawing>
          <wp:inline distT="0" distB="0" distL="0" distR="0" wp14:anchorId="5B474E7A" wp14:editId="0EB005D0">
            <wp:extent cx="5405103" cy="776072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5103" cy="7760729"/>
                    </a:xfrm>
                    <a:prstGeom prst="rect">
                      <a:avLst/>
                    </a:prstGeom>
                  </pic:spPr>
                </pic:pic>
              </a:graphicData>
            </a:graphic>
          </wp:inline>
        </w:drawing>
      </w:r>
    </w:p>
    <w:p w14:paraId="100ED5C8" w14:textId="0CB606F2" w:rsidR="003101B5" w:rsidRDefault="000D3923" w:rsidP="000D3923">
      <w:pPr>
        <w:pStyle w:val="Caption"/>
        <w:jc w:val="center"/>
      </w:pPr>
      <w:r>
        <w:t xml:space="preserve">Figure </w:t>
      </w:r>
      <w:r w:rsidR="003F29D0">
        <w:fldChar w:fldCharType="begin"/>
      </w:r>
      <w:r w:rsidR="003F29D0">
        <w:instrText xml:space="preserve"> SEQ Figure \* ARABIC </w:instrText>
      </w:r>
      <w:r w:rsidR="003F29D0">
        <w:fldChar w:fldCharType="separate"/>
      </w:r>
      <w:r w:rsidR="009F4342">
        <w:rPr>
          <w:noProof/>
        </w:rPr>
        <w:t>5</w:t>
      </w:r>
      <w:r w:rsidR="003F29D0">
        <w:rPr>
          <w:noProof/>
        </w:rPr>
        <w:fldChar w:fldCharType="end"/>
      </w:r>
      <w:r>
        <w:t>: Scope 3 CO2-e emissions for the solar farm with batteries (top) and without batteries (</w:t>
      </w:r>
      <w:commentRangeStart w:id="894"/>
      <w:r>
        <w:t>bottom</w:t>
      </w:r>
      <w:commentRangeEnd w:id="894"/>
      <w:r w:rsidR="00096672">
        <w:rPr>
          <w:rStyle w:val="CommentReference"/>
          <w:i w:val="0"/>
          <w:iCs w:val="0"/>
          <w:color w:val="auto"/>
        </w:rPr>
        <w:commentReference w:id="894"/>
      </w:r>
      <w:r>
        <w:t>)</w:t>
      </w:r>
    </w:p>
    <w:p w14:paraId="0422D516" w14:textId="77777777" w:rsidR="00C32E64" w:rsidRDefault="00C32E64" w:rsidP="008F7313">
      <w:pPr>
        <w:pStyle w:val="Heading2"/>
        <w:jc w:val="both"/>
      </w:pPr>
      <w:r>
        <w:t>Overall emissions</w:t>
      </w:r>
    </w:p>
    <w:p w14:paraId="47556BC8" w14:textId="1B43530C" w:rsidR="00C32E64" w:rsidRDefault="00C32E64" w:rsidP="008F7313">
      <w:pPr>
        <w:jc w:val="both"/>
      </w:pPr>
      <w:r>
        <w:t xml:space="preserve">In our emissions model, battery </w:t>
      </w:r>
      <w:r w:rsidR="00A4462B" w:rsidRPr="00C41821">
        <w:t xml:space="preserve">decommissioning </w:t>
      </w:r>
      <w:r>
        <w:t xml:space="preserve">from scope 1 and solar panel and battery manufacturing from scope 3 form the bulk of all emissions from the solar farm. The greatest </w:t>
      </w:r>
      <w:r>
        <w:lastRenderedPageBreak/>
        <w:t>uncertainty in GHG emissions thus comes from the presence of batteries, which add to the capital cost of the solar farm</w:t>
      </w:r>
      <w:r w:rsidR="00E60118">
        <w:t>,</w:t>
      </w:r>
      <w:r>
        <w:t xml:space="preserve"> in addition to the emissions. However, the added flexibility for operations that they provide might make the use of batteries worth the cost. In this case, careful optimisation of the number and deployment of batteries is needed to reduce emissions and maximise benefit.</w:t>
      </w:r>
      <w:r w:rsidR="000B7AED">
        <w:t xml:space="preserve"> </w:t>
      </w:r>
    </w:p>
    <w:p w14:paraId="3D248BCA" w14:textId="77777777" w:rsidR="004515F7" w:rsidRDefault="004515F7" w:rsidP="008F7313">
      <w:pPr>
        <w:jc w:val="both"/>
      </w:pPr>
    </w:p>
    <w:p w14:paraId="195AE518" w14:textId="77777777" w:rsidR="000D3923" w:rsidRDefault="004515F7" w:rsidP="000D3923">
      <w:pPr>
        <w:keepNext/>
        <w:jc w:val="center"/>
      </w:pPr>
      <w:r>
        <w:rPr>
          <w:noProof/>
        </w:rPr>
        <w:drawing>
          <wp:inline distT="0" distB="0" distL="0" distR="0" wp14:anchorId="31F1FFF7" wp14:editId="3F267711">
            <wp:extent cx="5564594" cy="40977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4594" cy="4097776"/>
                    </a:xfrm>
                    <a:prstGeom prst="rect">
                      <a:avLst/>
                    </a:prstGeom>
                  </pic:spPr>
                </pic:pic>
              </a:graphicData>
            </a:graphic>
          </wp:inline>
        </w:drawing>
      </w:r>
    </w:p>
    <w:p w14:paraId="03894D6A" w14:textId="231637C1" w:rsidR="0005638E" w:rsidRDefault="000D3923" w:rsidP="000D3923">
      <w:pPr>
        <w:pStyle w:val="Caption"/>
        <w:jc w:val="center"/>
      </w:pPr>
      <w:r>
        <w:t xml:space="preserve">Figure </w:t>
      </w:r>
      <w:r w:rsidR="003F29D0">
        <w:fldChar w:fldCharType="begin"/>
      </w:r>
      <w:r w:rsidR="003F29D0">
        <w:instrText xml:space="preserve"> SEQ Figure \* ARABIC </w:instrText>
      </w:r>
      <w:r w:rsidR="003F29D0">
        <w:fldChar w:fldCharType="separate"/>
      </w:r>
      <w:r w:rsidR="009F4342">
        <w:rPr>
          <w:noProof/>
        </w:rPr>
        <w:t>6</w:t>
      </w:r>
      <w:r w:rsidR="003F29D0">
        <w:rPr>
          <w:noProof/>
        </w:rPr>
        <w:fldChar w:fldCharType="end"/>
      </w:r>
      <w:r>
        <w:t>: Contribution of activities to the total CO2-e emissions of the solar farm</w:t>
      </w:r>
    </w:p>
    <w:p w14:paraId="62F7067E" w14:textId="77777777" w:rsidR="004515F7" w:rsidRDefault="004515F7" w:rsidP="008F7313">
      <w:pPr>
        <w:jc w:val="both"/>
      </w:pPr>
    </w:p>
    <w:p w14:paraId="3A4F6B32" w14:textId="2BDC6C4B" w:rsidR="004515F7" w:rsidRDefault="004515F7" w:rsidP="008F7313">
      <w:pPr>
        <w:pStyle w:val="Heading1"/>
        <w:jc w:val="both"/>
      </w:pPr>
      <w:r>
        <w:t>Cost Modelling</w:t>
      </w:r>
    </w:p>
    <w:p w14:paraId="42334885" w14:textId="3B84E977" w:rsidR="00FE36CA" w:rsidRPr="00FE36CA" w:rsidRDefault="00FE36CA" w:rsidP="008F7313">
      <w:pPr>
        <w:pStyle w:val="Heading2"/>
        <w:jc w:val="both"/>
      </w:pPr>
      <w:r>
        <w:t>Weighted Average Cost of Capital</w:t>
      </w:r>
      <w:r w:rsidR="004149E6">
        <w:t xml:space="preserve"> (WACC)</w:t>
      </w:r>
    </w:p>
    <w:p w14:paraId="6E76631B" w14:textId="327950AF" w:rsidR="00C32E64" w:rsidRDefault="000E7D7B" w:rsidP="008F7313">
      <w:pPr>
        <w:jc w:val="both"/>
      </w:pPr>
      <w:r>
        <w:t xml:space="preserve">To model costs, we calculate a </w:t>
      </w:r>
      <w:r w:rsidR="004149E6">
        <w:t>WACC</w:t>
      </w:r>
      <w:r>
        <w:t xml:space="preserve"> based on assumptions indicated in</w:t>
      </w:r>
      <w:r w:rsidR="00375385">
        <w:t xml:space="preserve"> </w:t>
      </w:r>
      <w:r w:rsidR="00375385">
        <w:rPr>
          <w:highlight w:val="yellow"/>
        </w:rPr>
        <w:fldChar w:fldCharType="begin"/>
      </w:r>
      <w:r w:rsidR="00375385">
        <w:instrText xml:space="preserve"> REF _Ref145291401 \h </w:instrText>
      </w:r>
      <w:r w:rsidR="00375385">
        <w:rPr>
          <w:highlight w:val="yellow"/>
        </w:rPr>
      </w:r>
      <w:r w:rsidR="00375385">
        <w:rPr>
          <w:highlight w:val="yellow"/>
        </w:rPr>
        <w:fldChar w:fldCharType="separate"/>
      </w:r>
      <w:r w:rsidR="009F4342">
        <w:t xml:space="preserve">Table </w:t>
      </w:r>
      <w:r w:rsidR="009F4342">
        <w:rPr>
          <w:noProof/>
        </w:rPr>
        <w:t>8</w:t>
      </w:r>
      <w:r w:rsidR="00375385">
        <w:rPr>
          <w:highlight w:val="yellow"/>
        </w:rPr>
        <w:fldChar w:fldCharType="end"/>
      </w:r>
      <w:r w:rsidR="00375385">
        <w:t xml:space="preserve"> below which also include the references for assumptions. </w:t>
      </w:r>
      <w:r w:rsidR="009D11F8">
        <w:t xml:space="preserve">Using a 5-year historical average </w:t>
      </w:r>
      <w:r w:rsidR="00C52366">
        <w:t>o</w:t>
      </w:r>
      <w:r w:rsidR="009D11F8">
        <w:t xml:space="preserve">f the Uniform Singapore Energy Price (USEP), </w:t>
      </w:r>
      <w:r w:rsidR="00C52366">
        <w:t>a Power Purchase Agreement (PPA) price of 88.</w:t>
      </w:r>
      <w:r w:rsidR="0021168E">
        <w:t>7 SGD/MWh was estimated. A USD</w:t>
      </w:r>
      <w:r w:rsidR="000329E0">
        <w:t>-to-SGD foreign exchange rate of 1.34 was assumed based on a historical 12</w:t>
      </w:r>
      <w:r w:rsidR="000F1050">
        <w:t>-</w:t>
      </w:r>
      <w:r w:rsidR="000329E0">
        <w:t>month average</w:t>
      </w:r>
      <w:r w:rsidR="000F1050">
        <w:t>. Costs and prices were determined in real terms (as of the time of calculation)</w:t>
      </w:r>
      <w:r w:rsidR="00C3754D">
        <w:t>, then inflated at a 2% rate per annum.</w:t>
      </w:r>
      <w:r w:rsidR="00375385">
        <w:t xml:space="preserve"> </w:t>
      </w:r>
    </w:p>
    <w:p w14:paraId="20F8D856" w14:textId="77777777" w:rsidR="009F4342" w:rsidRDefault="009F4342" w:rsidP="008F7313">
      <w:pPr>
        <w:jc w:val="both"/>
      </w:pPr>
    </w:p>
    <w:p w14:paraId="1F1421A8" w14:textId="77777777" w:rsidR="009F4342" w:rsidRDefault="009F4342" w:rsidP="008F7313">
      <w:pPr>
        <w:jc w:val="both"/>
      </w:pPr>
    </w:p>
    <w:p w14:paraId="74DD7560" w14:textId="295DCB39" w:rsidR="00375385" w:rsidRDefault="00375385" w:rsidP="00375385">
      <w:pPr>
        <w:pStyle w:val="Caption"/>
        <w:keepNext/>
        <w:jc w:val="center"/>
      </w:pPr>
      <w:bookmarkStart w:id="895" w:name="_Ref145291401"/>
      <w:r>
        <w:lastRenderedPageBreak/>
        <w:t xml:space="preserve">Table </w:t>
      </w:r>
      <w:r w:rsidR="003F29D0">
        <w:fldChar w:fldCharType="begin"/>
      </w:r>
      <w:r w:rsidR="003F29D0">
        <w:instrText xml:space="preserve"> SEQ Table \* ARABIC </w:instrText>
      </w:r>
      <w:r w:rsidR="003F29D0">
        <w:fldChar w:fldCharType="separate"/>
      </w:r>
      <w:r w:rsidR="009F4342">
        <w:rPr>
          <w:noProof/>
        </w:rPr>
        <w:t>8</w:t>
      </w:r>
      <w:r w:rsidR="003F29D0">
        <w:rPr>
          <w:noProof/>
        </w:rPr>
        <w:fldChar w:fldCharType="end"/>
      </w:r>
      <w:bookmarkEnd w:id="895"/>
      <w:r>
        <w:t>: Assumptions used in the calculation of the WACC.</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6392"/>
      </w:tblGrid>
      <w:tr w:rsidR="00C3754D" w:rsidRPr="00C3754D" w14:paraId="5163C87A" w14:textId="77777777" w:rsidTr="007C4CB2">
        <w:trPr>
          <w:trHeight w:val="300"/>
        </w:trPr>
        <w:tc>
          <w:tcPr>
            <w:tcW w:w="1696" w:type="dxa"/>
            <w:shd w:val="clear" w:color="auto" w:fill="C9C9C9" w:themeFill="accent3" w:themeFillTint="99"/>
            <w:noWrap/>
            <w:vAlign w:val="center"/>
            <w:hideMark/>
          </w:tcPr>
          <w:p w14:paraId="47C8FD5D" w14:textId="77777777" w:rsidR="00C3754D" w:rsidRPr="00C3754D" w:rsidRDefault="00C3754D" w:rsidP="008F7313">
            <w:pPr>
              <w:jc w:val="both"/>
              <w:rPr>
                <w:lang w:eastAsia="en-SG"/>
              </w:rPr>
            </w:pPr>
            <w:r w:rsidRPr="00C3754D">
              <w:rPr>
                <w:lang w:eastAsia="en-SG"/>
              </w:rPr>
              <w:t>Variable</w:t>
            </w:r>
          </w:p>
        </w:tc>
        <w:tc>
          <w:tcPr>
            <w:tcW w:w="1560" w:type="dxa"/>
            <w:shd w:val="clear" w:color="auto" w:fill="C9C9C9" w:themeFill="accent3" w:themeFillTint="99"/>
            <w:noWrap/>
            <w:vAlign w:val="center"/>
            <w:hideMark/>
          </w:tcPr>
          <w:p w14:paraId="04ACA391" w14:textId="77777777" w:rsidR="00C3754D" w:rsidRPr="00C3754D" w:rsidRDefault="00C3754D" w:rsidP="008F7313">
            <w:pPr>
              <w:jc w:val="both"/>
              <w:rPr>
                <w:lang w:eastAsia="en-SG"/>
              </w:rPr>
            </w:pPr>
            <w:r w:rsidRPr="00C3754D">
              <w:rPr>
                <w:lang w:eastAsia="en-SG"/>
              </w:rPr>
              <w:t>Assumption</w:t>
            </w:r>
          </w:p>
        </w:tc>
        <w:tc>
          <w:tcPr>
            <w:tcW w:w="6392" w:type="dxa"/>
            <w:shd w:val="clear" w:color="auto" w:fill="C9C9C9" w:themeFill="accent3" w:themeFillTint="99"/>
            <w:noWrap/>
            <w:vAlign w:val="center"/>
            <w:hideMark/>
          </w:tcPr>
          <w:p w14:paraId="6E0BAFCA" w14:textId="77777777" w:rsidR="00C3754D" w:rsidRPr="00C3754D" w:rsidRDefault="00C3754D" w:rsidP="008F7313">
            <w:pPr>
              <w:jc w:val="both"/>
              <w:rPr>
                <w:lang w:eastAsia="en-SG"/>
              </w:rPr>
            </w:pPr>
            <w:r w:rsidRPr="00C3754D">
              <w:rPr>
                <w:lang w:eastAsia="en-SG"/>
              </w:rPr>
              <w:t>References &amp; Remarks</w:t>
            </w:r>
          </w:p>
        </w:tc>
      </w:tr>
      <w:tr w:rsidR="00C3754D" w:rsidRPr="00C3754D" w14:paraId="1BAD5A92" w14:textId="77777777" w:rsidTr="007C4CB2">
        <w:trPr>
          <w:trHeight w:val="360"/>
        </w:trPr>
        <w:tc>
          <w:tcPr>
            <w:tcW w:w="1696" w:type="dxa"/>
            <w:shd w:val="clear" w:color="auto" w:fill="auto"/>
            <w:noWrap/>
            <w:vAlign w:val="center"/>
            <w:hideMark/>
          </w:tcPr>
          <w:p w14:paraId="7C0EBFF7" w14:textId="77777777" w:rsidR="00C3754D" w:rsidRPr="00C3754D" w:rsidRDefault="00C3754D" w:rsidP="008F7313">
            <w:pPr>
              <w:jc w:val="both"/>
              <w:rPr>
                <w:lang w:eastAsia="en-SG"/>
              </w:rPr>
            </w:pPr>
            <w:r w:rsidRPr="00C3754D">
              <w:rPr>
                <w:lang w:eastAsia="en-SG"/>
              </w:rPr>
              <w:t>Beta</w:t>
            </w:r>
          </w:p>
        </w:tc>
        <w:tc>
          <w:tcPr>
            <w:tcW w:w="1560" w:type="dxa"/>
            <w:shd w:val="clear" w:color="auto" w:fill="auto"/>
            <w:noWrap/>
            <w:vAlign w:val="center"/>
            <w:hideMark/>
          </w:tcPr>
          <w:p w14:paraId="5CE76A27" w14:textId="77777777" w:rsidR="00C3754D" w:rsidRPr="00C3754D" w:rsidRDefault="00C3754D" w:rsidP="008F7313">
            <w:pPr>
              <w:jc w:val="both"/>
              <w:rPr>
                <w:lang w:eastAsia="en-SG"/>
              </w:rPr>
            </w:pPr>
            <w:r w:rsidRPr="00C3754D">
              <w:rPr>
                <w:lang w:eastAsia="en-SG"/>
              </w:rPr>
              <w:t>1</w:t>
            </w:r>
          </w:p>
        </w:tc>
        <w:tc>
          <w:tcPr>
            <w:tcW w:w="6392" w:type="dxa"/>
            <w:shd w:val="clear" w:color="auto" w:fill="auto"/>
            <w:noWrap/>
            <w:vAlign w:val="center"/>
            <w:hideMark/>
          </w:tcPr>
          <w:p w14:paraId="34E04B16" w14:textId="3C91F7AF" w:rsidR="00C3754D" w:rsidRPr="00C3754D" w:rsidRDefault="00C3754D" w:rsidP="008F7313">
            <w:pPr>
              <w:jc w:val="both"/>
              <w:rPr>
                <w:lang w:eastAsia="en-SG"/>
              </w:rPr>
            </w:pPr>
            <w:r w:rsidRPr="00C3754D">
              <w:rPr>
                <w:lang w:eastAsia="en-SG"/>
              </w:rPr>
              <w:t>Assuming same risk as overall economy</w:t>
            </w:r>
          </w:p>
        </w:tc>
      </w:tr>
      <w:tr w:rsidR="00C3754D" w:rsidRPr="00C3754D" w14:paraId="6D82121D" w14:textId="77777777" w:rsidTr="007C4CB2">
        <w:trPr>
          <w:trHeight w:val="300"/>
        </w:trPr>
        <w:tc>
          <w:tcPr>
            <w:tcW w:w="1696" w:type="dxa"/>
            <w:shd w:val="clear" w:color="auto" w:fill="auto"/>
            <w:noWrap/>
            <w:vAlign w:val="center"/>
            <w:hideMark/>
          </w:tcPr>
          <w:p w14:paraId="647842C4" w14:textId="02573B91" w:rsidR="00C3754D" w:rsidRPr="00C3754D" w:rsidRDefault="00C3754D" w:rsidP="00375385">
            <w:pPr>
              <w:rPr>
                <w:lang w:eastAsia="en-SG"/>
              </w:rPr>
            </w:pPr>
            <w:r w:rsidRPr="00C3754D">
              <w:rPr>
                <w:lang w:eastAsia="en-SG"/>
              </w:rPr>
              <w:t>Equity</w:t>
            </w:r>
            <w:r w:rsidR="00375385">
              <w:rPr>
                <w:lang w:eastAsia="en-SG"/>
              </w:rPr>
              <w:t xml:space="preserve"> </w:t>
            </w:r>
            <w:r w:rsidRPr="00C3754D">
              <w:rPr>
                <w:lang w:eastAsia="en-SG"/>
              </w:rPr>
              <w:t>Risk Premium</w:t>
            </w:r>
          </w:p>
        </w:tc>
        <w:tc>
          <w:tcPr>
            <w:tcW w:w="1560" w:type="dxa"/>
            <w:shd w:val="clear" w:color="auto" w:fill="auto"/>
            <w:noWrap/>
            <w:vAlign w:val="center"/>
            <w:hideMark/>
          </w:tcPr>
          <w:p w14:paraId="74A64E17" w14:textId="77777777" w:rsidR="00C3754D" w:rsidRPr="00C3754D" w:rsidRDefault="00C3754D" w:rsidP="008F7313">
            <w:pPr>
              <w:jc w:val="both"/>
              <w:rPr>
                <w:lang w:eastAsia="en-SG"/>
              </w:rPr>
            </w:pPr>
            <w:r w:rsidRPr="00C3754D">
              <w:rPr>
                <w:lang w:eastAsia="en-SG"/>
              </w:rPr>
              <w:t>4.38%</w:t>
            </w:r>
          </w:p>
        </w:tc>
        <w:tc>
          <w:tcPr>
            <w:tcW w:w="6392" w:type="dxa"/>
            <w:shd w:val="clear" w:color="auto" w:fill="auto"/>
            <w:noWrap/>
            <w:vAlign w:val="center"/>
            <w:hideMark/>
          </w:tcPr>
          <w:p w14:paraId="2B0EAFFC" w14:textId="67375B75" w:rsidR="00C3754D" w:rsidRPr="00C3754D" w:rsidRDefault="00C3754D" w:rsidP="008F7313">
            <w:pPr>
              <w:jc w:val="both"/>
              <w:rPr>
                <w:lang w:eastAsia="en-SG"/>
              </w:rPr>
            </w:pPr>
            <w:r w:rsidRPr="00C3754D">
              <w:rPr>
                <w:lang w:eastAsia="en-SG"/>
              </w:rPr>
              <w:t xml:space="preserve">Singapore equity risk premium estimate </w:t>
            </w:r>
            <w:sdt>
              <w:sdtPr>
                <w:rPr>
                  <w:lang w:eastAsia="en-SG"/>
                </w:rPr>
                <w:id w:val="1276217155"/>
                <w:citation/>
              </w:sdtPr>
              <w:sdtEndPr/>
              <w:sdtContent>
                <w:r w:rsidR="009B7C5A">
                  <w:rPr>
                    <w:lang w:eastAsia="en-SG"/>
                  </w:rPr>
                  <w:fldChar w:fldCharType="begin"/>
                </w:r>
                <w:r w:rsidR="009B7C5A">
                  <w:rPr>
                    <w:lang w:val="en-US" w:eastAsia="en-SG"/>
                  </w:rPr>
                  <w:instrText xml:space="preserve"> CITATION Dam21 \l 1033 </w:instrText>
                </w:r>
                <w:r w:rsidR="009B7C5A">
                  <w:rPr>
                    <w:lang w:eastAsia="en-SG"/>
                  </w:rPr>
                  <w:fldChar w:fldCharType="separate"/>
                </w:r>
                <w:r w:rsidR="009F4342">
                  <w:rPr>
                    <w:noProof/>
                    <w:lang w:val="en-US" w:eastAsia="en-SG"/>
                  </w:rPr>
                  <w:t>(Damodaran, 2021)</w:t>
                </w:r>
                <w:r w:rsidR="009B7C5A">
                  <w:rPr>
                    <w:lang w:eastAsia="en-SG"/>
                  </w:rPr>
                  <w:fldChar w:fldCharType="end"/>
                </w:r>
              </w:sdtContent>
            </w:sdt>
          </w:p>
        </w:tc>
      </w:tr>
      <w:tr w:rsidR="00C3754D" w:rsidRPr="00C3754D" w14:paraId="55AE9761" w14:textId="77777777" w:rsidTr="007C4CB2">
        <w:trPr>
          <w:trHeight w:val="345"/>
        </w:trPr>
        <w:tc>
          <w:tcPr>
            <w:tcW w:w="1696" w:type="dxa"/>
            <w:shd w:val="clear" w:color="auto" w:fill="auto"/>
            <w:noWrap/>
            <w:vAlign w:val="center"/>
            <w:hideMark/>
          </w:tcPr>
          <w:p w14:paraId="31FDCBE3" w14:textId="77777777" w:rsidR="00C3754D" w:rsidRPr="00C3754D" w:rsidRDefault="00C3754D" w:rsidP="008F7313">
            <w:pPr>
              <w:jc w:val="both"/>
              <w:rPr>
                <w:lang w:eastAsia="en-SG"/>
              </w:rPr>
            </w:pPr>
            <w:r w:rsidRPr="00C3754D">
              <w:rPr>
                <w:lang w:eastAsia="en-SG"/>
              </w:rPr>
              <w:t>Debt Premium</w:t>
            </w:r>
          </w:p>
        </w:tc>
        <w:tc>
          <w:tcPr>
            <w:tcW w:w="1560" w:type="dxa"/>
            <w:shd w:val="clear" w:color="auto" w:fill="auto"/>
            <w:noWrap/>
            <w:vAlign w:val="center"/>
            <w:hideMark/>
          </w:tcPr>
          <w:p w14:paraId="708385EC" w14:textId="526A16D1" w:rsidR="00C3754D" w:rsidRPr="00C3754D" w:rsidRDefault="00C3754D" w:rsidP="008F7313">
            <w:pPr>
              <w:jc w:val="both"/>
              <w:rPr>
                <w:lang w:eastAsia="en-SG"/>
              </w:rPr>
            </w:pPr>
            <w:r w:rsidRPr="00C3754D">
              <w:rPr>
                <w:lang w:eastAsia="en-SG"/>
              </w:rPr>
              <w:t>2.8</w:t>
            </w:r>
            <w:r w:rsidR="00CD7D09">
              <w:rPr>
                <w:lang w:eastAsia="en-SG"/>
              </w:rPr>
              <w:t>5</w:t>
            </w:r>
            <w:r w:rsidRPr="00C3754D">
              <w:rPr>
                <w:lang w:eastAsia="en-SG"/>
              </w:rPr>
              <w:t>%</w:t>
            </w:r>
          </w:p>
        </w:tc>
        <w:tc>
          <w:tcPr>
            <w:tcW w:w="6392" w:type="dxa"/>
            <w:shd w:val="clear" w:color="auto" w:fill="auto"/>
            <w:noWrap/>
            <w:vAlign w:val="center"/>
            <w:hideMark/>
          </w:tcPr>
          <w:p w14:paraId="00B5B35D" w14:textId="49E2E2EB" w:rsidR="00C3754D" w:rsidRPr="00C3754D" w:rsidRDefault="00C3754D" w:rsidP="008F7313">
            <w:pPr>
              <w:jc w:val="both"/>
              <w:rPr>
                <w:highlight w:val="yellow"/>
                <w:lang w:eastAsia="en-SG"/>
              </w:rPr>
            </w:pPr>
            <w:r w:rsidRPr="006755D9">
              <w:rPr>
                <w:lang w:eastAsia="en-SG"/>
              </w:rPr>
              <w:t xml:space="preserve">5-year </w:t>
            </w:r>
            <w:r w:rsidR="008A2A16">
              <w:rPr>
                <w:lang w:eastAsia="en-SG"/>
              </w:rPr>
              <w:t xml:space="preserve">Singapore </w:t>
            </w:r>
            <w:r w:rsidR="00AA3A82" w:rsidRPr="006755D9">
              <w:rPr>
                <w:lang w:eastAsia="en-SG"/>
              </w:rPr>
              <w:t>bond</w:t>
            </w:r>
            <w:r w:rsidRPr="006755D9">
              <w:rPr>
                <w:lang w:eastAsia="en-SG"/>
              </w:rPr>
              <w:t xml:space="preserve"> yield</w:t>
            </w:r>
            <w:r w:rsidR="004C7ABC">
              <w:rPr>
                <w:lang w:eastAsia="en-SG"/>
              </w:rPr>
              <w:t xml:space="preserve"> 3Q22 forecast</w:t>
            </w:r>
            <w:r w:rsidR="00CF7292">
              <w:rPr>
                <w:lang w:eastAsia="en-SG"/>
              </w:rPr>
              <w:t xml:space="preserve"> </w:t>
            </w:r>
            <w:sdt>
              <w:sdtPr>
                <w:rPr>
                  <w:lang w:eastAsia="en-SG"/>
                </w:rPr>
                <w:id w:val="1115939601"/>
                <w:citation/>
              </w:sdtPr>
              <w:sdtEndPr/>
              <w:sdtContent>
                <w:r w:rsidR="00EA105F">
                  <w:rPr>
                    <w:lang w:eastAsia="en-SG"/>
                  </w:rPr>
                  <w:fldChar w:fldCharType="begin"/>
                </w:r>
                <w:r w:rsidR="00EA105F">
                  <w:rPr>
                    <w:lang w:eastAsia="en-SG"/>
                  </w:rPr>
                  <w:instrText xml:space="preserve"> CITATION OCB22 \l 18441 </w:instrText>
                </w:r>
                <w:r w:rsidR="00EA105F">
                  <w:rPr>
                    <w:lang w:eastAsia="en-SG"/>
                  </w:rPr>
                  <w:fldChar w:fldCharType="separate"/>
                </w:r>
                <w:r w:rsidR="009F4342">
                  <w:rPr>
                    <w:noProof/>
                    <w:lang w:eastAsia="en-SG"/>
                  </w:rPr>
                  <w:t>(OCBC, 2022)</w:t>
                </w:r>
                <w:r w:rsidR="00EA105F">
                  <w:rPr>
                    <w:lang w:eastAsia="en-SG"/>
                  </w:rPr>
                  <w:fldChar w:fldCharType="end"/>
                </w:r>
              </w:sdtContent>
            </w:sdt>
          </w:p>
        </w:tc>
      </w:tr>
      <w:tr w:rsidR="00C3754D" w:rsidRPr="00C3754D" w14:paraId="6E0F8CAE" w14:textId="77777777" w:rsidTr="007C4CB2">
        <w:trPr>
          <w:trHeight w:val="300"/>
        </w:trPr>
        <w:tc>
          <w:tcPr>
            <w:tcW w:w="1696" w:type="dxa"/>
            <w:shd w:val="clear" w:color="auto" w:fill="auto"/>
            <w:noWrap/>
            <w:vAlign w:val="center"/>
            <w:hideMark/>
          </w:tcPr>
          <w:p w14:paraId="25F23E9B" w14:textId="77777777" w:rsidR="00C3754D" w:rsidRPr="00C3754D" w:rsidRDefault="00C3754D" w:rsidP="008F7313">
            <w:pPr>
              <w:jc w:val="both"/>
              <w:rPr>
                <w:lang w:eastAsia="en-SG"/>
              </w:rPr>
            </w:pPr>
            <w:r w:rsidRPr="00C3754D">
              <w:rPr>
                <w:lang w:eastAsia="en-SG"/>
              </w:rPr>
              <w:t>Tax Rate</w:t>
            </w:r>
          </w:p>
        </w:tc>
        <w:tc>
          <w:tcPr>
            <w:tcW w:w="1560" w:type="dxa"/>
            <w:shd w:val="clear" w:color="auto" w:fill="auto"/>
            <w:noWrap/>
            <w:vAlign w:val="center"/>
            <w:hideMark/>
          </w:tcPr>
          <w:p w14:paraId="5958817F" w14:textId="77777777" w:rsidR="00C3754D" w:rsidRPr="00C3754D" w:rsidRDefault="00C3754D" w:rsidP="008F7313">
            <w:pPr>
              <w:jc w:val="both"/>
              <w:rPr>
                <w:lang w:eastAsia="en-SG"/>
              </w:rPr>
            </w:pPr>
            <w:r w:rsidRPr="00C3754D">
              <w:rPr>
                <w:lang w:eastAsia="en-SG"/>
              </w:rPr>
              <w:t>17%</w:t>
            </w:r>
          </w:p>
        </w:tc>
        <w:tc>
          <w:tcPr>
            <w:tcW w:w="6392" w:type="dxa"/>
            <w:shd w:val="clear" w:color="auto" w:fill="auto"/>
            <w:noWrap/>
            <w:vAlign w:val="center"/>
            <w:hideMark/>
          </w:tcPr>
          <w:p w14:paraId="336CC007" w14:textId="47918C7F" w:rsidR="00C3754D" w:rsidRPr="00C3754D" w:rsidRDefault="00C3754D" w:rsidP="008F7313">
            <w:pPr>
              <w:jc w:val="both"/>
              <w:rPr>
                <w:lang w:eastAsia="en-SG"/>
              </w:rPr>
            </w:pPr>
            <w:r w:rsidRPr="00C3754D">
              <w:rPr>
                <w:lang w:eastAsia="en-SG"/>
              </w:rPr>
              <w:t>Singapore's prevailing corp</w:t>
            </w:r>
            <w:r>
              <w:rPr>
                <w:lang w:eastAsia="en-SG"/>
              </w:rPr>
              <w:t>o</w:t>
            </w:r>
            <w:r w:rsidRPr="00C3754D">
              <w:rPr>
                <w:lang w:eastAsia="en-SG"/>
              </w:rPr>
              <w:t xml:space="preserve">rate tax rate </w:t>
            </w:r>
            <w:sdt>
              <w:sdtPr>
                <w:rPr>
                  <w:lang w:eastAsia="en-SG"/>
                </w:rPr>
                <w:id w:val="-929350725"/>
                <w:citation/>
              </w:sdtPr>
              <w:sdtEndPr/>
              <w:sdtContent>
                <w:r w:rsidR="00EA105F">
                  <w:rPr>
                    <w:lang w:eastAsia="en-SG"/>
                  </w:rPr>
                  <w:fldChar w:fldCharType="begin"/>
                </w:r>
                <w:r w:rsidR="00EA105F">
                  <w:rPr>
                    <w:lang w:eastAsia="en-SG"/>
                  </w:rPr>
                  <w:instrText xml:space="preserve"> CITATION IRA \l 18441 </w:instrText>
                </w:r>
                <w:r w:rsidR="00EA105F">
                  <w:rPr>
                    <w:lang w:eastAsia="en-SG"/>
                  </w:rPr>
                  <w:fldChar w:fldCharType="separate"/>
                </w:r>
                <w:r w:rsidR="009F4342">
                  <w:rPr>
                    <w:noProof/>
                    <w:lang w:eastAsia="en-SG"/>
                  </w:rPr>
                  <w:t>(IRAS, n.d.)</w:t>
                </w:r>
                <w:r w:rsidR="00EA105F">
                  <w:rPr>
                    <w:lang w:eastAsia="en-SG"/>
                  </w:rPr>
                  <w:fldChar w:fldCharType="end"/>
                </w:r>
              </w:sdtContent>
            </w:sdt>
          </w:p>
        </w:tc>
      </w:tr>
      <w:tr w:rsidR="00C3754D" w:rsidRPr="00C3754D" w14:paraId="01126D09" w14:textId="77777777" w:rsidTr="007C4CB2">
        <w:trPr>
          <w:trHeight w:val="300"/>
        </w:trPr>
        <w:tc>
          <w:tcPr>
            <w:tcW w:w="1696" w:type="dxa"/>
            <w:shd w:val="clear" w:color="auto" w:fill="auto"/>
            <w:noWrap/>
            <w:vAlign w:val="center"/>
            <w:hideMark/>
          </w:tcPr>
          <w:p w14:paraId="6594DBA1" w14:textId="77777777" w:rsidR="00C3754D" w:rsidRPr="00C3754D" w:rsidRDefault="00C3754D" w:rsidP="008F7313">
            <w:pPr>
              <w:jc w:val="both"/>
              <w:rPr>
                <w:lang w:eastAsia="en-SG"/>
              </w:rPr>
            </w:pPr>
            <w:r w:rsidRPr="00C3754D">
              <w:rPr>
                <w:lang w:eastAsia="en-SG"/>
              </w:rPr>
              <w:t>Inflation Rate</w:t>
            </w:r>
          </w:p>
        </w:tc>
        <w:tc>
          <w:tcPr>
            <w:tcW w:w="1560" w:type="dxa"/>
            <w:shd w:val="clear" w:color="auto" w:fill="auto"/>
            <w:noWrap/>
            <w:vAlign w:val="center"/>
            <w:hideMark/>
          </w:tcPr>
          <w:p w14:paraId="1ABAA966" w14:textId="77777777" w:rsidR="00C3754D" w:rsidRPr="00C3754D" w:rsidRDefault="00C3754D" w:rsidP="008F7313">
            <w:pPr>
              <w:jc w:val="both"/>
              <w:rPr>
                <w:lang w:eastAsia="en-SG"/>
              </w:rPr>
            </w:pPr>
            <w:r w:rsidRPr="00C3754D">
              <w:rPr>
                <w:lang w:eastAsia="en-SG"/>
              </w:rPr>
              <w:t>2%</w:t>
            </w:r>
          </w:p>
        </w:tc>
        <w:tc>
          <w:tcPr>
            <w:tcW w:w="6392" w:type="dxa"/>
            <w:shd w:val="clear" w:color="auto" w:fill="auto"/>
            <w:noWrap/>
            <w:vAlign w:val="center"/>
            <w:hideMark/>
          </w:tcPr>
          <w:p w14:paraId="060175D7" w14:textId="77777777" w:rsidR="00C3754D" w:rsidRPr="00C3754D" w:rsidRDefault="00C3754D" w:rsidP="008F7313">
            <w:pPr>
              <w:jc w:val="both"/>
              <w:rPr>
                <w:lang w:eastAsia="en-SG"/>
              </w:rPr>
            </w:pPr>
            <w:r w:rsidRPr="00C3754D">
              <w:rPr>
                <w:lang w:eastAsia="en-SG"/>
              </w:rPr>
              <w:t>Assumption based on 2021 inflation rates for Singapore</w:t>
            </w:r>
          </w:p>
        </w:tc>
      </w:tr>
    </w:tbl>
    <w:p w14:paraId="49AB0EC6" w14:textId="2F100C98" w:rsidR="00C3754D" w:rsidRDefault="00C3754D" w:rsidP="008F7313">
      <w:pPr>
        <w:jc w:val="both"/>
      </w:pPr>
    </w:p>
    <w:p w14:paraId="15BFED8D" w14:textId="4EC0243F" w:rsidR="00542272" w:rsidRDefault="004149E6" w:rsidP="008F7313">
      <w:pPr>
        <w:pStyle w:val="Heading2"/>
        <w:jc w:val="both"/>
      </w:pPr>
      <w:r>
        <w:t>CAPEX</w:t>
      </w:r>
      <w:r w:rsidR="00491E30">
        <w:t>, OPEX, and Payback Period</w:t>
      </w:r>
    </w:p>
    <w:p w14:paraId="6F486EBA" w14:textId="29C768F1" w:rsidR="00AD0E72" w:rsidRDefault="00A623FB" w:rsidP="008F7313">
      <w:pPr>
        <w:jc w:val="both"/>
      </w:pPr>
      <w:r>
        <w:t xml:space="preserve">Modelling the CAPEX and OPEX are important as they </w:t>
      </w:r>
      <w:r w:rsidR="005C2BAB">
        <w:t xml:space="preserve">directly impact the profitability of the project. </w:t>
      </w:r>
      <w:r w:rsidR="00C70FE6">
        <w:t>The cost analysis for this study utilises open</w:t>
      </w:r>
      <w:r w:rsidR="00C95EF6">
        <w:t>-</w:t>
      </w:r>
      <w:r w:rsidR="00C70FE6">
        <w:t>source information and industry averages</w:t>
      </w:r>
      <w:r w:rsidR="00D16D79">
        <w:t xml:space="preserve"> – contractor margins, balance of system, civil and infrastructure costs, and others have not been factored</w:t>
      </w:r>
      <w:r w:rsidR="00C95EF6">
        <w:t>. This therefore represents an optimistic outlook for the solar farm</w:t>
      </w:r>
      <w:r w:rsidR="00A21D29">
        <w:t xml:space="preserve"> costs.</w:t>
      </w:r>
    </w:p>
    <w:p w14:paraId="6EFC4EE2" w14:textId="77777777" w:rsidR="000D3923" w:rsidRDefault="00AD0E72" w:rsidP="000D3923">
      <w:pPr>
        <w:keepNext/>
        <w:jc w:val="center"/>
      </w:pPr>
      <w:r>
        <w:rPr>
          <w:noProof/>
        </w:rPr>
        <w:drawing>
          <wp:inline distT="0" distB="0" distL="0" distR="0" wp14:anchorId="4F70EEC9" wp14:editId="0D9D4763">
            <wp:extent cx="5674837" cy="264024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4837" cy="2640241"/>
                    </a:xfrm>
                    <a:prstGeom prst="rect">
                      <a:avLst/>
                    </a:prstGeom>
                  </pic:spPr>
                </pic:pic>
              </a:graphicData>
            </a:graphic>
          </wp:inline>
        </w:drawing>
      </w:r>
    </w:p>
    <w:p w14:paraId="72382105" w14:textId="0378F3F2" w:rsidR="00AD0E72" w:rsidRDefault="000D3923" w:rsidP="000D3923">
      <w:pPr>
        <w:pStyle w:val="Caption"/>
        <w:jc w:val="center"/>
      </w:pPr>
      <w:r>
        <w:t xml:space="preserve">Figure </w:t>
      </w:r>
      <w:r w:rsidR="003F29D0">
        <w:fldChar w:fldCharType="begin"/>
      </w:r>
      <w:r w:rsidR="003F29D0">
        <w:instrText xml:space="preserve"> SEQ Figure \* ARABIC </w:instrText>
      </w:r>
      <w:r w:rsidR="003F29D0">
        <w:fldChar w:fldCharType="separate"/>
      </w:r>
      <w:r w:rsidR="009F4342">
        <w:rPr>
          <w:noProof/>
        </w:rPr>
        <w:t>7</w:t>
      </w:r>
      <w:r w:rsidR="003F29D0">
        <w:rPr>
          <w:noProof/>
        </w:rPr>
        <w:fldChar w:fldCharType="end"/>
      </w:r>
      <w:r>
        <w:t>: Modelled CAPEX for the solar farm</w:t>
      </w:r>
    </w:p>
    <w:p w14:paraId="2D2FCC92" w14:textId="77777777" w:rsidR="00901E63" w:rsidRDefault="00901E63" w:rsidP="00901E63">
      <w:pPr>
        <w:keepNext/>
        <w:jc w:val="center"/>
      </w:pPr>
      <w:r>
        <w:rPr>
          <w:noProof/>
        </w:rPr>
        <w:lastRenderedPageBreak/>
        <w:drawing>
          <wp:inline distT="0" distB="0" distL="0" distR="0" wp14:anchorId="7771FEB7" wp14:editId="3C3E0A32">
            <wp:extent cx="5731510" cy="2831036"/>
            <wp:effectExtent l="0" t="0" r="2540" b="7620"/>
            <wp:docPr id="1883638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8778"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31036"/>
                    </a:xfrm>
                    <a:prstGeom prst="rect">
                      <a:avLst/>
                    </a:prstGeom>
                  </pic:spPr>
                </pic:pic>
              </a:graphicData>
            </a:graphic>
          </wp:inline>
        </w:drawing>
      </w:r>
    </w:p>
    <w:p w14:paraId="206CBB77" w14:textId="24F47CD8" w:rsidR="006B5E16" w:rsidRDefault="00901E63" w:rsidP="00901E63">
      <w:pPr>
        <w:pStyle w:val="Caption"/>
        <w:jc w:val="center"/>
      </w:pPr>
      <w:r>
        <w:t xml:space="preserve">Figure </w:t>
      </w:r>
      <w:r w:rsidR="003F29D0">
        <w:fldChar w:fldCharType="begin"/>
      </w:r>
      <w:r w:rsidR="003F29D0">
        <w:instrText xml:space="preserve"> SEQ Figure \* ARABIC </w:instrText>
      </w:r>
      <w:r w:rsidR="003F29D0">
        <w:fldChar w:fldCharType="separate"/>
      </w:r>
      <w:r w:rsidR="009F4342">
        <w:rPr>
          <w:noProof/>
        </w:rPr>
        <w:t>8</w:t>
      </w:r>
      <w:r w:rsidR="003F29D0">
        <w:rPr>
          <w:noProof/>
        </w:rPr>
        <w:fldChar w:fldCharType="end"/>
      </w:r>
      <w:r>
        <w:t>: Modelled OPEX for the solar farm</w:t>
      </w:r>
    </w:p>
    <w:p w14:paraId="29782791" w14:textId="35E45702" w:rsidR="003D4DF9" w:rsidRDefault="00DA4B78" w:rsidP="008F7313">
      <w:pPr>
        <w:jc w:val="both"/>
      </w:pPr>
      <w:r>
        <w:t>Combining the CAPEX and OPEX shows a solar farm to be a highly capital-intensive endeavour</w:t>
      </w:r>
      <w:r w:rsidR="00EE4D29">
        <w:t xml:space="preserve">, costing upwards of SGD$64 million over its lifetime. </w:t>
      </w:r>
      <w:r w:rsidR="003A65D1">
        <w:t xml:space="preserve">However, assuming a PPA price of 88.7 SGD/MWh, the generated revenue from the solar farm could be </w:t>
      </w:r>
      <w:r w:rsidR="00F868DE">
        <w:t xml:space="preserve">as much as SGD$250 million – more than enough to offset the </w:t>
      </w:r>
      <w:r w:rsidR="00730990">
        <w:t>costs</w:t>
      </w:r>
      <w:r w:rsidR="001E6639">
        <w:t xml:space="preserve"> within the 25-year timeframe. </w:t>
      </w:r>
    </w:p>
    <w:p w14:paraId="519A4ED5" w14:textId="77777777" w:rsidR="000D3923" w:rsidRDefault="00CF0973" w:rsidP="000D3923">
      <w:pPr>
        <w:keepNext/>
        <w:jc w:val="center"/>
      </w:pPr>
      <w:r>
        <w:rPr>
          <w:noProof/>
        </w:rPr>
        <w:drawing>
          <wp:inline distT="0" distB="0" distL="0" distR="0" wp14:anchorId="5CA7CA90" wp14:editId="76257FFC">
            <wp:extent cx="5723079" cy="322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3079" cy="3224641"/>
                    </a:xfrm>
                    <a:prstGeom prst="rect">
                      <a:avLst/>
                    </a:prstGeom>
                  </pic:spPr>
                </pic:pic>
              </a:graphicData>
            </a:graphic>
          </wp:inline>
        </w:drawing>
      </w:r>
    </w:p>
    <w:p w14:paraId="13EAAF83" w14:textId="47898039" w:rsidR="00CF0973" w:rsidRDefault="000D3923" w:rsidP="000D3923">
      <w:pPr>
        <w:pStyle w:val="Caption"/>
        <w:jc w:val="center"/>
      </w:pPr>
      <w:r>
        <w:t xml:space="preserve">Figure </w:t>
      </w:r>
      <w:r w:rsidR="003F29D0">
        <w:fldChar w:fldCharType="begin"/>
      </w:r>
      <w:r w:rsidR="003F29D0">
        <w:instrText xml:space="preserve"> SEQ Figure \* ARABIC </w:instrText>
      </w:r>
      <w:r w:rsidR="003F29D0">
        <w:fldChar w:fldCharType="separate"/>
      </w:r>
      <w:r w:rsidR="009F4342">
        <w:rPr>
          <w:noProof/>
        </w:rPr>
        <w:t>9</w:t>
      </w:r>
      <w:r w:rsidR="003F29D0">
        <w:rPr>
          <w:noProof/>
        </w:rPr>
        <w:fldChar w:fldCharType="end"/>
      </w:r>
      <w:r>
        <w:t xml:space="preserve">: Annual profits </w:t>
      </w:r>
      <w:commentRangeStart w:id="896"/>
      <w:commentRangeStart w:id="897"/>
      <w:commentRangeStart w:id="898"/>
      <w:r>
        <w:t>and cumulative profits</w:t>
      </w:r>
      <w:commentRangeEnd w:id="896"/>
      <w:r w:rsidR="00636A92">
        <w:rPr>
          <w:rStyle w:val="CommentReference"/>
          <w:i w:val="0"/>
          <w:iCs w:val="0"/>
          <w:color w:val="auto"/>
        </w:rPr>
        <w:commentReference w:id="896"/>
      </w:r>
      <w:commentRangeEnd w:id="897"/>
      <w:r w:rsidR="00096672">
        <w:rPr>
          <w:rStyle w:val="CommentReference"/>
          <w:i w:val="0"/>
          <w:iCs w:val="0"/>
          <w:color w:val="auto"/>
        </w:rPr>
        <w:commentReference w:id="897"/>
      </w:r>
      <w:commentRangeEnd w:id="898"/>
      <w:r w:rsidR="00096672">
        <w:rPr>
          <w:rStyle w:val="CommentReference"/>
          <w:i w:val="0"/>
          <w:iCs w:val="0"/>
          <w:color w:val="auto"/>
        </w:rPr>
        <w:commentReference w:id="898"/>
      </w:r>
      <w:r>
        <w:t xml:space="preserve"> for the solar farm, showing its payback period of about 6 years</w:t>
      </w:r>
      <w:r w:rsidR="00513B17">
        <w:t>.</w:t>
      </w:r>
    </w:p>
    <w:p w14:paraId="1A3DF224" w14:textId="77777777" w:rsidR="006B5E16" w:rsidRDefault="006B5E16" w:rsidP="006B5E16">
      <w:pPr>
        <w:jc w:val="center"/>
      </w:pPr>
    </w:p>
    <w:p w14:paraId="4FBC71E7" w14:textId="0D0488AF" w:rsidR="00CF0973" w:rsidRDefault="0057071A" w:rsidP="008F7313">
      <w:pPr>
        <w:jc w:val="both"/>
      </w:pPr>
      <w:r w:rsidRPr="00E6500B">
        <w:t xml:space="preserve">Based on the model, the minimum </w:t>
      </w:r>
      <w:ins w:id="899" w:author="Munish K" w:date="2023-09-13T22:41:00Z">
        <w:r w:rsidR="008A64FA">
          <w:t>payback period (PP)</w:t>
        </w:r>
        <w:r w:rsidR="008A64FA">
          <w:t xml:space="preserve"> </w:t>
        </w:r>
      </w:ins>
      <w:del w:id="900" w:author="Munish K" w:date="2023-09-13T22:41:00Z">
        <w:r w:rsidRPr="00E6500B" w:rsidDel="008A64FA">
          <w:delText xml:space="preserve">payback period </w:delText>
        </w:r>
      </w:del>
      <w:r w:rsidRPr="00E6500B">
        <w:t>is 6 years</w:t>
      </w:r>
      <w:r w:rsidR="00B97255" w:rsidRPr="00E6500B">
        <w:t xml:space="preserve">, with positive </w:t>
      </w:r>
      <w:r w:rsidR="000932DF" w:rsidRPr="00E6500B">
        <w:t xml:space="preserve">cash flow after. </w:t>
      </w:r>
      <w:r w:rsidR="00B82637" w:rsidRPr="00E6500B">
        <w:t xml:space="preserve">This is in line with </w:t>
      </w:r>
      <w:del w:id="901" w:author="Munish K" w:date="2023-09-13T22:41:00Z">
        <w:r w:rsidR="00B82637" w:rsidRPr="00E6500B" w:rsidDel="008A64FA">
          <w:delText>payback periods</w:delText>
        </w:r>
      </w:del>
      <w:ins w:id="902" w:author="Munish K" w:date="2023-09-13T22:41:00Z">
        <w:r w:rsidR="008A64FA">
          <w:t>PPs</w:t>
        </w:r>
      </w:ins>
      <w:r w:rsidR="00B82637" w:rsidRPr="00E6500B">
        <w:t xml:space="preserve"> from analogues in literature</w:t>
      </w:r>
      <w:r w:rsidR="00074788" w:rsidRPr="00E6500B">
        <w:t>, which indicate</w:t>
      </w:r>
      <w:r w:rsidR="00001AA8" w:rsidRPr="00E6500B">
        <w:t xml:space="preserve">s 2 to 13 years </w:t>
      </w:r>
      <w:r w:rsidR="00215109" w:rsidRPr="00E6500B">
        <w:t>before payback</w:t>
      </w:r>
      <w:r w:rsidR="003109E5" w:rsidRPr="00E6500B">
        <w:t xml:space="preserve"> </w:t>
      </w:r>
      <w:sdt>
        <w:sdtPr>
          <w:id w:val="637918825"/>
          <w:citation/>
        </w:sdtPr>
        <w:sdtEndPr/>
        <w:sdtContent>
          <w:r w:rsidR="00522726" w:rsidRPr="00E6500B">
            <w:fldChar w:fldCharType="begin"/>
          </w:r>
          <w:r w:rsidR="00522726" w:rsidRPr="00E6500B">
            <w:instrText xml:space="preserve"> CITATION Sup18 \l 1033  \m Kes17 \m Mar14 \m Pat19</w:instrText>
          </w:r>
          <w:r w:rsidR="00522726" w:rsidRPr="00E6500B">
            <w:fldChar w:fldCharType="separate"/>
          </w:r>
          <w:r w:rsidR="009F4342" w:rsidRPr="009F4342">
            <w:rPr>
              <w:noProof/>
            </w:rPr>
            <w:t>(Suphahitanukool, et al., 2018; Kessler, 2017; Marimuthu, Kirubakaran, &amp; Rajasekaran, 2014; Paton, Tan, &amp; Reindl, 2019)</w:t>
          </w:r>
          <w:r w:rsidR="00522726" w:rsidRPr="00E6500B">
            <w:fldChar w:fldCharType="end"/>
          </w:r>
        </w:sdtContent>
      </w:sdt>
      <w:r w:rsidR="00215109" w:rsidRPr="00E6500B">
        <w:t xml:space="preserve">. </w:t>
      </w:r>
      <w:r w:rsidR="000932DF" w:rsidRPr="00E6500B">
        <w:t>There are noticeable dips in the</w:t>
      </w:r>
      <w:r w:rsidR="00A20ADE" w:rsidRPr="00E6500B">
        <w:t xml:space="preserve"> </w:t>
      </w:r>
      <w:r w:rsidR="00604570" w:rsidRPr="00E6500B">
        <w:t>annual</w:t>
      </w:r>
      <w:r w:rsidR="000932DF" w:rsidRPr="00E6500B">
        <w:t xml:space="preserve"> </w:t>
      </w:r>
      <w:r w:rsidR="00604570" w:rsidRPr="00E6500B">
        <w:t>profits</w:t>
      </w:r>
      <w:r w:rsidR="000932DF" w:rsidRPr="00E6500B">
        <w:t xml:space="preserve"> </w:t>
      </w:r>
      <w:r w:rsidR="000932DF" w:rsidRPr="00E6500B">
        <w:lastRenderedPageBreak/>
        <w:t xml:space="preserve">which are </w:t>
      </w:r>
      <w:r w:rsidR="00DE4E0D" w:rsidRPr="00E6500B">
        <w:t xml:space="preserve">associated with capital costs during </w:t>
      </w:r>
      <w:r w:rsidR="00604570" w:rsidRPr="00E6500B">
        <w:t xml:space="preserve">years where </w:t>
      </w:r>
      <w:r w:rsidR="00DE4E0D" w:rsidRPr="00E6500B">
        <w:t>batter</w:t>
      </w:r>
      <w:r w:rsidR="00604570" w:rsidRPr="00E6500B">
        <w:t>ies need to be replaced</w:t>
      </w:r>
      <w:r w:rsidR="00B82637" w:rsidRPr="00E6500B">
        <w:t>.</w:t>
      </w:r>
      <w:r w:rsidR="004F6829" w:rsidRPr="00E6500B">
        <w:t xml:space="preserve"> Note that solar panel replacement has not been modelled here and</w:t>
      </w:r>
      <w:r w:rsidR="00E77BA2" w:rsidRPr="00E6500B">
        <w:t xml:space="preserve"> this may further extend the breakeven point.</w:t>
      </w:r>
    </w:p>
    <w:p w14:paraId="0F8A9E5B" w14:textId="53E9B471" w:rsidR="008C35D5" w:rsidRDefault="008C35D5" w:rsidP="008F7313">
      <w:pPr>
        <w:jc w:val="both"/>
      </w:pPr>
    </w:p>
    <w:p w14:paraId="47BC3369" w14:textId="0D86E39D" w:rsidR="008C35D5" w:rsidRDefault="008C35D5" w:rsidP="008C35D5">
      <w:pPr>
        <w:pStyle w:val="Heading1"/>
      </w:pPr>
      <w:r>
        <w:t>Conclusion</w:t>
      </w:r>
    </w:p>
    <w:p w14:paraId="6608C3B1" w14:textId="5005AED8" w:rsidR="00096672" w:rsidRDefault="00602195" w:rsidP="005A6DBD">
      <w:pPr>
        <w:jc w:val="both"/>
        <w:rPr>
          <w:ins w:id="903" w:author="Munish K" w:date="2023-09-13T22:37:00Z"/>
        </w:rPr>
      </w:pPr>
      <w:r>
        <w:t>A</w:t>
      </w:r>
      <w:r w:rsidR="0085214D">
        <w:t xml:space="preserve"> high</w:t>
      </w:r>
      <w:r w:rsidR="005A6DBD">
        <w:t>-</w:t>
      </w:r>
      <w:r w:rsidR="0085214D">
        <w:t xml:space="preserve">level </w:t>
      </w:r>
      <w:del w:id="904" w:author="Munish K" w:date="2023-09-13T22:45:00Z">
        <w:r w:rsidR="0085214D" w:rsidDel="008A64FA">
          <w:delText>life cycle assessment</w:delText>
        </w:r>
      </w:del>
      <w:ins w:id="905" w:author="Munish K" w:date="2023-09-13T22:45:00Z">
        <w:r w:rsidR="008A64FA">
          <w:t>LCA</w:t>
        </w:r>
      </w:ins>
      <w:r w:rsidR="0085214D">
        <w:t xml:space="preserve"> of </w:t>
      </w:r>
      <w:r w:rsidR="00DC63AD">
        <w:t xml:space="preserve">a </w:t>
      </w:r>
      <w:r w:rsidR="0085214D">
        <w:t xml:space="preserve">prospective solar farm shows that </w:t>
      </w:r>
      <w:r w:rsidR="00DC63AD">
        <w:t>benefits from solar can be negated depending on how extensively batteries are used as part of the development</w:t>
      </w:r>
      <w:r w:rsidR="005A6DBD">
        <w:t>.</w:t>
      </w:r>
      <w:r w:rsidR="00FD7040">
        <w:t xml:space="preserve"> In our model, we found battery </w:t>
      </w:r>
      <w:r w:rsidR="00FD7040" w:rsidRPr="00C41821">
        <w:t xml:space="preserve">decommissioning </w:t>
      </w:r>
      <w:r w:rsidR="00FD7040">
        <w:t>to be the most carbon intensive activity for the solar farm, followed by manufacturing of the batteries as well as solar panels. This creates peaks in emissions at the start and end of the project life cycle, as well as during any periods of battery replacements. Doing away with battery storage would dramatically decrease emissions and lower costs, but this would be at the expense of operational flexibility and thus optimisation of the number and deployment of batteries is recommended if that is what meets the needs of the project.</w:t>
      </w:r>
      <w:r w:rsidR="009F4342">
        <w:t xml:space="preserve"> </w:t>
      </w:r>
    </w:p>
    <w:p w14:paraId="24FFFF73" w14:textId="169ED1DA" w:rsidR="00FD7040" w:rsidDel="008A64FA" w:rsidRDefault="009F4342" w:rsidP="005A6DBD">
      <w:pPr>
        <w:jc w:val="both"/>
        <w:rPr>
          <w:del w:id="906" w:author="Munish K" w:date="2023-09-13T22:49:00Z"/>
        </w:rPr>
      </w:pPr>
      <w:del w:id="907" w:author="Munish K" w:date="2023-09-13T22:37:00Z">
        <w:r w:rsidDel="00096672">
          <w:delText>The most important thing that a</w:delText>
        </w:r>
      </w:del>
      <w:del w:id="908" w:author="Munish K" w:date="2023-09-13T22:49:00Z">
        <w:r w:rsidDel="008A64FA">
          <w:delText xml:space="preserve"> high-level </w:delText>
        </w:r>
      </w:del>
      <w:del w:id="909" w:author="Munish K" w:date="2023-09-13T22:45:00Z">
        <w:r w:rsidDel="008A64FA">
          <w:delText>life cycle assessment</w:delText>
        </w:r>
      </w:del>
      <w:del w:id="910" w:author="Munish K" w:date="2023-09-13T22:49:00Z">
        <w:r w:rsidDel="008A64FA">
          <w:delText xml:space="preserve"> </w:delText>
        </w:r>
      </w:del>
      <w:del w:id="911" w:author="Munish K" w:date="2023-09-13T22:37:00Z">
        <w:r w:rsidDel="00096672">
          <w:delText xml:space="preserve">brings is that it </w:delText>
        </w:r>
      </w:del>
      <w:del w:id="912" w:author="Munish K" w:date="2023-09-13T22:49:00Z">
        <w:r w:rsidDel="008A64FA">
          <w:delText xml:space="preserve">offers </w:delText>
        </w:r>
      </w:del>
      <w:del w:id="913" w:author="Munish K" w:date="2023-09-13T22:37:00Z">
        <w:r w:rsidDel="00096672">
          <w:delText xml:space="preserve">some </w:delText>
        </w:r>
      </w:del>
      <w:del w:id="914" w:author="Munish K" w:date="2023-09-13T22:38:00Z">
        <w:r w:rsidDel="00096672">
          <w:delText>foresight</w:delText>
        </w:r>
      </w:del>
      <w:del w:id="915" w:author="Munish K" w:date="2023-09-13T22:49:00Z">
        <w:r w:rsidDel="008A64FA">
          <w:delText xml:space="preserve"> into </w:delText>
        </w:r>
      </w:del>
      <w:del w:id="916" w:author="Munish K" w:date="2023-09-13T22:38:00Z">
        <w:r w:rsidDel="00096672">
          <w:delText xml:space="preserve">whether a project is even </w:delText>
        </w:r>
      </w:del>
      <w:del w:id="917" w:author="Munish K" w:date="2023-09-13T22:49:00Z">
        <w:r w:rsidDel="008A64FA">
          <w:delText>environmental</w:delText>
        </w:r>
      </w:del>
      <w:del w:id="918" w:author="Munish K" w:date="2023-09-13T22:38:00Z">
        <w:r w:rsidDel="00096672">
          <w:delText>ly</w:delText>
        </w:r>
      </w:del>
      <w:del w:id="919" w:author="Munish K" w:date="2023-09-13T22:49:00Z">
        <w:r w:rsidDel="008A64FA">
          <w:delText xml:space="preserve"> </w:delText>
        </w:r>
      </w:del>
      <w:del w:id="920" w:author="Munish K" w:date="2023-09-13T22:38:00Z">
        <w:r w:rsidDel="00096672">
          <w:delText>beneficial compared to</w:delText>
        </w:r>
      </w:del>
      <w:del w:id="921" w:author="Munish K" w:date="2023-09-13T22:49:00Z">
        <w:r w:rsidDel="008A64FA">
          <w:delText xml:space="preserve"> fossil fuel</w:delText>
        </w:r>
      </w:del>
      <w:del w:id="922" w:author="Munish K" w:date="2023-09-13T22:38:00Z">
        <w:r w:rsidDel="00096672">
          <w:delText>s</w:delText>
        </w:r>
      </w:del>
      <w:del w:id="923" w:author="Munish K" w:date="2023-09-13T22:49:00Z">
        <w:r w:rsidDel="008A64FA">
          <w:delText xml:space="preserve">. </w:delText>
        </w:r>
      </w:del>
      <w:del w:id="924" w:author="Munish K" w:date="2023-09-13T22:38:00Z">
        <w:r w:rsidDel="00096672">
          <w:delText>If not, th</w:delText>
        </w:r>
      </w:del>
      <w:del w:id="925" w:author="Munish K" w:date="2023-09-13T22:39:00Z">
        <w:r w:rsidDel="00096672">
          <w:delText>e life cycle</w:delText>
        </w:r>
      </w:del>
      <w:del w:id="926" w:author="Munish K" w:date="2023-09-13T22:49:00Z">
        <w:r w:rsidDel="008A64FA">
          <w:delText xml:space="preserve"> assessment </w:delText>
        </w:r>
      </w:del>
      <w:del w:id="927" w:author="Munish K" w:date="2023-09-13T22:39:00Z">
        <w:r w:rsidDel="00096672">
          <w:delText>could guide shareholders</w:delText>
        </w:r>
      </w:del>
      <w:del w:id="928" w:author="Munish K" w:date="2023-09-13T22:49:00Z">
        <w:r w:rsidDel="008A64FA">
          <w:delText xml:space="preserve"> </w:delText>
        </w:r>
      </w:del>
      <w:del w:id="929" w:author="Munish K" w:date="2023-09-13T22:39:00Z">
        <w:r w:rsidDel="00096672">
          <w:delText>on</w:delText>
        </w:r>
        <w:r w:rsidR="00030755" w:rsidDel="00096672">
          <w:delText xml:space="preserve"> </w:delText>
        </w:r>
      </w:del>
      <w:del w:id="930" w:author="Munish K" w:date="2023-09-13T22:49:00Z">
        <w:r w:rsidR="00030755" w:rsidDel="008A64FA">
          <w:delText xml:space="preserve">where </w:delText>
        </w:r>
      </w:del>
      <w:del w:id="931" w:author="Munish K" w:date="2023-09-13T22:39:00Z">
        <w:r w:rsidR="00030755" w:rsidDel="00096672">
          <w:delText xml:space="preserve">the </w:delText>
        </w:r>
      </w:del>
      <w:del w:id="932" w:author="Munish K" w:date="2023-09-13T22:49:00Z">
        <w:r w:rsidR="00030755" w:rsidDel="008A64FA">
          <w:delText xml:space="preserve">highest emissions </w:delText>
        </w:r>
      </w:del>
      <w:del w:id="933" w:author="Munish K" w:date="2023-09-13T22:39:00Z">
        <w:r w:rsidR="00030755" w:rsidDel="00096672">
          <w:delText xml:space="preserve">come </w:delText>
        </w:r>
      </w:del>
      <w:del w:id="934" w:author="Munish K" w:date="2023-09-13T22:49:00Z">
        <w:r w:rsidR="00030755" w:rsidDel="008A64FA">
          <w:delText>from and</w:delText>
        </w:r>
        <w:r w:rsidDel="008A64FA">
          <w:delText xml:space="preserve"> possible optimisations</w:delText>
        </w:r>
        <w:r w:rsidR="00030755" w:rsidDel="008A64FA">
          <w:delText xml:space="preserve"> to the project</w:delText>
        </w:r>
        <w:r w:rsidDel="008A64FA">
          <w:delText xml:space="preserve">, </w:delText>
        </w:r>
      </w:del>
      <w:del w:id="935" w:author="Munish K" w:date="2023-09-13T22:39:00Z">
        <w:r w:rsidDel="00096672">
          <w:delText>whether that be through reduction of battery storage capabilities or otherwise</w:delText>
        </w:r>
      </w:del>
      <w:del w:id="936" w:author="Munish K" w:date="2023-09-13T22:49:00Z">
        <w:r w:rsidDel="008A64FA">
          <w:delText>.</w:delText>
        </w:r>
      </w:del>
    </w:p>
    <w:p w14:paraId="1A9C8F5F" w14:textId="65E544DA" w:rsidR="008A64FA" w:rsidRDefault="00DC63AD" w:rsidP="005A6DBD">
      <w:pPr>
        <w:jc w:val="both"/>
        <w:rPr>
          <w:ins w:id="937" w:author="Munish K" w:date="2023-09-13T22:49:00Z"/>
        </w:rPr>
      </w:pPr>
      <w:del w:id="938" w:author="Munish K" w:date="2023-09-13T22:40:00Z">
        <w:r w:rsidDel="008A64FA">
          <w:delText>Another aspect of this</w:delText>
        </w:r>
      </w:del>
      <w:ins w:id="939" w:author="Munish K" w:date="2023-09-13T22:40:00Z">
        <w:r w:rsidR="008A64FA">
          <w:t>Our</w:t>
        </w:r>
      </w:ins>
      <w:r>
        <w:t xml:space="preserve"> work </w:t>
      </w:r>
      <w:del w:id="940" w:author="Munish K" w:date="2023-09-13T22:40:00Z">
        <w:r w:rsidDel="008A64FA">
          <w:delText xml:space="preserve">deals </w:delText>
        </w:r>
      </w:del>
      <w:ins w:id="941" w:author="Munish K" w:date="2023-09-13T22:40:00Z">
        <w:r w:rsidR="008A64FA">
          <w:t xml:space="preserve">also </w:t>
        </w:r>
      </w:ins>
      <w:ins w:id="942" w:author="Munish K" w:date="2023-09-13T22:47:00Z">
        <w:r w:rsidR="008A64FA">
          <w:t>demonstrates</w:t>
        </w:r>
      </w:ins>
      <w:ins w:id="943" w:author="Munish K" w:date="2023-09-13T22:40:00Z">
        <w:r w:rsidR="008A64FA">
          <w:t xml:space="preserve"> </w:t>
        </w:r>
      </w:ins>
      <w:del w:id="944" w:author="Munish K" w:date="2023-09-13T22:40:00Z">
        <w:r w:rsidDel="008A64FA">
          <w:delText xml:space="preserve">with </w:delText>
        </w:r>
      </w:del>
      <w:r>
        <w:t xml:space="preserve">the </w:t>
      </w:r>
      <w:del w:id="945" w:author="Munish K" w:date="2023-09-13T22:41:00Z">
        <w:r w:rsidDel="008A64FA">
          <w:delText>p</w:delText>
        </w:r>
        <w:r w:rsidR="005A6DBD" w:rsidDel="008A64FA">
          <w:delText xml:space="preserve">ayback periods </w:delText>
        </w:r>
        <w:r w:rsidDel="008A64FA">
          <w:delText>(</w:delText>
        </w:r>
      </w:del>
      <w:r>
        <w:t>PP</w:t>
      </w:r>
      <w:del w:id="946" w:author="Munish K" w:date="2023-09-13T22:41:00Z">
        <w:r w:rsidDel="008A64FA">
          <w:delText>)</w:delText>
        </w:r>
      </w:del>
      <w:r>
        <w:t xml:space="preserve"> </w:t>
      </w:r>
      <w:r w:rsidR="005A6DBD">
        <w:t>for these</w:t>
      </w:r>
      <w:r w:rsidR="00854317">
        <w:t xml:space="preserve"> solar farms</w:t>
      </w:r>
      <w:r>
        <w:t xml:space="preserve">. </w:t>
      </w:r>
      <w:r w:rsidR="00FD7040">
        <w:t xml:space="preserve">We find that solar farms are highly capital intensive, but </w:t>
      </w:r>
      <w:del w:id="947" w:author="Munish K" w:date="2023-09-13T22:41:00Z">
        <w:r w:rsidR="00FD7040" w:rsidDel="008A64FA">
          <w:delText>payback periods</w:delText>
        </w:r>
      </w:del>
      <w:ins w:id="948" w:author="Munish K" w:date="2023-09-13T22:41:00Z">
        <w:r w:rsidR="008A64FA">
          <w:t>PPs</w:t>
        </w:r>
      </w:ins>
      <w:r w:rsidR="00FD7040">
        <w:t xml:space="preserve"> are generally in the earlier half of a solar farm’s assumed 25-year lifetime. </w:t>
      </w:r>
      <w:r>
        <w:t xml:space="preserve">We have shown that </w:t>
      </w:r>
      <w:del w:id="949" w:author="Munish K" w:date="2023-09-13T22:42:00Z">
        <w:r w:rsidDel="008A64FA">
          <w:delText>they are</w:delText>
        </w:r>
        <w:r w:rsidR="00854317" w:rsidDel="008A64FA">
          <w:delText xml:space="preserve"> affected by </w:delText>
        </w:r>
        <w:r w:rsidDel="008A64FA">
          <w:delText xml:space="preserve">the </w:delText>
        </w:r>
      </w:del>
      <w:r>
        <w:t xml:space="preserve">PP is affected by the </w:t>
      </w:r>
      <w:r w:rsidR="00854317">
        <w:t>replacement of solar panels and batteries</w:t>
      </w:r>
      <w:r>
        <w:t xml:space="preserve">. </w:t>
      </w:r>
    </w:p>
    <w:p w14:paraId="359140C7" w14:textId="6EABE65E" w:rsidR="00A26270" w:rsidRDefault="008A64FA" w:rsidP="008A64FA">
      <w:pPr>
        <w:jc w:val="both"/>
        <w:pPrChange w:id="950" w:author="Munish K" w:date="2023-09-13T22:49:00Z">
          <w:pPr>
            <w:jc w:val="both"/>
          </w:pPr>
        </w:pPrChange>
      </w:pPr>
      <w:ins w:id="951" w:author="Munish K" w:date="2023-09-13T22:49:00Z">
        <w:r>
          <w:t xml:space="preserve">A high-level LCA such as the one demonstrated here offers insight into the environmental </w:t>
        </w:r>
        <w:r>
          <w:t>benefi</w:t>
        </w:r>
        <w:r>
          <w:t>ts, especially when benchmarked</w:t>
        </w:r>
        <w:r>
          <w:t xml:space="preserve"> </w:t>
        </w:r>
        <w:r>
          <w:t>against a fossil fuel dependent development. Another use of such an assessment is that it provides stakeholders with an appreciation of</w:t>
        </w:r>
        <w:r>
          <w:t xml:space="preserve"> </w:t>
        </w:r>
        <w:r>
          <w:t>where highest emissions could originate</w:t>
        </w:r>
        <w:r>
          <w:t xml:space="preserve"> </w:t>
        </w:r>
        <w:r>
          <w:t>from, and possible optimisations to consider for the project, before committing large sums of money to development.</w:t>
        </w:r>
      </w:ins>
      <w:del w:id="952" w:author="Munish K" w:date="2023-09-13T22:49:00Z">
        <w:r w:rsidR="00DC63AD" w:rsidDel="008A64FA">
          <w:delText>Hence</w:delText>
        </w:r>
        <w:r w:rsidR="00854317" w:rsidDel="008A64FA">
          <w:delText xml:space="preserve">, </w:delText>
        </w:r>
      </w:del>
      <w:del w:id="953" w:author="Munish K" w:date="2023-09-13T22:42:00Z">
        <w:r w:rsidR="00854317" w:rsidDel="008A64FA">
          <w:delText xml:space="preserve">early </w:delText>
        </w:r>
        <w:r w:rsidR="00B93876" w:rsidDel="008A64FA">
          <w:delText xml:space="preserve">life cycle assessments at the </w:delText>
        </w:r>
      </w:del>
      <w:del w:id="954" w:author="Munish K" w:date="2023-09-13T22:49:00Z">
        <w:r w:rsidR="00B93876" w:rsidDel="008A64FA">
          <w:delText xml:space="preserve">prospective stage are an important tool for </w:delText>
        </w:r>
        <w:r w:rsidR="00DC63AD" w:rsidDel="008A64FA">
          <w:delText xml:space="preserve">investors and companies </w:delText>
        </w:r>
        <w:r w:rsidR="00FA2410" w:rsidDel="008A64FA">
          <w:delText>deciding if a solar project is worth moving forward with</w:delText>
        </w:r>
        <w:r w:rsidR="00DC63AD" w:rsidDel="008A64FA">
          <w:delText xml:space="preserve">. Such a modelling exercise helps </w:delText>
        </w:r>
        <w:r w:rsidR="00513B17" w:rsidDel="008A64FA">
          <w:delText>in</w:delText>
        </w:r>
        <w:r w:rsidR="00FA2410" w:rsidDel="008A64FA">
          <w:delText xml:space="preserve"> </w:delText>
        </w:r>
        <w:r w:rsidR="00EE0363" w:rsidDel="008A64FA">
          <w:delText xml:space="preserve">identifying where the highest costs and emissions come </w:delText>
        </w:r>
        <w:r w:rsidR="00513B17" w:rsidDel="008A64FA">
          <w:delText>from and</w:delText>
        </w:r>
        <w:r w:rsidR="00FD7040" w:rsidDel="008A64FA">
          <w:delText xml:space="preserve"> allow</w:delText>
        </w:r>
        <w:r w:rsidR="00513B17" w:rsidDel="008A64FA">
          <w:delText>s</w:delText>
        </w:r>
        <w:r w:rsidR="00FD7040" w:rsidDel="008A64FA">
          <w:delText xml:space="preserve"> for multiple scenario modelling </w:delText>
        </w:r>
        <w:r w:rsidR="00DC63AD" w:rsidDel="008A64FA">
          <w:delText>to</w:delText>
        </w:r>
        <w:r w:rsidR="00EE0363" w:rsidDel="008A64FA">
          <w:delText xml:space="preserve"> optimise the solar farm</w:delText>
        </w:r>
        <w:r w:rsidR="00DC63AD" w:rsidDel="008A64FA">
          <w:delText xml:space="preserve">, </w:delText>
        </w:r>
        <w:r w:rsidR="008F54B2" w:rsidDel="008A64FA">
          <w:delText xml:space="preserve">lower </w:delText>
        </w:r>
        <w:r w:rsidR="00030755" w:rsidDel="008A64FA">
          <w:delText>costs,</w:delText>
        </w:r>
        <w:r w:rsidR="008F54B2" w:rsidDel="008A64FA">
          <w:delText xml:space="preserve"> and increase environmental </w:delText>
        </w:r>
        <w:r w:rsidR="004E408B" w:rsidDel="008A64FA">
          <w:delText>performance.</w:delText>
        </w:r>
      </w:del>
      <w:r w:rsidR="004E408B">
        <w:t xml:space="preserve"> </w:t>
      </w:r>
    </w:p>
    <w:p w14:paraId="368D7E82" w14:textId="712EC5C3" w:rsidR="00CF27E9" w:rsidRDefault="00CF27E9" w:rsidP="005A6DBD">
      <w:pPr>
        <w:jc w:val="both"/>
      </w:pPr>
    </w:p>
    <w:p w14:paraId="18B88EEF" w14:textId="61C00206" w:rsidR="00490FC3" w:rsidRDefault="00490FC3" w:rsidP="00490FC3">
      <w:pPr>
        <w:pStyle w:val="Heading1"/>
      </w:pPr>
      <w:r>
        <w:t>Limitations</w:t>
      </w:r>
    </w:p>
    <w:p w14:paraId="0EEEF3D6" w14:textId="788965FD" w:rsidR="00CF27E9" w:rsidRDefault="00CF27E9" w:rsidP="005A6DBD">
      <w:pPr>
        <w:jc w:val="both"/>
      </w:pPr>
      <w:del w:id="955" w:author="Munish K" w:date="2023-09-13T22:49:00Z">
        <w:r w:rsidDel="008A64FA">
          <w:delText xml:space="preserve">This study </w:delText>
        </w:r>
        <w:r w:rsidR="00A50123" w:rsidDel="008A64FA">
          <w:delText xml:space="preserve">is limited by lack of </w:delText>
        </w:r>
        <w:r w:rsidR="00894465" w:rsidDel="008A64FA">
          <w:delText>data specific to any real solar farm, hence d</w:delText>
        </w:r>
      </w:del>
      <w:ins w:id="956" w:author="Munish K" w:date="2023-09-13T22:49:00Z">
        <w:r w:rsidR="008A64FA">
          <w:t>D</w:t>
        </w:r>
      </w:ins>
      <w:r w:rsidR="00894465">
        <w:t>ata and model</w:t>
      </w:r>
      <w:r w:rsidR="00362E0C">
        <w:t>s</w:t>
      </w:r>
      <w:r w:rsidR="00894465">
        <w:t xml:space="preserve"> used in this study rely on a </w:t>
      </w:r>
      <w:r w:rsidR="005660BB">
        <w:t>medley of different public sources and analogues</w:t>
      </w:r>
      <w:r w:rsidR="00362E0C">
        <w:t>.</w:t>
      </w:r>
      <w:del w:id="957" w:author="Munish K" w:date="2023-09-13T22:49:00Z">
        <w:r w:rsidR="00362E0C" w:rsidDel="008A64FA">
          <w:delText xml:space="preserve"> </w:delText>
        </w:r>
        <w:r w:rsidR="0062180A" w:rsidDel="008A64FA">
          <w:delText>Furthermore, m</w:delText>
        </w:r>
      </w:del>
      <w:ins w:id="958" w:author="Munish K" w:date="2023-09-13T22:49:00Z">
        <w:r w:rsidR="008A64FA">
          <w:t xml:space="preserve"> M</w:t>
        </w:r>
      </w:ins>
      <w:r w:rsidR="0062180A">
        <w:t>any assumptions have been used</w:t>
      </w:r>
      <w:r w:rsidR="00D234C2">
        <w:t xml:space="preserve"> in our calculations which may or may not reflect true conditions on an actual solar site. </w:t>
      </w:r>
      <w:r w:rsidR="00513B17">
        <w:t>Nevertheless,</w:t>
      </w:r>
      <w:r w:rsidR="00D234C2">
        <w:t xml:space="preserve"> the methods </w:t>
      </w:r>
      <w:r w:rsidR="00513B17">
        <w:t>employed,</w:t>
      </w:r>
      <w:r w:rsidR="0000667E">
        <w:t xml:space="preserve"> and considerations made can be repeated with better data in the </w:t>
      </w:r>
      <w:del w:id="959" w:author="Munish K" w:date="2023-09-13T22:46:00Z">
        <w:r w:rsidR="00DA7B24" w:rsidDel="008A64FA">
          <w:delText>life cycle analysis</w:delText>
        </w:r>
      </w:del>
      <w:ins w:id="960" w:author="Munish K" w:date="2023-09-13T22:46:00Z">
        <w:r w:rsidR="008A64FA">
          <w:t>LCA</w:t>
        </w:r>
      </w:ins>
      <w:r w:rsidR="0000667E">
        <w:t xml:space="preserve"> of </w:t>
      </w:r>
      <w:r w:rsidR="00E472D2">
        <w:t>other solar farms in their prospective stages.</w:t>
      </w:r>
    </w:p>
    <w:p w14:paraId="5E847C4B" w14:textId="1EC5794C" w:rsidR="00F04389" w:rsidRDefault="00A05E90">
      <w:r>
        <w:br w:type="page"/>
      </w:r>
    </w:p>
    <w:p w14:paraId="22DC21A4" w14:textId="1AC3397C" w:rsidR="0094396F" w:rsidRDefault="0094396F" w:rsidP="00F04389">
      <w:pPr>
        <w:pStyle w:val="Heading1"/>
      </w:pPr>
      <w:r>
        <w:lastRenderedPageBreak/>
        <w:t>Acknowledgment</w:t>
      </w:r>
    </w:p>
    <w:p w14:paraId="0B6163F6" w14:textId="55AEA4DA" w:rsidR="00696BFC" w:rsidRDefault="00720A6A">
      <w:r>
        <w:t>The authors would like to thank</w:t>
      </w:r>
      <w:del w:id="961" w:author="Munish K" w:date="2023-09-13T22:46:00Z">
        <w:r w:rsidR="00EA105F" w:rsidDel="008A64FA">
          <w:delText>..</w:delText>
        </w:r>
        <w:r w:rsidR="00134A88" w:rsidDel="008A64FA">
          <w:delText xml:space="preserve"> </w:delText>
        </w:r>
      </w:del>
      <w:ins w:id="962" w:author="Munish K" w:date="2023-09-13T22:46:00Z">
        <w:r w:rsidR="008A64FA">
          <w:t xml:space="preserve"> XX</w:t>
        </w:r>
        <w:r w:rsidR="008A64FA">
          <w:t xml:space="preserve"> </w:t>
        </w:r>
      </w:ins>
      <w:r w:rsidR="00134A88">
        <w:t xml:space="preserve">for peer review of this </w:t>
      </w:r>
      <w:commentRangeStart w:id="963"/>
      <w:r w:rsidR="00134A88">
        <w:t>work</w:t>
      </w:r>
      <w:commentRangeEnd w:id="963"/>
      <w:r w:rsidR="008A64FA">
        <w:rPr>
          <w:rStyle w:val="CommentReference"/>
        </w:rPr>
        <w:commentReference w:id="963"/>
      </w:r>
      <w:r w:rsidR="00134A88">
        <w:t>.</w:t>
      </w:r>
    </w:p>
    <w:p w14:paraId="216614A2" w14:textId="77777777" w:rsidR="003641E1" w:rsidRDefault="00696BFC" w:rsidP="003641E1">
      <w:pPr>
        <w:pStyle w:val="Heading1"/>
      </w:pPr>
      <w:r>
        <w:t>Funding</w:t>
      </w:r>
    </w:p>
    <w:p w14:paraId="4B6D83A5" w14:textId="61837B0E" w:rsidR="003641E1" w:rsidRPr="003820A5" w:rsidRDefault="003641E1" w:rsidP="003641E1">
      <w:r w:rsidRPr="003820A5">
        <w:t>This research did not receive any specific grant from funding agencies in the public,</w:t>
      </w:r>
      <w:r>
        <w:t xml:space="preserve"> </w:t>
      </w:r>
      <w:r w:rsidRPr="003820A5">
        <w:t>commercial, or not-for-profit sectors.</w:t>
      </w:r>
    </w:p>
    <w:p w14:paraId="02A8696C" w14:textId="55494C54" w:rsidR="003641E1" w:rsidRPr="003641E1" w:rsidRDefault="00EA105F" w:rsidP="003641E1">
      <w:pPr>
        <w:pStyle w:val="Heading1"/>
      </w:pPr>
      <w:commentRangeStart w:id="964"/>
      <w:r>
        <w:t>Nomenclature</w:t>
      </w:r>
      <w:commentRangeEnd w:id="964"/>
      <w:r w:rsidR="008A64FA">
        <w:rPr>
          <w:rStyle w:val="CommentReference"/>
          <w:rFonts w:eastAsiaTheme="minorEastAsia"/>
          <w:b w:val="0"/>
        </w:rPr>
        <w:commentReference w:id="964"/>
      </w:r>
    </w:p>
    <w:tbl>
      <w:tblPr>
        <w:tblW w:w="5000" w:type="pct"/>
        <w:tblLook w:val="04A0" w:firstRow="1" w:lastRow="0" w:firstColumn="1" w:lastColumn="0" w:noHBand="0" w:noVBand="1"/>
      </w:tblPr>
      <w:tblGrid>
        <w:gridCol w:w="1092"/>
        <w:gridCol w:w="7934"/>
      </w:tblGrid>
      <w:tr w:rsidR="00541CFA" w:rsidRPr="003B5971" w14:paraId="4786D6E4" w14:textId="77777777" w:rsidTr="00253241">
        <w:trPr>
          <w:trHeight w:val="300"/>
        </w:trPr>
        <w:tc>
          <w:tcPr>
            <w:tcW w:w="605" w:type="pct"/>
            <w:tcBorders>
              <w:top w:val="nil"/>
              <w:left w:val="nil"/>
              <w:bottom w:val="nil"/>
              <w:right w:val="nil"/>
            </w:tcBorders>
            <w:shd w:val="clear" w:color="auto" w:fill="auto"/>
            <w:noWrap/>
            <w:vAlign w:val="center"/>
          </w:tcPr>
          <w:p w14:paraId="6775D001"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ABEX</w:t>
            </w:r>
          </w:p>
        </w:tc>
        <w:tc>
          <w:tcPr>
            <w:tcW w:w="4395" w:type="pct"/>
            <w:tcBorders>
              <w:top w:val="nil"/>
              <w:left w:val="nil"/>
              <w:bottom w:val="nil"/>
              <w:right w:val="nil"/>
            </w:tcBorders>
            <w:shd w:val="clear" w:color="auto" w:fill="auto"/>
            <w:noWrap/>
            <w:vAlign w:val="center"/>
          </w:tcPr>
          <w:p w14:paraId="2DB9AF4D" w14:textId="66E743AC" w:rsidR="00541CFA" w:rsidRDefault="00A4462B" w:rsidP="00AB67DC">
            <w:pPr>
              <w:rPr>
                <w:rFonts w:eastAsia="Times New Roman" w:cs="Arial"/>
                <w:color w:val="404040"/>
                <w:sz w:val="19"/>
                <w:szCs w:val="19"/>
                <w:lang w:val="en-GB" w:eastAsia="ko-KR"/>
              </w:rPr>
            </w:pPr>
            <w:r w:rsidRPr="007E12CC">
              <w:rPr>
                <w:rFonts w:eastAsia="Times New Roman" w:cs="Arial"/>
                <w:color w:val="404040"/>
                <w:sz w:val="19"/>
                <w:szCs w:val="19"/>
                <w:lang w:val="en-GB" w:eastAsia="ko-KR"/>
              </w:rPr>
              <w:t xml:space="preserve">Decommissioning </w:t>
            </w:r>
            <w:r w:rsidR="00541CFA">
              <w:rPr>
                <w:rFonts w:eastAsia="Times New Roman" w:cs="Arial"/>
                <w:color w:val="404040"/>
                <w:sz w:val="19"/>
                <w:szCs w:val="19"/>
                <w:lang w:val="en-GB" w:eastAsia="ko-KR"/>
              </w:rPr>
              <w:t>expenditure</w:t>
            </w:r>
          </w:p>
        </w:tc>
      </w:tr>
      <w:tr w:rsidR="00541CFA" w:rsidRPr="003B5971" w14:paraId="5D151748" w14:textId="77777777" w:rsidTr="00253241">
        <w:trPr>
          <w:trHeight w:val="300"/>
        </w:trPr>
        <w:tc>
          <w:tcPr>
            <w:tcW w:w="605" w:type="pct"/>
            <w:tcBorders>
              <w:top w:val="nil"/>
              <w:left w:val="nil"/>
              <w:bottom w:val="nil"/>
              <w:right w:val="nil"/>
            </w:tcBorders>
            <w:shd w:val="clear" w:color="auto" w:fill="auto"/>
            <w:noWrap/>
            <w:vAlign w:val="center"/>
            <w:hideMark/>
          </w:tcPr>
          <w:p w14:paraId="1AEED254"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val="en-GB" w:eastAsia="ko-KR"/>
              </w:rPr>
              <w:t>CAPEX</w:t>
            </w:r>
          </w:p>
        </w:tc>
        <w:tc>
          <w:tcPr>
            <w:tcW w:w="4395" w:type="pct"/>
            <w:tcBorders>
              <w:top w:val="nil"/>
              <w:left w:val="nil"/>
              <w:bottom w:val="nil"/>
              <w:right w:val="nil"/>
            </w:tcBorders>
            <w:shd w:val="clear" w:color="auto" w:fill="auto"/>
            <w:noWrap/>
            <w:vAlign w:val="center"/>
            <w:hideMark/>
          </w:tcPr>
          <w:p w14:paraId="5707B0C3"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val="en-GB" w:eastAsia="ko-KR"/>
              </w:rPr>
              <w:t>Capital expenditure</w:t>
            </w:r>
          </w:p>
        </w:tc>
      </w:tr>
      <w:tr w:rsidR="00541CFA" w:rsidRPr="003B5971" w14:paraId="7A1260C2" w14:textId="77777777" w:rsidTr="00253241">
        <w:trPr>
          <w:trHeight w:val="300"/>
        </w:trPr>
        <w:tc>
          <w:tcPr>
            <w:tcW w:w="605" w:type="pct"/>
            <w:tcBorders>
              <w:top w:val="nil"/>
              <w:left w:val="nil"/>
              <w:bottom w:val="nil"/>
              <w:right w:val="nil"/>
            </w:tcBorders>
            <w:shd w:val="clear" w:color="auto" w:fill="auto"/>
            <w:noWrap/>
            <w:vAlign w:val="center"/>
            <w:hideMark/>
          </w:tcPr>
          <w:p w14:paraId="0D2B1B52"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eastAsia="ko-KR"/>
              </w:rPr>
              <w:t>CH</w:t>
            </w:r>
            <w:r w:rsidRPr="0090586E">
              <w:rPr>
                <w:rFonts w:eastAsia="Times New Roman" w:cs="Arial"/>
                <w:b/>
                <w:bCs/>
                <w:color w:val="404040"/>
                <w:sz w:val="19"/>
                <w:szCs w:val="19"/>
                <w:vertAlign w:val="subscript"/>
                <w:lang w:eastAsia="ko-KR"/>
              </w:rPr>
              <w:t>4</w:t>
            </w:r>
          </w:p>
        </w:tc>
        <w:tc>
          <w:tcPr>
            <w:tcW w:w="4395" w:type="pct"/>
            <w:tcBorders>
              <w:top w:val="nil"/>
              <w:left w:val="nil"/>
              <w:bottom w:val="nil"/>
              <w:right w:val="nil"/>
            </w:tcBorders>
            <w:shd w:val="clear" w:color="auto" w:fill="auto"/>
            <w:noWrap/>
            <w:vAlign w:val="center"/>
            <w:hideMark/>
          </w:tcPr>
          <w:p w14:paraId="49C3DD6C"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eastAsia="ko-KR"/>
              </w:rPr>
              <w:t>Methane</w:t>
            </w:r>
          </w:p>
        </w:tc>
      </w:tr>
      <w:tr w:rsidR="00541CFA" w:rsidRPr="003B5971" w14:paraId="18C3D575" w14:textId="77777777" w:rsidTr="00253241">
        <w:trPr>
          <w:trHeight w:val="300"/>
        </w:trPr>
        <w:tc>
          <w:tcPr>
            <w:tcW w:w="605" w:type="pct"/>
            <w:tcBorders>
              <w:top w:val="nil"/>
              <w:left w:val="nil"/>
              <w:bottom w:val="nil"/>
              <w:right w:val="nil"/>
            </w:tcBorders>
            <w:shd w:val="clear" w:color="auto" w:fill="auto"/>
            <w:noWrap/>
            <w:vAlign w:val="center"/>
          </w:tcPr>
          <w:p w14:paraId="2E16DB3A"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CO</w:t>
            </w:r>
            <w:r w:rsidRPr="0090586E">
              <w:rPr>
                <w:rFonts w:eastAsia="Times New Roman" w:cs="Arial"/>
                <w:b/>
                <w:bCs/>
                <w:color w:val="404040"/>
                <w:sz w:val="19"/>
                <w:szCs w:val="19"/>
                <w:vertAlign w:val="subscript"/>
                <w:lang w:val="en-GB" w:eastAsia="ko-KR"/>
              </w:rPr>
              <w:t>2</w:t>
            </w:r>
          </w:p>
        </w:tc>
        <w:tc>
          <w:tcPr>
            <w:tcW w:w="4395" w:type="pct"/>
            <w:tcBorders>
              <w:top w:val="nil"/>
              <w:left w:val="nil"/>
              <w:bottom w:val="nil"/>
              <w:right w:val="nil"/>
            </w:tcBorders>
            <w:shd w:val="clear" w:color="auto" w:fill="auto"/>
            <w:noWrap/>
            <w:vAlign w:val="center"/>
          </w:tcPr>
          <w:p w14:paraId="3DE51783"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Carbon dioxide</w:t>
            </w:r>
          </w:p>
        </w:tc>
      </w:tr>
      <w:tr w:rsidR="00541CFA" w:rsidRPr="003B5971" w14:paraId="0B50491E" w14:textId="77777777" w:rsidTr="00253241">
        <w:trPr>
          <w:trHeight w:val="300"/>
        </w:trPr>
        <w:tc>
          <w:tcPr>
            <w:tcW w:w="605" w:type="pct"/>
            <w:tcBorders>
              <w:top w:val="nil"/>
              <w:left w:val="nil"/>
              <w:bottom w:val="nil"/>
              <w:right w:val="nil"/>
            </w:tcBorders>
            <w:shd w:val="clear" w:color="auto" w:fill="auto"/>
            <w:noWrap/>
            <w:vAlign w:val="center"/>
          </w:tcPr>
          <w:p w14:paraId="2BE0AD51"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CO</w:t>
            </w:r>
            <w:r w:rsidRPr="0090586E">
              <w:rPr>
                <w:rFonts w:eastAsia="Times New Roman" w:cs="Arial"/>
                <w:b/>
                <w:bCs/>
                <w:color w:val="404040"/>
                <w:sz w:val="19"/>
                <w:szCs w:val="19"/>
                <w:vertAlign w:val="subscript"/>
                <w:lang w:val="en-GB" w:eastAsia="ko-KR"/>
              </w:rPr>
              <w:t>2</w:t>
            </w:r>
            <w:r>
              <w:rPr>
                <w:rFonts w:eastAsia="Times New Roman" w:cs="Arial"/>
                <w:b/>
                <w:bCs/>
                <w:color w:val="404040"/>
                <w:sz w:val="19"/>
                <w:szCs w:val="19"/>
                <w:lang w:val="en-GB" w:eastAsia="ko-KR"/>
              </w:rPr>
              <w:t>-e</w:t>
            </w:r>
          </w:p>
        </w:tc>
        <w:tc>
          <w:tcPr>
            <w:tcW w:w="4395" w:type="pct"/>
            <w:tcBorders>
              <w:top w:val="nil"/>
              <w:left w:val="nil"/>
              <w:bottom w:val="nil"/>
              <w:right w:val="nil"/>
            </w:tcBorders>
            <w:shd w:val="clear" w:color="auto" w:fill="auto"/>
            <w:noWrap/>
            <w:vAlign w:val="center"/>
          </w:tcPr>
          <w:p w14:paraId="6565BEA9"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Carbon dioxide equivalents</w:t>
            </w:r>
          </w:p>
        </w:tc>
      </w:tr>
      <w:tr w:rsidR="00541CFA" w:rsidRPr="003B5971" w14:paraId="044496FC" w14:textId="77777777" w:rsidTr="00253241">
        <w:trPr>
          <w:trHeight w:val="300"/>
        </w:trPr>
        <w:tc>
          <w:tcPr>
            <w:tcW w:w="605" w:type="pct"/>
            <w:tcBorders>
              <w:top w:val="nil"/>
              <w:left w:val="nil"/>
              <w:bottom w:val="nil"/>
              <w:right w:val="nil"/>
            </w:tcBorders>
            <w:shd w:val="clear" w:color="auto" w:fill="auto"/>
            <w:noWrap/>
            <w:vAlign w:val="center"/>
          </w:tcPr>
          <w:p w14:paraId="2211B0B5"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g</w:t>
            </w:r>
          </w:p>
        </w:tc>
        <w:tc>
          <w:tcPr>
            <w:tcW w:w="4395" w:type="pct"/>
            <w:tcBorders>
              <w:top w:val="nil"/>
              <w:left w:val="nil"/>
              <w:bottom w:val="nil"/>
              <w:right w:val="nil"/>
            </w:tcBorders>
            <w:shd w:val="clear" w:color="auto" w:fill="auto"/>
            <w:noWrap/>
            <w:vAlign w:val="center"/>
          </w:tcPr>
          <w:p w14:paraId="1BB4DB0F"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gram</w:t>
            </w:r>
          </w:p>
        </w:tc>
      </w:tr>
      <w:tr w:rsidR="00541CFA" w:rsidRPr="003B5971" w14:paraId="421FF635" w14:textId="77777777" w:rsidTr="00253241">
        <w:trPr>
          <w:trHeight w:val="300"/>
        </w:trPr>
        <w:tc>
          <w:tcPr>
            <w:tcW w:w="605" w:type="pct"/>
            <w:tcBorders>
              <w:top w:val="nil"/>
              <w:left w:val="nil"/>
              <w:bottom w:val="nil"/>
              <w:right w:val="nil"/>
            </w:tcBorders>
            <w:shd w:val="clear" w:color="auto" w:fill="auto"/>
            <w:noWrap/>
            <w:vAlign w:val="center"/>
          </w:tcPr>
          <w:p w14:paraId="5660EE6E"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eastAsia="ko-KR"/>
              </w:rPr>
              <w:t>GHG</w:t>
            </w:r>
          </w:p>
        </w:tc>
        <w:tc>
          <w:tcPr>
            <w:tcW w:w="4395" w:type="pct"/>
            <w:tcBorders>
              <w:top w:val="nil"/>
              <w:left w:val="nil"/>
              <w:bottom w:val="nil"/>
              <w:right w:val="nil"/>
            </w:tcBorders>
            <w:shd w:val="clear" w:color="auto" w:fill="auto"/>
            <w:noWrap/>
            <w:vAlign w:val="center"/>
          </w:tcPr>
          <w:p w14:paraId="5FA7C43B"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eastAsia="ko-KR"/>
              </w:rPr>
              <w:t>Greenhouse gas</w:t>
            </w:r>
          </w:p>
        </w:tc>
      </w:tr>
      <w:tr w:rsidR="00541CFA" w:rsidRPr="003B5971" w14:paraId="35FC33CB" w14:textId="77777777" w:rsidTr="00253241">
        <w:trPr>
          <w:trHeight w:val="300"/>
        </w:trPr>
        <w:tc>
          <w:tcPr>
            <w:tcW w:w="605" w:type="pct"/>
            <w:tcBorders>
              <w:top w:val="nil"/>
              <w:left w:val="nil"/>
              <w:bottom w:val="nil"/>
              <w:right w:val="nil"/>
            </w:tcBorders>
            <w:shd w:val="clear" w:color="auto" w:fill="auto"/>
            <w:noWrap/>
            <w:vAlign w:val="center"/>
          </w:tcPr>
          <w:p w14:paraId="5F3522DF"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GJ</w:t>
            </w:r>
          </w:p>
        </w:tc>
        <w:tc>
          <w:tcPr>
            <w:tcW w:w="4395" w:type="pct"/>
            <w:tcBorders>
              <w:top w:val="nil"/>
              <w:left w:val="nil"/>
              <w:bottom w:val="nil"/>
              <w:right w:val="nil"/>
            </w:tcBorders>
            <w:shd w:val="clear" w:color="auto" w:fill="auto"/>
            <w:noWrap/>
            <w:vAlign w:val="center"/>
          </w:tcPr>
          <w:p w14:paraId="1487BA21"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Gigajoule</w:t>
            </w:r>
          </w:p>
        </w:tc>
      </w:tr>
      <w:tr w:rsidR="00541CFA" w:rsidRPr="003B5971" w14:paraId="18E8EEFE" w14:textId="77777777" w:rsidTr="00253241">
        <w:trPr>
          <w:trHeight w:val="300"/>
        </w:trPr>
        <w:tc>
          <w:tcPr>
            <w:tcW w:w="605" w:type="pct"/>
            <w:tcBorders>
              <w:top w:val="nil"/>
              <w:left w:val="nil"/>
              <w:bottom w:val="nil"/>
              <w:right w:val="nil"/>
            </w:tcBorders>
            <w:shd w:val="clear" w:color="auto" w:fill="auto"/>
            <w:noWrap/>
            <w:vAlign w:val="center"/>
          </w:tcPr>
          <w:p w14:paraId="275BC83E"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ha</w:t>
            </w:r>
          </w:p>
        </w:tc>
        <w:tc>
          <w:tcPr>
            <w:tcW w:w="4395" w:type="pct"/>
            <w:tcBorders>
              <w:top w:val="nil"/>
              <w:left w:val="nil"/>
              <w:bottom w:val="nil"/>
              <w:right w:val="nil"/>
            </w:tcBorders>
            <w:shd w:val="clear" w:color="auto" w:fill="auto"/>
            <w:noWrap/>
            <w:vAlign w:val="center"/>
          </w:tcPr>
          <w:p w14:paraId="071DAFAB"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Hectare</w:t>
            </w:r>
          </w:p>
        </w:tc>
      </w:tr>
      <w:tr w:rsidR="00541CFA" w:rsidRPr="003B5971" w14:paraId="745F5B4C" w14:textId="77777777" w:rsidTr="00253241">
        <w:trPr>
          <w:trHeight w:val="300"/>
        </w:trPr>
        <w:tc>
          <w:tcPr>
            <w:tcW w:w="605" w:type="pct"/>
            <w:tcBorders>
              <w:top w:val="nil"/>
              <w:left w:val="nil"/>
              <w:bottom w:val="nil"/>
              <w:right w:val="nil"/>
            </w:tcBorders>
            <w:shd w:val="clear" w:color="auto" w:fill="auto"/>
            <w:noWrap/>
            <w:vAlign w:val="center"/>
          </w:tcPr>
          <w:p w14:paraId="3B253EC5"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HVDC</w:t>
            </w:r>
          </w:p>
        </w:tc>
        <w:tc>
          <w:tcPr>
            <w:tcW w:w="4395" w:type="pct"/>
            <w:tcBorders>
              <w:top w:val="nil"/>
              <w:left w:val="nil"/>
              <w:bottom w:val="nil"/>
              <w:right w:val="nil"/>
            </w:tcBorders>
            <w:shd w:val="clear" w:color="auto" w:fill="auto"/>
            <w:noWrap/>
            <w:vAlign w:val="center"/>
          </w:tcPr>
          <w:p w14:paraId="1EE5E3C2"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High voltage direct current</w:t>
            </w:r>
          </w:p>
        </w:tc>
      </w:tr>
      <w:tr w:rsidR="00541CFA" w:rsidRPr="003B5971" w14:paraId="6881CE5B" w14:textId="77777777" w:rsidTr="00253241">
        <w:trPr>
          <w:trHeight w:val="300"/>
        </w:trPr>
        <w:tc>
          <w:tcPr>
            <w:tcW w:w="605" w:type="pct"/>
            <w:tcBorders>
              <w:top w:val="nil"/>
              <w:left w:val="nil"/>
              <w:bottom w:val="nil"/>
              <w:right w:val="nil"/>
            </w:tcBorders>
            <w:shd w:val="clear" w:color="auto" w:fill="auto"/>
            <w:noWrap/>
            <w:vAlign w:val="center"/>
          </w:tcPr>
          <w:p w14:paraId="093E59F0"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J</w:t>
            </w:r>
          </w:p>
        </w:tc>
        <w:tc>
          <w:tcPr>
            <w:tcW w:w="4395" w:type="pct"/>
            <w:tcBorders>
              <w:top w:val="nil"/>
              <w:left w:val="nil"/>
              <w:bottom w:val="nil"/>
              <w:right w:val="nil"/>
            </w:tcBorders>
            <w:shd w:val="clear" w:color="auto" w:fill="auto"/>
            <w:noWrap/>
            <w:vAlign w:val="center"/>
          </w:tcPr>
          <w:p w14:paraId="380D123F"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Joule</w:t>
            </w:r>
          </w:p>
        </w:tc>
      </w:tr>
      <w:tr w:rsidR="00541CFA" w:rsidRPr="003B5971" w14:paraId="43DF11FF" w14:textId="77777777" w:rsidTr="00253241">
        <w:trPr>
          <w:trHeight w:val="300"/>
        </w:trPr>
        <w:tc>
          <w:tcPr>
            <w:tcW w:w="605" w:type="pct"/>
            <w:tcBorders>
              <w:top w:val="nil"/>
              <w:left w:val="nil"/>
              <w:bottom w:val="nil"/>
              <w:right w:val="nil"/>
            </w:tcBorders>
            <w:shd w:val="clear" w:color="auto" w:fill="auto"/>
            <w:noWrap/>
            <w:vAlign w:val="center"/>
          </w:tcPr>
          <w:p w14:paraId="56D6603C"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kg</w:t>
            </w:r>
          </w:p>
        </w:tc>
        <w:tc>
          <w:tcPr>
            <w:tcW w:w="4395" w:type="pct"/>
            <w:tcBorders>
              <w:top w:val="nil"/>
              <w:left w:val="nil"/>
              <w:bottom w:val="nil"/>
              <w:right w:val="nil"/>
            </w:tcBorders>
            <w:shd w:val="clear" w:color="auto" w:fill="auto"/>
            <w:noWrap/>
            <w:vAlign w:val="center"/>
          </w:tcPr>
          <w:p w14:paraId="7936BC34"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Kilogram</w:t>
            </w:r>
          </w:p>
        </w:tc>
      </w:tr>
      <w:tr w:rsidR="00541CFA" w:rsidRPr="003B5971" w14:paraId="2A5C8B2C" w14:textId="77777777" w:rsidTr="00253241">
        <w:trPr>
          <w:trHeight w:val="300"/>
        </w:trPr>
        <w:tc>
          <w:tcPr>
            <w:tcW w:w="605" w:type="pct"/>
            <w:tcBorders>
              <w:top w:val="nil"/>
              <w:left w:val="nil"/>
              <w:bottom w:val="nil"/>
              <w:right w:val="nil"/>
            </w:tcBorders>
            <w:shd w:val="clear" w:color="auto" w:fill="auto"/>
            <w:noWrap/>
            <w:vAlign w:val="center"/>
          </w:tcPr>
          <w:p w14:paraId="5FC24E42" w14:textId="77777777" w:rsidR="00541CFA" w:rsidRDefault="00541CFA" w:rsidP="00AB67DC">
            <w:pPr>
              <w:rPr>
                <w:rFonts w:eastAsia="Times New Roman" w:cs="Arial"/>
                <w:b/>
                <w:bCs/>
                <w:color w:val="404040"/>
                <w:sz w:val="19"/>
                <w:szCs w:val="19"/>
                <w:lang w:val="en-GB" w:eastAsia="ko-KR"/>
              </w:rPr>
            </w:pPr>
            <w:proofErr w:type="spellStart"/>
            <w:r>
              <w:rPr>
                <w:rFonts w:eastAsia="Times New Roman" w:cs="Arial"/>
                <w:b/>
                <w:bCs/>
                <w:color w:val="404040"/>
                <w:sz w:val="19"/>
                <w:szCs w:val="19"/>
                <w:lang w:val="en-GB" w:eastAsia="ko-KR"/>
              </w:rPr>
              <w:t>kL</w:t>
            </w:r>
            <w:proofErr w:type="spellEnd"/>
          </w:p>
        </w:tc>
        <w:tc>
          <w:tcPr>
            <w:tcW w:w="4395" w:type="pct"/>
            <w:tcBorders>
              <w:top w:val="nil"/>
              <w:left w:val="nil"/>
              <w:bottom w:val="nil"/>
              <w:right w:val="nil"/>
            </w:tcBorders>
            <w:shd w:val="clear" w:color="auto" w:fill="auto"/>
            <w:noWrap/>
            <w:vAlign w:val="center"/>
          </w:tcPr>
          <w:p w14:paraId="3C412606"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kilolitre</w:t>
            </w:r>
          </w:p>
        </w:tc>
      </w:tr>
      <w:tr w:rsidR="00541CFA" w:rsidRPr="003B5971" w14:paraId="45BB01FE" w14:textId="77777777" w:rsidTr="00253241">
        <w:trPr>
          <w:trHeight w:val="300"/>
        </w:trPr>
        <w:tc>
          <w:tcPr>
            <w:tcW w:w="605" w:type="pct"/>
            <w:tcBorders>
              <w:top w:val="nil"/>
              <w:left w:val="nil"/>
              <w:bottom w:val="nil"/>
              <w:right w:val="nil"/>
            </w:tcBorders>
            <w:shd w:val="clear" w:color="auto" w:fill="auto"/>
            <w:noWrap/>
            <w:vAlign w:val="center"/>
          </w:tcPr>
          <w:p w14:paraId="3B53EC67" w14:textId="77777777" w:rsidR="00541CFA" w:rsidRDefault="00541CFA" w:rsidP="00AB67DC">
            <w:pPr>
              <w:rPr>
                <w:rFonts w:eastAsia="Times New Roman" w:cs="Arial"/>
                <w:b/>
                <w:bCs/>
                <w:color w:val="404040"/>
                <w:sz w:val="19"/>
                <w:szCs w:val="19"/>
                <w:lang w:val="en-GB" w:eastAsia="ko-KR"/>
              </w:rPr>
            </w:pPr>
            <w:proofErr w:type="spellStart"/>
            <w:r>
              <w:rPr>
                <w:rFonts w:eastAsia="Times New Roman" w:cs="Arial"/>
                <w:b/>
                <w:bCs/>
                <w:color w:val="404040"/>
                <w:sz w:val="19"/>
                <w:szCs w:val="19"/>
                <w:lang w:val="en-GB" w:eastAsia="ko-KR"/>
              </w:rPr>
              <w:t>Kwh</w:t>
            </w:r>
            <w:proofErr w:type="spellEnd"/>
          </w:p>
        </w:tc>
        <w:tc>
          <w:tcPr>
            <w:tcW w:w="4395" w:type="pct"/>
            <w:tcBorders>
              <w:top w:val="nil"/>
              <w:left w:val="nil"/>
              <w:bottom w:val="nil"/>
              <w:right w:val="nil"/>
            </w:tcBorders>
            <w:shd w:val="clear" w:color="auto" w:fill="auto"/>
            <w:noWrap/>
            <w:vAlign w:val="center"/>
          </w:tcPr>
          <w:p w14:paraId="1DA107F5"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Kilowatt-hour</w:t>
            </w:r>
          </w:p>
        </w:tc>
      </w:tr>
      <w:tr w:rsidR="00541CFA" w:rsidRPr="003B5971" w14:paraId="01C570DE" w14:textId="77777777" w:rsidTr="00253241">
        <w:trPr>
          <w:trHeight w:val="300"/>
        </w:trPr>
        <w:tc>
          <w:tcPr>
            <w:tcW w:w="605" w:type="pct"/>
            <w:tcBorders>
              <w:top w:val="nil"/>
              <w:left w:val="nil"/>
              <w:bottom w:val="nil"/>
              <w:right w:val="nil"/>
            </w:tcBorders>
            <w:shd w:val="clear" w:color="auto" w:fill="auto"/>
            <w:noWrap/>
            <w:vAlign w:val="center"/>
          </w:tcPr>
          <w:p w14:paraId="32484BC2"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L</w:t>
            </w:r>
          </w:p>
        </w:tc>
        <w:tc>
          <w:tcPr>
            <w:tcW w:w="4395" w:type="pct"/>
            <w:tcBorders>
              <w:top w:val="nil"/>
              <w:left w:val="nil"/>
              <w:bottom w:val="nil"/>
              <w:right w:val="nil"/>
            </w:tcBorders>
            <w:shd w:val="clear" w:color="auto" w:fill="auto"/>
            <w:noWrap/>
            <w:vAlign w:val="center"/>
          </w:tcPr>
          <w:p w14:paraId="1A8F2D31"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Litre</w:t>
            </w:r>
          </w:p>
        </w:tc>
      </w:tr>
      <w:tr w:rsidR="008A64FA" w:rsidRPr="003B5971" w14:paraId="32928EE7" w14:textId="77777777" w:rsidTr="00253241">
        <w:trPr>
          <w:trHeight w:val="300"/>
          <w:ins w:id="965" w:author="Munish K" w:date="2023-09-13T22:46:00Z"/>
        </w:trPr>
        <w:tc>
          <w:tcPr>
            <w:tcW w:w="605" w:type="pct"/>
            <w:tcBorders>
              <w:top w:val="nil"/>
              <w:left w:val="nil"/>
              <w:bottom w:val="nil"/>
              <w:right w:val="nil"/>
            </w:tcBorders>
            <w:shd w:val="clear" w:color="auto" w:fill="auto"/>
            <w:noWrap/>
            <w:vAlign w:val="center"/>
          </w:tcPr>
          <w:p w14:paraId="5D38611D" w14:textId="1A4157B2" w:rsidR="008A64FA" w:rsidRDefault="008A64FA" w:rsidP="00AB67DC">
            <w:pPr>
              <w:rPr>
                <w:ins w:id="966" w:author="Munish K" w:date="2023-09-13T22:46:00Z"/>
                <w:rFonts w:eastAsia="Times New Roman" w:cs="Arial"/>
                <w:b/>
                <w:bCs/>
                <w:color w:val="404040"/>
                <w:sz w:val="19"/>
                <w:szCs w:val="19"/>
                <w:lang w:val="en-GB" w:eastAsia="ko-KR"/>
              </w:rPr>
            </w:pPr>
            <w:ins w:id="967" w:author="Munish K" w:date="2023-09-13T22:46:00Z">
              <w:r>
                <w:rPr>
                  <w:rFonts w:eastAsia="Times New Roman" w:cs="Arial"/>
                  <w:b/>
                  <w:bCs/>
                  <w:color w:val="404040"/>
                  <w:sz w:val="19"/>
                  <w:szCs w:val="19"/>
                  <w:lang w:val="en-GB" w:eastAsia="ko-KR"/>
                </w:rPr>
                <w:t>LCA</w:t>
              </w:r>
            </w:ins>
          </w:p>
        </w:tc>
        <w:tc>
          <w:tcPr>
            <w:tcW w:w="4395" w:type="pct"/>
            <w:tcBorders>
              <w:top w:val="nil"/>
              <w:left w:val="nil"/>
              <w:bottom w:val="nil"/>
              <w:right w:val="nil"/>
            </w:tcBorders>
            <w:shd w:val="clear" w:color="auto" w:fill="auto"/>
            <w:noWrap/>
            <w:vAlign w:val="center"/>
          </w:tcPr>
          <w:p w14:paraId="56F29031" w14:textId="229525F5" w:rsidR="008A64FA" w:rsidRDefault="008A64FA" w:rsidP="00AB67DC">
            <w:pPr>
              <w:rPr>
                <w:ins w:id="968" w:author="Munish K" w:date="2023-09-13T22:46:00Z"/>
                <w:rFonts w:eastAsia="Times New Roman" w:cs="Arial"/>
                <w:color w:val="404040"/>
                <w:sz w:val="19"/>
                <w:szCs w:val="19"/>
                <w:lang w:val="en-GB" w:eastAsia="ko-KR"/>
              </w:rPr>
            </w:pPr>
            <w:ins w:id="969" w:author="Munish K" w:date="2023-09-13T22:46:00Z">
              <w:r>
                <w:rPr>
                  <w:rFonts w:eastAsia="Times New Roman" w:cs="Arial"/>
                  <w:color w:val="404040"/>
                  <w:sz w:val="19"/>
                  <w:szCs w:val="19"/>
                  <w:lang w:val="en-GB" w:eastAsia="ko-KR"/>
                </w:rPr>
                <w:t>Life Cycle Assessment</w:t>
              </w:r>
            </w:ins>
          </w:p>
        </w:tc>
      </w:tr>
      <w:tr w:rsidR="00541CFA" w:rsidRPr="003B5971" w14:paraId="39F9620E" w14:textId="77777777" w:rsidTr="00253241">
        <w:trPr>
          <w:trHeight w:val="300"/>
        </w:trPr>
        <w:tc>
          <w:tcPr>
            <w:tcW w:w="605" w:type="pct"/>
            <w:tcBorders>
              <w:top w:val="nil"/>
              <w:left w:val="nil"/>
              <w:bottom w:val="nil"/>
              <w:right w:val="nil"/>
            </w:tcBorders>
            <w:shd w:val="clear" w:color="auto" w:fill="auto"/>
            <w:noWrap/>
            <w:vAlign w:val="center"/>
          </w:tcPr>
          <w:p w14:paraId="0E87B3BE"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m</w:t>
            </w:r>
          </w:p>
        </w:tc>
        <w:tc>
          <w:tcPr>
            <w:tcW w:w="4395" w:type="pct"/>
            <w:tcBorders>
              <w:top w:val="nil"/>
              <w:left w:val="nil"/>
              <w:bottom w:val="nil"/>
              <w:right w:val="nil"/>
            </w:tcBorders>
            <w:shd w:val="clear" w:color="auto" w:fill="auto"/>
            <w:noWrap/>
            <w:vAlign w:val="center"/>
          </w:tcPr>
          <w:p w14:paraId="07073142"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Metre</w:t>
            </w:r>
          </w:p>
        </w:tc>
      </w:tr>
      <w:tr w:rsidR="00541CFA" w:rsidRPr="003B5971" w14:paraId="2098CB61" w14:textId="77777777" w:rsidTr="00253241">
        <w:trPr>
          <w:trHeight w:val="300"/>
        </w:trPr>
        <w:tc>
          <w:tcPr>
            <w:tcW w:w="605" w:type="pct"/>
            <w:tcBorders>
              <w:top w:val="nil"/>
              <w:left w:val="nil"/>
              <w:bottom w:val="nil"/>
              <w:right w:val="nil"/>
            </w:tcBorders>
            <w:shd w:val="clear" w:color="auto" w:fill="auto"/>
            <w:noWrap/>
            <w:vAlign w:val="center"/>
            <w:hideMark/>
          </w:tcPr>
          <w:p w14:paraId="2F338BF4"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val="en-GB" w:eastAsia="ko-KR"/>
              </w:rPr>
              <w:t>MWp</w:t>
            </w:r>
          </w:p>
        </w:tc>
        <w:tc>
          <w:tcPr>
            <w:tcW w:w="4395" w:type="pct"/>
            <w:tcBorders>
              <w:top w:val="nil"/>
              <w:left w:val="nil"/>
              <w:bottom w:val="nil"/>
              <w:right w:val="nil"/>
            </w:tcBorders>
            <w:shd w:val="clear" w:color="auto" w:fill="auto"/>
            <w:noWrap/>
            <w:vAlign w:val="center"/>
            <w:hideMark/>
          </w:tcPr>
          <w:p w14:paraId="678CD373"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val="en-GB" w:eastAsia="ko-KR"/>
              </w:rPr>
              <w:t>Megawatt peak</w:t>
            </w:r>
          </w:p>
        </w:tc>
      </w:tr>
      <w:tr w:rsidR="00541CFA" w:rsidRPr="003B5971" w14:paraId="347812A2" w14:textId="77777777" w:rsidTr="00253241">
        <w:trPr>
          <w:trHeight w:val="300"/>
        </w:trPr>
        <w:tc>
          <w:tcPr>
            <w:tcW w:w="605" w:type="pct"/>
            <w:tcBorders>
              <w:top w:val="nil"/>
              <w:left w:val="nil"/>
              <w:bottom w:val="nil"/>
              <w:right w:val="nil"/>
            </w:tcBorders>
            <w:shd w:val="clear" w:color="auto" w:fill="auto"/>
            <w:noWrap/>
            <w:vAlign w:val="center"/>
            <w:hideMark/>
          </w:tcPr>
          <w:p w14:paraId="20BF1198"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eastAsia="ko-KR"/>
              </w:rPr>
              <w:t>N</w:t>
            </w:r>
            <w:r w:rsidRPr="0090586E">
              <w:rPr>
                <w:rFonts w:eastAsia="Times New Roman" w:cs="Arial"/>
                <w:b/>
                <w:bCs/>
                <w:color w:val="404040"/>
                <w:sz w:val="19"/>
                <w:szCs w:val="19"/>
                <w:vertAlign w:val="subscript"/>
                <w:lang w:eastAsia="ko-KR"/>
              </w:rPr>
              <w:t>2</w:t>
            </w:r>
            <w:r>
              <w:rPr>
                <w:rFonts w:eastAsia="Times New Roman" w:cs="Arial"/>
                <w:b/>
                <w:bCs/>
                <w:color w:val="404040"/>
                <w:sz w:val="19"/>
                <w:szCs w:val="19"/>
                <w:lang w:eastAsia="ko-KR"/>
              </w:rPr>
              <w:t>O</w:t>
            </w:r>
          </w:p>
        </w:tc>
        <w:tc>
          <w:tcPr>
            <w:tcW w:w="4395" w:type="pct"/>
            <w:tcBorders>
              <w:top w:val="nil"/>
              <w:left w:val="nil"/>
              <w:bottom w:val="nil"/>
              <w:right w:val="nil"/>
            </w:tcBorders>
            <w:shd w:val="clear" w:color="auto" w:fill="auto"/>
            <w:noWrap/>
            <w:vAlign w:val="center"/>
            <w:hideMark/>
          </w:tcPr>
          <w:p w14:paraId="5D12C763"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eastAsia="ko-KR"/>
              </w:rPr>
              <w:t>Nitrous oxide</w:t>
            </w:r>
          </w:p>
        </w:tc>
      </w:tr>
      <w:tr w:rsidR="00541CFA" w:rsidRPr="003B5971" w14:paraId="110BB22E" w14:textId="77777777" w:rsidTr="00253241">
        <w:trPr>
          <w:trHeight w:val="300"/>
        </w:trPr>
        <w:tc>
          <w:tcPr>
            <w:tcW w:w="605" w:type="pct"/>
            <w:tcBorders>
              <w:top w:val="nil"/>
              <w:left w:val="nil"/>
              <w:bottom w:val="nil"/>
              <w:right w:val="nil"/>
            </w:tcBorders>
            <w:shd w:val="clear" w:color="auto" w:fill="auto"/>
            <w:noWrap/>
            <w:vAlign w:val="center"/>
          </w:tcPr>
          <w:p w14:paraId="7D6F9961"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OPEX</w:t>
            </w:r>
          </w:p>
        </w:tc>
        <w:tc>
          <w:tcPr>
            <w:tcW w:w="4395" w:type="pct"/>
            <w:tcBorders>
              <w:top w:val="nil"/>
              <w:left w:val="nil"/>
              <w:bottom w:val="nil"/>
              <w:right w:val="nil"/>
            </w:tcBorders>
            <w:shd w:val="clear" w:color="auto" w:fill="auto"/>
            <w:noWrap/>
            <w:vAlign w:val="center"/>
          </w:tcPr>
          <w:p w14:paraId="3D5C17D9"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Operational expenditure</w:t>
            </w:r>
          </w:p>
        </w:tc>
      </w:tr>
      <w:tr w:rsidR="008A64FA" w:rsidRPr="003B5971" w14:paraId="5F33FCFD" w14:textId="77777777" w:rsidTr="00253241">
        <w:trPr>
          <w:trHeight w:val="300"/>
          <w:ins w:id="970" w:author="Munish K" w:date="2023-09-13T22:47:00Z"/>
        </w:trPr>
        <w:tc>
          <w:tcPr>
            <w:tcW w:w="605" w:type="pct"/>
            <w:tcBorders>
              <w:top w:val="nil"/>
              <w:left w:val="nil"/>
              <w:bottom w:val="nil"/>
              <w:right w:val="nil"/>
            </w:tcBorders>
            <w:shd w:val="clear" w:color="auto" w:fill="auto"/>
            <w:noWrap/>
            <w:vAlign w:val="center"/>
          </w:tcPr>
          <w:p w14:paraId="11E75CB4" w14:textId="2DD3231C" w:rsidR="008A64FA" w:rsidRDefault="008A64FA" w:rsidP="00AB67DC">
            <w:pPr>
              <w:rPr>
                <w:ins w:id="971" w:author="Munish K" w:date="2023-09-13T22:47:00Z"/>
                <w:rFonts w:eastAsia="Times New Roman" w:cs="Arial"/>
                <w:b/>
                <w:bCs/>
                <w:color w:val="404040"/>
                <w:sz w:val="19"/>
                <w:szCs w:val="19"/>
                <w:lang w:val="en-GB" w:eastAsia="ko-KR"/>
              </w:rPr>
            </w:pPr>
            <w:ins w:id="972" w:author="Munish K" w:date="2023-09-13T22:47:00Z">
              <w:r>
                <w:rPr>
                  <w:rFonts w:eastAsia="Times New Roman" w:cs="Arial"/>
                  <w:b/>
                  <w:bCs/>
                  <w:color w:val="404040"/>
                  <w:sz w:val="19"/>
                  <w:szCs w:val="19"/>
                  <w:lang w:val="en-GB" w:eastAsia="ko-KR"/>
                </w:rPr>
                <w:t>PP</w:t>
              </w:r>
            </w:ins>
          </w:p>
        </w:tc>
        <w:tc>
          <w:tcPr>
            <w:tcW w:w="4395" w:type="pct"/>
            <w:tcBorders>
              <w:top w:val="nil"/>
              <w:left w:val="nil"/>
              <w:bottom w:val="nil"/>
              <w:right w:val="nil"/>
            </w:tcBorders>
            <w:shd w:val="clear" w:color="auto" w:fill="auto"/>
            <w:noWrap/>
            <w:vAlign w:val="center"/>
          </w:tcPr>
          <w:p w14:paraId="73DC22E7" w14:textId="5D865012" w:rsidR="008A64FA" w:rsidRDefault="008A64FA" w:rsidP="00AB67DC">
            <w:pPr>
              <w:rPr>
                <w:ins w:id="973" w:author="Munish K" w:date="2023-09-13T22:47:00Z"/>
                <w:rFonts w:eastAsia="Times New Roman" w:cs="Arial"/>
                <w:color w:val="404040"/>
                <w:sz w:val="19"/>
                <w:szCs w:val="19"/>
                <w:lang w:val="en-GB" w:eastAsia="ko-KR"/>
              </w:rPr>
            </w:pPr>
            <w:ins w:id="974" w:author="Munish K" w:date="2023-09-13T22:47:00Z">
              <w:r>
                <w:rPr>
                  <w:rFonts w:eastAsia="Times New Roman" w:cs="Arial"/>
                  <w:color w:val="404040"/>
                  <w:sz w:val="19"/>
                  <w:szCs w:val="19"/>
                  <w:lang w:val="en-GB" w:eastAsia="ko-KR"/>
                </w:rPr>
                <w:t>Payback period</w:t>
              </w:r>
            </w:ins>
          </w:p>
        </w:tc>
      </w:tr>
      <w:tr w:rsidR="00541CFA" w:rsidRPr="003B5971" w14:paraId="236AE7AF" w14:textId="77777777" w:rsidTr="00253241">
        <w:trPr>
          <w:trHeight w:val="300"/>
        </w:trPr>
        <w:tc>
          <w:tcPr>
            <w:tcW w:w="605" w:type="pct"/>
            <w:tcBorders>
              <w:top w:val="nil"/>
              <w:left w:val="nil"/>
              <w:bottom w:val="nil"/>
              <w:right w:val="nil"/>
            </w:tcBorders>
            <w:shd w:val="clear" w:color="auto" w:fill="auto"/>
            <w:noWrap/>
            <w:vAlign w:val="center"/>
          </w:tcPr>
          <w:p w14:paraId="08BF5A18" w14:textId="77777777" w:rsidR="00541CFA" w:rsidRPr="003B5971" w:rsidRDefault="00541CFA" w:rsidP="00AB67DC">
            <w:pPr>
              <w:rPr>
                <w:rFonts w:eastAsia="Times New Roman" w:cs="Arial"/>
                <w:b/>
                <w:bCs/>
                <w:color w:val="404040"/>
                <w:sz w:val="19"/>
                <w:szCs w:val="19"/>
                <w:lang w:eastAsia="ko-KR"/>
              </w:rPr>
            </w:pPr>
            <w:proofErr w:type="spellStart"/>
            <w:r>
              <w:rPr>
                <w:rFonts w:eastAsia="Times New Roman" w:cs="Arial"/>
                <w:b/>
                <w:bCs/>
                <w:color w:val="404040"/>
                <w:sz w:val="19"/>
                <w:szCs w:val="19"/>
                <w:lang w:eastAsia="ko-KR"/>
              </w:rPr>
              <w:t>Twh</w:t>
            </w:r>
            <w:proofErr w:type="spellEnd"/>
          </w:p>
        </w:tc>
        <w:tc>
          <w:tcPr>
            <w:tcW w:w="4395" w:type="pct"/>
            <w:tcBorders>
              <w:top w:val="nil"/>
              <w:left w:val="nil"/>
              <w:bottom w:val="nil"/>
              <w:right w:val="nil"/>
            </w:tcBorders>
            <w:shd w:val="clear" w:color="auto" w:fill="auto"/>
            <w:noWrap/>
            <w:vAlign w:val="center"/>
          </w:tcPr>
          <w:p w14:paraId="2FEFF3DB" w14:textId="77777777" w:rsidR="00541CFA" w:rsidRPr="003B5971" w:rsidRDefault="00541CFA" w:rsidP="00AB67DC">
            <w:pPr>
              <w:rPr>
                <w:rFonts w:eastAsia="Times New Roman" w:cs="Arial"/>
                <w:color w:val="404040"/>
                <w:sz w:val="19"/>
                <w:szCs w:val="19"/>
                <w:lang w:eastAsia="ko-KR"/>
              </w:rPr>
            </w:pPr>
            <w:proofErr w:type="spellStart"/>
            <w:r>
              <w:rPr>
                <w:rFonts w:eastAsia="Times New Roman" w:cs="Arial"/>
                <w:color w:val="404040"/>
                <w:sz w:val="19"/>
                <w:szCs w:val="19"/>
                <w:lang w:eastAsia="ko-KR"/>
              </w:rPr>
              <w:t>Terrawatt</w:t>
            </w:r>
            <w:proofErr w:type="spellEnd"/>
            <w:r>
              <w:rPr>
                <w:rFonts w:eastAsia="Times New Roman" w:cs="Arial"/>
                <w:color w:val="404040"/>
                <w:sz w:val="19"/>
                <w:szCs w:val="19"/>
                <w:lang w:eastAsia="ko-KR"/>
              </w:rPr>
              <w:t>-hour</w:t>
            </w:r>
          </w:p>
        </w:tc>
      </w:tr>
      <w:tr w:rsidR="00541CFA" w:rsidRPr="003B5971" w14:paraId="4F14DA99" w14:textId="77777777" w:rsidTr="00253241">
        <w:trPr>
          <w:trHeight w:val="300"/>
        </w:trPr>
        <w:tc>
          <w:tcPr>
            <w:tcW w:w="605" w:type="pct"/>
            <w:tcBorders>
              <w:top w:val="nil"/>
              <w:left w:val="nil"/>
              <w:bottom w:val="nil"/>
              <w:right w:val="nil"/>
            </w:tcBorders>
            <w:shd w:val="clear" w:color="auto" w:fill="auto"/>
            <w:noWrap/>
            <w:vAlign w:val="center"/>
          </w:tcPr>
          <w:p w14:paraId="5746F738" w14:textId="77777777" w:rsidR="00541CFA" w:rsidRDefault="00541CFA" w:rsidP="00AB67DC">
            <w:pPr>
              <w:rPr>
                <w:rFonts w:eastAsia="Times New Roman" w:cs="Arial"/>
                <w:b/>
                <w:bCs/>
                <w:color w:val="404040"/>
                <w:sz w:val="19"/>
                <w:szCs w:val="19"/>
                <w:lang w:val="en-GB" w:eastAsia="ko-KR"/>
              </w:rPr>
            </w:pPr>
            <w:proofErr w:type="spellStart"/>
            <w:r>
              <w:rPr>
                <w:rFonts w:eastAsia="Times New Roman" w:cs="Arial"/>
                <w:b/>
                <w:bCs/>
                <w:color w:val="404040"/>
                <w:sz w:val="19"/>
                <w:szCs w:val="19"/>
                <w:lang w:val="en-GB" w:eastAsia="ko-KR"/>
              </w:rPr>
              <w:t>Wp</w:t>
            </w:r>
            <w:proofErr w:type="spellEnd"/>
          </w:p>
        </w:tc>
        <w:tc>
          <w:tcPr>
            <w:tcW w:w="4395" w:type="pct"/>
            <w:tcBorders>
              <w:top w:val="nil"/>
              <w:left w:val="nil"/>
              <w:bottom w:val="nil"/>
              <w:right w:val="nil"/>
            </w:tcBorders>
            <w:shd w:val="clear" w:color="auto" w:fill="auto"/>
            <w:noWrap/>
            <w:vAlign w:val="center"/>
          </w:tcPr>
          <w:p w14:paraId="58870698"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Watt peak</w:t>
            </w:r>
          </w:p>
        </w:tc>
      </w:tr>
    </w:tbl>
    <w:p w14:paraId="70ABC717" w14:textId="34098D18" w:rsidR="00271379" w:rsidRDefault="00271379"/>
    <w:p w14:paraId="6228030A" w14:textId="6FEE0F62" w:rsidR="00A05E90" w:rsidRDefault="00271379">
      <w:r>
        <w:br w:type="page"/>
      </w:r>
    </w:p>
    <w:sdt>
      <w:sdtPr>
        <w:rPr>
          <w:rFonts w:eastAsiaTheme="minorEastAsia"/>
          <w:b w:val="0"/>
          <w:sz w:val="24"/>
        </w:rPr>
        <w:id w:val="-33050045"/>
        <w:docPartObj>
          <w:docPartGallery w:val="Bibliographies"/>
          <w:docPartUnique/>
        </w:docPartObj>
      </w:sdtPr>
      <w:sdtEndPr/>
      <w:sdtContent>
        <w:p w14:paraId="4C792D8A" w14:textId="2EAB5C63" w:rsidR="00DA7B24" w:rsidRDefault="00DA7B24">
          <w:pPr>
            <w:pStyle w:val="Heading1"/>
          </w:pPr>
          <w:r>
            <w:t>References</w:t>
          </w:r>
        </w:p>
        <w:sdt>
          <w:sdtPr>
            <w:id w:val="-573587230"/>
            <w:bibliography/>
          </w:sdtPr>
          <w:sdtEndPr/>
          <w:sdtContent>
            <w:p w14:paraId="270B757F" w14:textId="77777777" w:rsidR="009F4342" w:rsidRDefault="00DA7B24" w:rsidP="009F4342">
              <w:pPr>
                <w:pStyle w:val="Bibliography"/>
                <w:ind w:left="720" w:hanging="720"/>
                <w:rPr>
                  <w:noProof/>
                </w:rPr>
              </w:pPr>
              <w:r>
                <w:fldChar w:fldCharType="begin"/>
              </w:r>
              <w:r>
                <w:instrText xml:space="preserve"> BIBLIOGRAPHY </w:instrText>
              </w:r>
              <w:r>
                <w:fldChar w:fldCharType="separate"/>
              </w:r>
              <w:r w:rsidR="009F4342">
                <w:rPr>
                  <w:noProof/>
                </w:rPr>
                <w:t xml:space="preserve">Damodaran, A. (2021). </w:t>
              </w:r>
              <w:r w:rsidR="009F4342">
                <w:rPr>
                  <w:i/>
                  <w:iCs/>
                  <w:noProof/>
                </w:rPr>
                <w:t>Country Risk: Determinants, Measures and Impications - The 2021 Edition.</w:t>
              </w:r>
              <w:r w:rsidR="009F4342">
                <w:rPr>
                  <w:noProof/>
                </w:rPr>
                <w:t xml:space="preserve"> New York, USA: Stern School of Business.</w:t>
              </w:r>
            </w:p>
            <w:p w14:paraId="7DA74407" w14:textId="77777777" w:rsidR="009F4342" w:rsidRDefault="009F4342" w:rsidP="009F4342">
              <w:pPr>
                <w:pStyle w:val="Bibliography"/>
                <w:ind w:left="720" w:hanging="720"/>
                <w:rPr>
                  <w:noProof/>
                </w:rPr>
              </w:pPr>
              <w:r>
                <w:rPr>
                  <w:noProof/>
                </w:rPr>
                <w:t xml:space="preserve">Department of Climate Change, Energy, the Environment, and Water. (2022). </w:t>
              </w:r>
              <w:r>
                <w:rPr>
                  <w:i/>
                  <w:iCs/>
                  <w:noProof/>
                </w:rPr>
                <w:t>National Greenhouse Accounts Factors: 2022.</w:t>
              </w:r>
              <w:r>
                <w:rPr>
                  <w:noProof/>
                </w:rPr>
                <w:t xml:space="preserve"> Retrieved from https://www.dcceew.gov.au/climate-change/publications/national-greenhouse-accounts-factors-2022</w:t>
              </w:r>
            </w:p>
            <w:p w14:paraId="14E9B7E8" w14:textId="77777777" w:rsidR="009F4342" w:rsidRDefault="009F4342" w:rsidP="009F4342">
              <w:pPr>
                <w:pStyle w:val="Bibliography"/>
                <w:ind w:left="720" w:hanging="720"/>
                <w:rPr>
                  <w:noProof/>
                </w:rPr>
              </w:pPr>
              <w:r>
                <w:rPr>
                  <w:noProof/>
                </w:rPr>
                <w:t xml:space="preserve">Emilsson, E., &amp; Dahllöf, L. (2019). </w:t>
              </w:r>
              <w:r>
                <w:rPr>
                  <w:i/>
                  <w:iCs/>
                  <w:noProof/>
                </w:rPr>
                <w:t>Lithium-Ion Vehicle Battery Production.</w:t>
              </w:r>
              <w:r>
                <w:rPr>
                  <w:noProof/>
                </w:rPr>
                <w:t xml:space="preserve"> Stockholm, Sweden: IVL Swedish Environmental Research Institute. Retrieved from https://www.ivl.se/download/18.34244ba71728fcb3f3faf9/1591706083170/C444.pdf</w:t>
              </w:r>
            </w:p>
            <w:p w14:paraId="65410064" w14:textId="77777777" w:rsidR="009F4342" w:rsidRDefault="009F4342" w:rsidP="009F4342">
              <w:pPr>
                <w:pStyle w:val="Bibliography"/>
                <w:ind w:left="720" w:hanging="720"/>
                <w:rPr>
                  <w:noProof/>
                </w:rPr>
              </w:pPr>
              <w:r>
                <w:rPr>
                  <w:noProof/>
                </w:rPr>
                <w:t xml:space="preserve">Frankl, P., Menichetti, E., Raugei, M., Lombardelli, S., &amp; Prennushi, G. (2005). </w:t>
              </w:r>
              <w:r>
                <w:rPr>
                  <w:i/>
                  <w:iCs/>
                  <w:noProof/>
                </w:rPr>
                <w:t>Final report on technical data, costs and life cycle inventories of PV applications.</w:t>
              </w:r>
              <w:r>
                <w:rPr>
                  <w:noProof/>
                </w:rPr>
                <w:t xml:space="preserve"> Deliverable 11.2-RS Ia of the NEEDS (New Energy Externalities Development for Sustainability) Integrated Project, Rome, Italy.</w:t>
              </w:r>
            </w:p>
            <w:p w14:paraId="09B8F69D" w14:textId="77777777" w:rsidR="009F4342" w:rsidRDefault="009F4342" w:rsidP="009F4342">
              <w:pPr>
                <w:pStyle w:val="Bibliography"/>
                <w:ind w:left="720" w:hanging="720"/>
                <w:rPr>
                  <w:noProof/>
                </w:rPr>
              </w:pPr>
              <w:r>
                <w:rPr>
                  <w:noProof/>
                </w:rPr>
                <w:t xml:space="preserve">Global Solar Atlas. (n.d.). </w:t>
              </w:r>
              <w:r>
                <w:rPr>
                  <w:i/>
                  <w:iCs/>
                  <w:noProof/>
                </w:rPr>
                <w:t>Global Solar Atlas 2.0</w:t>
              </w:r>
              <w:r>
                <w:rPr>
                  <w:noProof/>
                </w:rPr>
                <w:t>. Retrieved from Global Solar Atlas: https://globalsolaratlas.info</w:t>
              </w:r>
            </w:p>
            <w:p w14:paraId="17D9A94C" w14:textId="77777777" w:rsidR="009F4342" w:rsidRDefault="009F4342" w:rsidP="009F4342">
              <w:pPr>
                <w:pStyle w:val="Bibliography"/>
                <w:ind w:left="720" w:hanging="720"/>
                <w:rPr>
                  <w:noProof/>
                </w:rPr>
              </w:pPr>
              <w:r>
                <w:rPr>
                  <w:noProof/>
                </w:rPr>
                <w:t xml:space="preserve">Harrison, G. P., Maclean, E. J., Karamanlis, S., &amp; Ochoa, L. F. (2010). Life cycle assessment of the transmission network in Great Britain. </w:t>
              </w:r>
              <w:r>
                <w:rPr>
                  <w:i/>
                  <w:iCs/>
                  <w:noProof/>
                </w:rPr>
                <w:t>Energy Policy</w:t>
              </w:r>
              <w:r>
                <w:rPr>
                  <w:noProof/>
                </w:rPr>
                <w:t>, 3622-3631. doi:10.1016/j.enpol.2010.02.039</w:t>
              </w:r>
            </w:p>
            <w:p w14:paraId="14408E4C" w14:textId="77777777" w:rsidR="009F4342" w:rsidRDefault="009F4342" w:rsidP="009F4342">
              <w:pPr>
                <w:pStyle w:val="Bibliography"/>
                <w:ind w:left="720" w:hanging="720"/>
                <w:rPr>
                  <w:noProof/>
                </w:rPr>
              </w:pPr>
              <w:r>
                <w:rPr>
                  <w:noProof/>
                </w:rPr>
                <w:t xml:space="preserve">Huawei. (2020). </w:t>
              </w:r>
              <w:r>
                <w:rPr>
                  <w:i/>
                  <w:iCs/>
                  <w:noProof/>
                </w:rPr>
                <w:t>Product Carbon Footprint Report.</w:t>
              </w:r>
              <w:r>
                <w:rPr>
                  <w:noProof/>
                </w:rPr>
                <w:t xml:space="preserve"> Shenzhen, China: Huawei.</w:t>
              </w:r>
            </w:p>
            <w:p w14:paraId="0B9FAA3E" w14:textId="77777777" w:rsidR="009F4342" w:rsidRDefault="009F4342" w:rsidP="009F4342">
              <w:pPr>
                <w:pStyle w:val="Bibliography"/>
                <w:ind w:left="720" w:hanging="720"/>
                <w:rPr>
                  <w:noProof/>
                </w:rPr>
              </w:pPr>
              <w:r>
                <w:rPr>
                  <w:noProof/>
                </w:rPr>
                <w:t xml:space="preserve">IEA. (2022). </w:t>
              </w:r>
              <w:r>
                <w:rPr>
                  <w:i/>
                  <w:iCs/>
                  <w:noProof/>
                </w:rPr>
                <w:t>Renewables 2022.</w:t>
              </w:r>
              <w:r>
                <w:rPr>
                  <w:noProof/>
                </w:rPr>
                <w:t xml:space="preserve"> IEA Publications.</w:t>
              </w:r>
            </w:p>
            <w:p w14:paraId="0752BB95" w14:textId="77777777" w:rsidR="009F4342" w:rsidRDefault="009F4342" w:rsidP="009F4342">
              <w:pPr>
                <w:pStyle w:val="Bibliography"/>
                <w:ind w:left="720" w:hanging="720"/>
                <w:rPr>
                  <w:noProof/>
                </w:rPr>
              </w:pPr>
              <w:r>
                <w:rPr>
                  <w:noProof/>
                </w:rPr>
                <w:t xml:space="preserve">IEA. (2023). </w:t>
              </w:r>
              <w:r>
                <w:rPr>
                  <w:i/>
                  <w:iCs/>
                  <w:noProof/>
                </w:rPr>
                <w:t>Solar PV</w:t>
              </w:r>
              <w:r>
                <w:rPr>
                  <w:noProof/>
                </w:rPr>
                <w:t>. Retrieved from International Energy Agency: https://www.iea.org/energy-system/renewables/solar-pv</w:t>
              </w:r>
            </w:p>
            <w:p w14:paraId="0BF2F94E" w14:textId="77777777" w:rsidR="009F4342" w:rsidRDefault="009F4342" w:rsidP="009F4342">
              <w:pPr>
                <w:pStyle w:val="Bibliography"/>
                <w:ind w:left="720" w:hanging="720"/>
                <w:rPr>
                  <w:noProof/>
                </w:rPr>
              </w:pPr>
              <w:r>
                <w:rPr>
                  <w:noProof/>
                </w:rPr>
                <w:t xml:space="preserve">IRAS. (n.d.). </w:t>
              </w:r>
              <w:r>
                <w:rPr>
                  <w:i/>
                  <w:iCs/>
                  <w:noProof/>
                </w:rPr>
                <w:t>Corporate Income Tax Rates</w:t>
              </w:r>
              <w:r>
                <w:rPr>
                  <w:noProof/>
                </w:rPr>
                <w:t>. Retrieved from Inland Revenue Authority of Singapore : https://www.iras.gov.sg/quick-links/tax-rates/corporate-income-tax-rates</w:t>
              </w:r>
            </w:p>
            <w:p w14:paraId="0352E554" w14:textId="77777777" w:rsidR="009F4342" w:rsidRDefault="009F4342" w:rsidP="009F4342">
              <w:pPr>
                <w:pStyle w:val="Bibliography"/>
                <w:ind w:left="720" w:hanging="720"/>
                <w:rPr>
                  <w:noProof/>
                </w:rPr>
              </w:pPr>
              <w:r>
                <w:rPr>
                  <w:noProof/>
                </w:rPr>
                <w:t xml:space="preserve">Kessler, W. (2017). Comparing energy payback and simple payback period for solar photovoltaic systems. </w:t>
              </w:r>
              <w:r>
                <w:rPr>
                  <w:i/>
                  <w:iCs/>
                  <w:noProof/>
                </w:rPr>
                <w:t>E3S Web of Conferences</w:t>
              </w:r>
              <w:r>
                <w:rPr>
                  <w:noProof/>
                </w:rPr>
                <w:t xml:space="preserve"> (p. 80). EDP Sciences. doi:https://doi.org/10.1051/e3sconf/20172200080</w:t>
              </w:r>
            </w:p>
            <w:p w14:paraId="1E347FA4" w14:textId="77777777" w:rsidR="009F4342" w:rsidRDefault="009F4342" w:rsidP="009F4342">
              <w:pPr>
                <w:pStyle w:val="Bibliography"/>
                <w:ind w:left="720" w:hanging="720"/>
                <w:rPr>
                  <w:noProof/>
                </w:rPr>
              </w:pPr>
              <w:r>
                <w:rPr>
                  <w:noProof/>
                </w:rPr>
                <w:t xml:space="preserve">Marimuthu, C., Kirubakaran, V., &amp; Rajasekaran, R. (2014). Energy pay back period and carbon pay back period for solar photovoltaic power plant. </w:t>
              </w:r>
              <w:r>
                <w:rPr>
                  <w:i/>
                  <w:iCs/>
                  <w:noProof/>
                </w:rPr>
                <w:t>Gas, 20</w:t>
              </w:r>
              <w:r>
                <w:rPr>
                  <w:noProof/>
                </w:rPr>
                <w:t>, 9-81.</w:t>
              </w:r>
            </w:p>
            <w:p w14:paraId="5F116BEE" w14:textId="77777777" w:rsidR="009F4342" w:rsidRDefault="009F4342" w:rsidP="009F4342">
              <w:pPr>
                <w:pStyle w:val="Bibliography"/>
                <w:ind w:left="720" w:hanging="720"/>
                <w:rPr>
                  <w:noProof/>
                </w:rPr>
              </w:pPr>
              <w:r>
                <w:rPr>
                  <w:noProof/>
                </w:rPr>
                <w:t xml:space="preserve">OCBC. (2022). </w:t>
              </w:r>
              <w:r>
                <w:rPr>
                  <w:i/>
                  <w:iCs/>
                  <w:noProof/>
                </w:rPr>
                <w:t>Interest Rate Forecasts (Aug).</w:t>
              </w:r>
              <w:r>
                <w:rPr>
                  <w:noProof/>
                </w:rPr>
                <w:t xml:space="preserve"> OCBC Treasury Research. Retrieved from https://www.ocbc.com/iwov-resources/sg/ocbc/gbc/pdf/fx%20outlook/interest%20rates/interest%20rate%20and%20bond%20yields%20forecast%20(aug%2022).pdf</w:t>
              </w:r>
            </w:p>
            <w:p w14:paraId="3A666087" w14:textId="77777777" w:rsidR="009F4342" w:rsidRDefault="009F4342" w:rsidP="009F4342">
              <w:pPr>
                <w:pStyle w:val="Bibliography"/>
                <w:ind w:left="720" w:hanging="720"/>
                <w:rPr>
                  <w:noProof/>
                </w:rPr>
              </w:pPr>
              <w:r>
                <w:rPr>
                  <w:noProof/>
                </w:rPr>
                <w:t xml:space="preserve">Paton, C., Tan, C., &amp; Reindl, T. (2019). </w:t>
              </w:r>
              <w:r>
                <w:rPr>
                  <w:i/>
                  <w:iCs/>
                  <w:noProof/>
                </w:rPr>
                <w:t>Solar Economics Handbook of Singapore.</w:t>
              </w:r>
              <w:r>
                <w:rPr>
                  <w:noProof/>
                </w:rPr>
                <w:t xml:space="preserve"> Singapore: Solar Energy Research Institute of Singapore (SERIS).</w:t>
              </w:r>
            </w:p>
            <w:p w14:paraId="0491F76F" w14:textId="77777777" w:rsidR="009F4342" w:rsidRDefault="009F4342" w:rsidP="009F4342">
              <w:pPr>
                <w:pStyle w:val="Bibliography"/>
                <w:ind w:left="720" w:hanging="720"/>
                <w:rPr>
                  <w:noProof/>
                </w:rPr>
              </w:pPr>
              <w:r>
                <w:rPr>
                  <w:noProof/>
                </w:rPr>
                <w:t xml:space="preserve">Romare, M., &amp; Dahllöf, L. (2017). </w:t>
              </w:r>
              <w:r>
                <w:rPr>
                  <w:i/>
                  <w:iCs/>
                  <w:noProof/>
                </w:rPr>
                <w:t>The life cycle energy consumption and greenhouse gas emissions from lithium-ion batteries.</w:t>
              </w:r>
              <w:r>
                <w:rPr>
                  <w:noProof/>
                </w:rPr>
                <w:t xml:space="preserve"> Stockholm, Sweden: IVL Swedish </w:t>
              </w:r>
              <w:r>
                <w:rPr>
                  <w:noProof/>
                </w:rPr>
                <w:lastRenderedPageBreak/>
                <w:t>Environmental Research Institute. Retrieved from https://www.ivl.se/download/18.34244ba71728fcb3f3fa2f/1591705755278/C243.pdf</w:t>
              </w:r>
            </w:p>
            <w:p w14:paraId="6ECE0F60" w14:textId="77777777" w:rsidR="009F4342" w:rsidRDefault="009F4342" w:rsidP="009F4342">
              <w:pPr>
                <w:pStyle w:val="Bibliography"/>
                <w:ind w:left="720" w:hanging="720"/>
                <w:rPr>
                  <w:noProof/>
                </w:rPr>
              </w:pPr>
              <w:r>
                <w:rPr>
                  <w:noProof/>
                </w:rPr>
                <w:t xml:space="preserve">Suphahitanukool, C., Hunsacharoonroj, I., Usapein, P., Khedari, J., Waewsak, J., &amp; Hirunlabh, J. (2018). An Evaluation of Economic Potential Solar Photovoltaic Farm in Thailand: Case study of Polycrystalline Silicon and Amorphous Silicon Thin Film. </w:t>
              </w:r>
              <w:r>
                <w:rPr>
                  <w:i/>
                  <w:iCs/>
                  <w:noProof/>
                </w:rPr>
                <w:t>International Journal of Energy Economics and Policy, 8</w:t>
              </w:r>
              <w:r>
                <w:rPr>
                  <w:noProof/>
                </w:rPr>
                <w:t>(4), 33-41.</w:t>
              </w:r>
            </w:p>
            <w:p w14:paraId="7230BC99" w14:textId="77777777" w:rsidR="009F4342" w:rsidRDefault="009F4342" w:rsidP="009F4342">
              <w:pPr>
                <w:pStyle w:val="Bibliography"/>
                <w:ind w:left="720" w:hanging="720"/>
                <w:rPr>
                  <w:noProof/>
                </w:rPr>
              </w:pPr>
              <w:r>
                <w:rPr>
                  <w:noProof/>
                </w:rPr>
                <w:t xml:space="preserve">Yue, D., You, F., &amp; Darling, S. B. (2014). Domestic and overseas manufacturing scenarios of silicon-based photovoltaics: Life cycle energy and environmental comparative analysis. </w:t>
              </w:r>
              <w:r>
                <w:rPr>
                  <w:i/>
                  <w:iCs/>
                  <w:noProof/>
                </w:rPr>
                <w:t>Solar Energy, 105</w:t>
              </w:r>
              <w:r>
                <w:rPr>
                  <w:noProof/>
                </w:rPr>
                <w:t>, 669-678. doi:10.1016/j.solener.2014.04.008</w:t>
              </w:r>
            </w:p>
            <w:p w14:paraId="5FD4EC22" w14:textId="2C46AEC4" w:rsidR="00DA7B24" w:rsidRDefault="00DA7B24" w:rsidP="009F4342">
              <w:r>
                <w:rPr>
                  <w:b/>
                  <w:bCs/>
                  <w:noProof/>
                </w:rPr>
                <w:fldChar w:fldCharType="end"/>
              </w:r>
            </w:p>
          </w:sdtContent>
        </w:sdt>
      </w:sdtContent>
    </w:sdt>
    <w:p w14:paraId="5A857227" w14:textId="77777777" w:rsidR="00420907" w:rsidRDefault="00420907" w:rsidP="005A6DBD">
      <w:pPr>
        <w:jc w:val="both"/>
      </w:pPr>
    </w:p>
    <w:sectPr w:rsidR="00420907">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Munish K" w:date="2023-09-13T21:03:00Z" w:initials="MK">
    <w:p w14:paraId="2C8374DC" w14:textId="430E7C03" w:rsidR="007A2D72" w:rsidRDefault="007A2D72">
      <w:pPr>
        <w:pStyle w:val="CommentText"/>
      </w:pPr>
      <w:r>
        <w:rPr>
          <w:rStyle w:val="CommentReference"/>
        </w:rPr>
        <w:annotationRef/>
      </w:r>
      <w:r>
        <w:t>British spelling. No “z”</w:t>
      </w:r>
    </w:p>
  </w:comment>
  <w:comment w:id="81" w:author="Munish K" w:date="2023-09-13T21:06:00Z" w:initials="MK">
    <w:p w14:paraId="294ECC74" w14:textId="77FB0E76" w:rsidR="007A2D72" w:rsidRDefault="007A2D72">
      <w:pPr>
        <w:pStyle w:val="CommentText"/>
      </w:pPr>
      <w:r>
        <w:rPr>
          <w:rStyle w:val="CommentReference"/>
        </w:rPr>
        <w:annotationRef/>
      </w:r>
      <w:r>
        <w:t>A bit redundant to say “just last year” when you are also going to state the year</w:t>
      </w:r>
    </w:p>
  </w:comment>
  <w:comment w:id="87" w:author="Munish K" w:date="2023-09-13T21:08:00Z" w:initials="MK">
    <w:p w14:paraId="53145B2F" w14:textId="2F92DF62" w:rsidR="001733FB" w:rsidRDefault="001733FB">
      <w:pPr>
        <w:pStyle w:val="CommentText"/>
      </w:pPr>
      <w:r>
        <w:rPr>
          <w:rStyle w:val="CommentReference"/>
        </w:rPr>
        <w:annotationRef/>
      </w:r>
      <w:r>
        <w:t>Would be nice to put a plot here, just to prove this point</w:t>
      </w:r>
    </w:p>
  </w:comment>
  <w:comment w:id="88" w:author="Munish K" w:date="2023-09-13T21:09:00Z" w:initials="MK">
    <w:p w14:paraId="0F41BB89" w14:textId="0C093AB5" w:rsidR="001733FB" w:rsidRDefault="001733FB">
      <w:pPr>
        <w:pStyle w:val="CommentText"/>
      </w:pPr>
      <w:r>
        <w:rPr>
          <w:rStyle w:val="CommentReference"/>
        </w:rPr>
        <w:annotationRef/>
      </w:r>
      <w:r>
        <w:t>This is repetitive.</w:t>
      </w:r>
    </w:p>
  </w:comment>
  <w:comment w:id="103" w:author="Munish K" w:date="2023-09-13T21:10:00Z" w:initials="MK">
    <w:p w14:paraId="6D7F8E75" w14:textId="2D66D3B4" w:rsidR="001733FB" w:rsidRDefault="001733FB">
      <w:pPr>
        <w:pStyle w:val="CommentText"/>
      </w:pPr>
      <w:r>
        <w:rPr>
          <w:rStyle w:val="CommentReference"/>
        </w:rPr>
        <w:annotationRef/>
      </w:r>
      <w:r>
        <w:t xml:space="preserve">The ref order </w:t>
      </w:r>
      <w:proofErr w:type="gramStart"/>
      <w:r>
        <w:t>are</w:t>
      </w:r>
      <w:proofErr w:type="gramEnd"/>
      <w:r>
        <w:t xml:space="preserve"> a bit weird. One is more recent than the other. </w:t>
      </w:r>
      <w:proofErr w:type="gramStart"/>
      <w:r>
        <w:t>So</w:t>
      </w:r>
      <w:proofErr w:type="gramEnd"/>
      <w:r>
        <w:t xml:space="preserve"> I combined them here.</w:t>
      </w:r>
    </w:p>
  </w:comment>
  <w:comment w:id="105" w:author="Munish K" w:date="2023-09-13T21:06:00Z" w:initials="MK">
    <w:p w14:paraId="6A454465" w14:textId="77777777" w:rsidR="00483B35" w:rsidRDefault="00483B35" w:rsidP="00483B35">
      <w:pPr>
        <w:pStyle w:val="CommentText"/>
      </w:pPr>
      <w:r>
        <w:rPr>
          <w:rStyle w:val="CommentReference"/>
        </w:rPr>
        <w:annotationRef/>
      </w:r>
      <w:r>
        <w:t>A bit redundant to say “just last year” when you are also going to state the year</w:t>
      </w:r>
    </w:p>
  </w:comment>
  <w:comment w:id="170" w:author="Kumar, Munish" w:date="2023-06-21T19:04:00Z" w:initials="KM">
    <w:p w14:paraId="5DBE79A2" w14:textId="2814F09B" w:rsidR="004C15AA" w:rsidRDefault="004C15AA">
      <w:pPr>
        <w:pStyle w:val="CommentText"/>
      </w:pPr>
      <w:r>
        <w:rPr>
          <w:rStyle w:val="CommentReference"/>
        </w:rPr>
        <w:annotationRef/>
      </w:r>
      <w:r>
        <w:t>Look what I wrote in the abstract and adjust accordingly, but you are on the right track</w:t>
      </w:r>
    </w:p>
  </w:comment>
  <w:comment w:id="171" w:author="Ryan Lazaroo" w:date="2023-09-13T02:52:00Z" w:initials="RL">
    <w:p w14:paraId="70558CB9" w14:textId="77777777" w:rsidR="004E3688" w:rsidRDefault="004E3688" w:rsidP="000D5716">
      <w:pPr>
        <w:pStyle w:val="CommentText"/>
      </w:pPr>
      <w:r>
        <w:rPr>
          <w:rStyle w:val="CommentReference"/>
        </w:rPr>
        <w:annotationRef/>
      </w:r>
      <w:r>
        <w:t>Adjusted it to be more of a prospective than "hypothetical" farm here too</w:t>
      </w:r>
    </w:p>
  </w:comment>
  <w:comment w:id="222" w:author="Ryan Lazaroo" w:date="2023-09-13T03:24:00Z" w:initials="RL">
    <w:p w14:paraId="7DC0549B" w14:textId="77777777" w:rsidR="009E6771" w:rsidRDefault="009E6771" w:rsidP="00E341A6">
      <w:pPr>
        <w:pStyle w:val="CommentText"/>
      </w:pPr>
      <w:r>
        <w:rPr>
          <w:rStyle w:val="CommentReference"/>
        </w:rPr>
        <w:annotationRef/>
      </w:r>
      <w:r>
        <w:t>Tried to demonstrate the benefit to investors early on here, also reiterate it in the conclusion</w:t>
      </w:r>
    </w:p>
  </w:comment>
  <w:comment w:id="223" w:author="Munish K" w:date="2023-09-13T21:32:00Z" w:initials="MK">
    <w:p w14:paraId="4854D7D8" w14:textId="35AA14C6" w:rsidR="007A3602" w:rsidRDefault="007A3602">
      <w:pPr>
        <w:pStyle w:val="CommentText"/>
      </w:pPr>
      <w:r>
        <w:rPr>
          <w:rStyle w:val="CommentReference"/>
        </w:rPr>
        <w:annotationRef/>
      </w:r>
      <w:r>
        <w:t>Try to keep it simple. Don’t elaborate too much. Let people form their own conclusion</w:t>
      </w:r>
    </w:p>
  </w:comment>
  <w:comment w:id="290" w:author="Munish K" w:date="2023-09-13T21:49:00Z" w:initials="MK">
    <w:p w14:paraId="23AB3102" w14:textId="3C4FA39F" w:rsidR="00121BA3" w:rsidRDefault="00121BA3">
      <w:pPr>
        <w:pStyle w:val="CommentText"/>
      </w:pPr>
      <w:r>
        <w:rPr>
          <w:rStyle w:val="CommentReference"/>
        </w:rPr>
        <w:annotationRef/>
      </w:r>
      <w:r>
        <w:t>Put a reference in here pls</w:t>
      </w:r>
    </w:p>
  </w:comment>
  <w:comment w:id="333" w:author="Munish K" w:date="2023-09-13T22:08:00Z" w:initials="MK">
    <w:p w14:paraId="0B86876B" w14:textId="0FFDF1A1" w:rsidR="00251B5B" w:rsidRDefault="00251B5B">
      <w:pPr>
        <w:pStyle w:val="CommentText"/>
      </w:pPr>
      <w:r w:rsidRPr="00251B5B">
        <w:rPr>
          <w:rStyle w:val="CommentReference"/>
        </w:rPr>
        <w:annotationRef/>
      </w:r>
      <w:r>
        <w:t xml:space="preserve">Put all these in as </w:t>
      </w:r>
      <w:proofErr w:type="spellStart"/>
      <w:r>
        <w:t>referenes</w:t>
      </w:r>
      <w:proofErr w:type="spellEnd"/>
      <w:r>
        <w:t>.</w:t>
      </w:r>
    </w:p>
    <w:p w14:paraId="520218E1" w14:textId="77777777" w:rsidR="00251B5B" w:rsidRDefault="00251B5B">
      <w:pPr>
        <w:pStyle w:val="CommentText"/>
      </w:pPr>
    </w:p>
    <w:p w14:paraId="2C6B1EA3" w14:textId="77777777" w:rsidR="00577914" w:rsidRDefault="00251B5B">
      <w:pPr>
        <w:pStyle w:val="CommentText"/>
      </w:pPr>
      <w:r w:rsidRPr="00251B5B">
        <w:t>2009 American Petroleum Institute (API) Compendium of Greenhouse Gas Emissions Methodologies for the Oil and Natural Gas Industr</w:t>
      </w:r>
      <w:r w:rsidR="00577914">
        <w:t>y</w:t>
      </w:r>
    </w:p>
    <w:p w14:paraId="38C26BF9" w14:textId="24832A5C" w:rsidR="00577914" w:rsidRDefault="00577914">
      <w:pPr>
        <w:pStyle w:val="CommentText"/>
      </w:pPr>
    </w:p>
    <w:p w14:paraId="5BBEC593" w14:textId="77777777" w:rsidR="00577914" w:rsidRDefault="00251B5B">
      <w:pPr>
        <w:pStyle w:val="CommentText"/>
        <w:rPr>
          <w:lang w:val="en-US"/>
        </w:rPr>
      </w:pPr>
      <w:r w:rsidRPr="00251B5B">
        <w:t xml:space="preserve">2011 </w:t>
      </w:r>
      <w:r w:rsidRPr="00251B5B">
        <w:rPr>
          <w:lang w:val="en-US"/>
        </w:rPr>
        <w:t>Petroleum Industry Guidelines for reporting Greenhouse Gas Emissions (IPIECA, API &amp; IAOGP)</w:t>
      </w:r>
    </w:p>
    <w:p w14:paraId="7F058A55" w14:textId="77777777" w:rsidR="00577914" w:rsidRDefault="00577914">
      <w:pPr>
        <w:pStyle w:val="CommentText"/>
        <w:rPr>
          <w:lang w:val="en-US"/>
        </w:rPr>
      </w:pPr>
    </w:p>
    <w:p w14:paraId="20634D4A" w14:textId="77777777" w:rsidR="00577914" w:rsidRDefault="00251B5B">
      <w:pPr>
        <w:pStyle w:val="CommentText"/>
      </w:pPr>
      <w:r w:rsidRPr="00251B5B">
        <w:rPr>
          <w:lang w:val="en-US"/>
        </w:rPr>
        <w:t>2018 ISO 14064 - International Standards for environmental management, t</w:t>
      </w:r>
      <w:r w:rsidRPr="00251B5B">
        <w:t>o quantify, monitor, report and verify greenhouse gas emissions</w:t>
      </w:r>
    </w:p>
    <w:p w14:paraId="2F2BF3D3" w14:textId="77777777" w:rsidR="00577914" w:rsidRDefault="00577914">
      <w:pPr>
        <w:pStyle w:val="CommentText"/>
      </w:pPr>
    </w:p>
    <w:p w14:paraId="21DE752C" w14:textId="4435B2F1" w:rsidR="00251B5B" w:rsidRDefault="00251B5B">
      <w:pPr>
        <w:pStyle w:val="CommentText"/>
      </w:pPr>
      <w:r w:rsidRPr="00251B5B">
        <w:t>2020 Australian Government (Dept of Industry, Science, Energy &amp; Resources) National Greenhouse Accounts Factors.</w:t>
      </w:r>
      <w:r w:rsidRPr="00251B5B">
        <w:rPr>
          <w:rStyle w:val="CommentReference"/>
        </w:rPr>
        <w:annotationRef/>
      </w:r>
    </w:p>
  </w:comment>
  <w:comment w:id="336" w:author="Munish K" w:date="2023-09-13T22:07:00Z" w:initials="MK">
    <w:p w14:paraId="0EFFC8CA" w14:textId="6C5CF30E" w:rsidR="00251B5B" w:rsidRDefault="00251B5B">
      <w:pPr>
        <w:pStyle w:val="CommentText"/>
      </w:pPr>
      <w:r>
        <w:rPr>
          <w:rStyle w:val="CommentReference"/>
        </w:rPr>
        <w:annotationRef/>
      </w:r>
      <w:r>
        <w:rPr>
          <w:rStyle w:val="CommentReference"/>
        </w:rPr>
        <w:t>Put all these in as references.</w:t>
      </w:r>
    </w:p>
  </w:comment>
  <w:comment w:id="360" w:author="Munish K" w:date="2023-09-13T22:12:00Z" w:initials="MK">
    <w:p w14:paraId="226C4FA6" w14:textId="414D5E36" w:rsidR="00577914" w:rsidRDefault="00577914">
      <w:pPr>
        <w:pStyle w:val="CommentText"/>
      </w:pPr>
      <w:r>
        <w:rPr>
          <w:rStyle w:val="CommentReference"/>
        </w:rPr>
        <w:annotationRef/>
      </w:r>
      <w:r>
        <w:t>What is IPCC?</w:t>
      </w:r>
    </w:p>
  </w:comment>
  <w:comment w:id="871" w:author="Munish K" w:date="2023-09-13T22:26:00Z" w:initials="MK">
    <w:p w14:paraId="203F5D12" w14:textId="17B5A85C" w:rsidR="003D672C" w:rsidRDefault="003D672C">
      <w:pPr>
        <w:pStyle w:val="CommentText"/>
      </w:pPr>
      <w:r>
        <w:rPr>
          <w:rStyle w:val="CommentReference"/>
        </w:rPr>
        <w:annotationRef/>
      </w:r>
      <w:r>
        <w:t>What fonts are the tables supposed to be in? Can standardise?</w:t>
      </w:r>
    </w:p>
  </w:comment>
  <w:comment w:id="894" w:author="Munish K" w:date="2023-09-13T22:33:00Z" w:initials="MK">
    <w:p w14:paraId="42D955A8" w14:textId="62868F02" w:rsidR="00096672" w:rsidRDefault="00096672">
      <w:pPr>
        <w:pStyle w:val="CommentText"/>
      </w:pPr>
      <w:r>
        <w:rPr>
          <w:rStyle w:val="CommentReference"/>
        </w:rPr>
        <w:annotationRef/>
      </w:r>
      <w:r>
        <w:t>Can you do something about the yellow?</w:t>
      </w:r>
    </w:p>
  </w:comment>
  <w:comment w:id="896" w:author="Ryan Lazaroo" w:date="2023-09-13T02:24:00Z" w:initials="RL">
    <w:p w14:paraId="7DD681E4" w14:textId="77777777" w:rsidR="00636A92" w:rsidRDefault="00636A92" w:rsidP="00366DAC">
      <w:pPr>
        <w:pStyle w:val="CommentText"/>
      </w:pPr>
      <w:r>
        <w:rPr>
          <w:rStyle w:val="CommentReference"/>
        </w:rPr>
        <w:annotationRef/>
      </w:r>
      <w:r>
        <w:t>Not sure if it's confusing now with the 2 different "zero" points. Added a dotted line for the one below to highlight that's the difference between making profit and making loss below the line</w:t>
      </w:r>
    </w:p>
  </w:comment>
  <w:comment w:id="897" w:author="Munish K" w:date="2023-09-13T22:35:00Z" w:initials="MK">
    <w:p w14:paraId="5F292CBF" w14:textId="287EDFF4" w:rsidR="00096672" w:rsidRDefault="00096672">
      <w:pPr>
        <w:pStyle w:val="CommentText"/>
      </w:pPr>
      <w:r>
        <w:rPr>
          <w:rStyle w:val="CommentReference"/>
        </w:rPr>
        <w:annotationRef/>
      </w:r>
      <w:r>
        <w:t xml:space="preserve">I think its ok. </w:t>
      </w:r>
      <w:proofErr w:type="gramStart"/>
      <w:r>
        <w:t>Lets</w:t>
      </w:r>
      <w:proofErr w:type="gramEnd"/>
      <w:r>
        <w:t xml:space="preserve"> see what the reviewers say - </w:t>
      </w:r>
      <w:proofErr w:type="spellStart"/>
      <w:r>
        <w:t>hahaha</w:t>
      </w:r>
      <w:proofErr w:type="spellEnd"/>
    </w:p>
  </w:comment>
  <w:comment w:id="898" w:author="Munish K" w:date="2023-09-13T22:36:00Z" w:initials="MK">
    <w:p w14:paraId="2662567B" w14:textId="259C610F" w:rsidR="00096672" w:rsidRDefault="00096672">
      <w:pPr>
        <w:pStyle w:val="CommentText"/>
      </w:pPr>
      <w:r>
        <w:rPr>
          <w:rStyle w:val="CommentReference"/>
        </w:rPr>
        <w:annotationRef/>
      </w:r>
    </w:p>
  </w:comment>
  <w:comment w:id="963" w:author="Munish K" w:date="2023-09-13T22:48:00Z" w:initials="MK">
    <w:p w14:paraId="0D13B318" w14:textId="4F2117F7" w:rsidR="008A64FA" w:rsidRDefault="008A64FA">
      <w:pPr>
        <w:pStyle w:val="CommentText"/>
      </w:pPr>
      <w:r>
        <w:rPr>
          <w:rStyle w:val="CommentReference"/>
        </w:rPr>
        <w:annotationRef/>
      </w:r>
      <w:r>
        <w:t>Maybe ask your gf to read one time its ok. Just want to check English only</w:t>
      </w:r>
    </w:p>
  </w:comment>
  <w:comment w:id="964" w:author="Munish K" w:date="2023-09-13T22:47:00Z" w:initials="MK">
    <w:p w14:paraId="44D15208" w14:textId="77777777" w:rsidR="008A64FA" w:rsidRDefault="008A64FA">
      <w:pPr>
        <w:pStyle w:val="CommentText"/>
      </w:pPr>
      <w:r>
        <w:rPr>
          <w:rStyle w:val="CommentReference"/>
        </w:rPr>
        <w:annotationRef/>
      </w:r>
      <w:r>
        <w:t>I don’t think this is complete</w:t>
      </w:r>
    </w:p>
    <w:p w14:paraId="475093A4" w14:textId="77777777" w:rsidR="008A64FA" w:rsidRDefault="008A64FA">
      <w:pPr>
        <w:pStyle w:val="CommentText"/>
      </w:pPr>
    </w:p>
    <w:p w14:paraId="19A8DFF7" w14:textId="77777777" w:rsidR="008A64FA" w:rsidRDefault="008A64FA">
      <w:pPr>
        <w:pStyle w:val="CommentText"/>
      </w:pPr>
      <w:r>
        <w:t>No inclusion of FEED, FID etc</w:t>
      </w:r>
    </w:p>
    <w:p w14:paraId="04BAAB4B" w14:textId="0B887596" w:rsidR="008A64FA" w:rsidRDefault="008A64FA">
      <w:pPr>
        <w:pStyle w:val="CommentText"/>
      </w:pPr>
      <w:r>
        <w:t xml:space="preserve">Go </w:t>
      </w:r>
      <w:proofErr w:type="spellStart"/>
      <w:r>
        <w:t>thro</w:t>
      </w:r>
      <w:proofErr w:type="spellEnd"/>
      <w:r>
        <w:t xml:space="preserve"> 1 more time and add those in pls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8374DC" w15:done="0"/>
  <w15:commentEx w15:paraId="294ECC74" w15:done="0"/>
  <w15:commentEx w15:paraId="53145B2F" w15:done="0"/>
  <w15:commentEx w15:paraId="0F41BB89" w15:done="0"/>
  <w15:commentEx w15:paraId="6D7F8E75" w15:done="0"/>
  <w15:commentEx w15:paraId="6A454465" w15:done="0"/>
  <w15:commentEx w15:paraId="5DBE79A2" w15:done="1"/>
  <w15:commentEx w15:paraId="70558CB9" w15:paraIdParent="5DBE79A2" w15:done="1"/>
  <w15:commentEx w15:paraId="7DC0549B" w15:done="0"/>
  <w15:commentEx w15:paraId="4854D7D8" w15:paraIdParent="7DC0549B" w15:done="0"/>
  <w15:commentEx w15:paraId="23AB3102" w15:done="0"/>
  <w15:commentEx w15:paraId="21DE752C" w15:done="0"/>
  <w15:commentEx w15:paraId="0EFFC8CA" w15:done="0"/>
  <w15:commentEx w15:paraId="226C4FA6" w15:done="0"/>
  <w15:commentEx w15:paraId="203F5D12" w15:done="0"/>
  <w15:commentEx w15:paraId="42D955A8" w15:done="0"/>
  <w15:commentEx w15:paraId="7DD681E4" w15:done="0"/>
  <w15:commentEx w15:paraId="5F292CBF" w15:paraIdParent="7DD681E4" w15:done="0"/>
  <w15:commentEx w15:paraId="2662567B" w15:paraIdParent="7DD681E4" w15:done="0"/>
  <w15:commentEx w15:paraId="0D13B318" w15:done="0"/>
  <w15:commentEx w15:paraId="04BAAB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CA216" w16cex:dateUtc="2023-09-13T13:03:00Z"/>
  <w16cex:commentExtensible w16cex:durableId="28ACA2B8" w16cex:dateUtc="2023-09-13T13:06:00Z"/>
  <w16cex:commentExtensible w16cex:durableId="28ACA340" w16cex:dateUtc="2023-09-13T13:08:00Z"/>
  <w16cex:commentExtensible w16cex:durableId="28ACA382" w16cex:dateUtc="2023-09-13T13:09:00Z"/>
  <w16cex:commentExtensible w16cex:durableId="28ACA3C8" w16cex:dateUtc="2023-09-13T13:10:00Z"/>
  <w16cex:commentExtensible w16cex:durableId="28ACAAD0" w16cex:dateUtc="2023-09-13T13:06:00Z"/>
  <w16cex:commentExtensible w16cex:durableId="283DC857" w16cex:dateUtc="2023-06-21T11:04:00Z"/>
  <w16cex:commentExtensible w16cex:durableId="28ABA25E" w16cex:dateUtc="2023-09-12T18:52:00Z"/>
  <w16cex:commentExtensible w16cex:durableId="28ABA9E3" w16cex:dateUtc="2023-09-12T19:24:00Z"/>
  <w16cex:commentExtensible w16cex:durableId="28ACA8FF" w16cex:dateUtc="2023-09-13T13:32:00Z"/>
  <w16cex:commentExtensible w16cex:durableId="28ACAD02" w16cex:dateUtc="2023-09-13T13:49:00Z"/>
  <w16cex:commentExtensible w16cex:durableId="28ACB175" w16cex:dateUtc="2023-09-13T14:08:00Z"/>
  <w16cex:commentExtensible w16cex:durableId="28ACB123" w16cex:dateUtc="2023-09-13T14:07:00Z"/>
  <w16cex:commentExtensible w16cex:durableId="28ACB242" w16cex:dateUtc="2023-09-13T14:12:00Z"/>
  <w16cex:commentExtensible w16cex:durableId="28ACB5B2" w16cex:dateUtc="2023-09-13T14:26:00Z"/>
  <w16cex:commentExtensible w16cex:durableId="28ACB755" w16cex:dateUtc="2023-09-13T14:33:00Z"/>
  <w16cex:commentExtensible w16cex:durableId="28AB9BCD" w16cex:dateUtc="2023-09-12T18:24:00Z"/>
  <w16cex:commentExtensible w16cex:durableId="28ACB7CC" w16cex:dateUtc="2023-09-13T14:35:00Z"/>
  <w16cex:commentExtensible w16cex:durableId="28ACB7DB" w16cex:dateUtc="2023-09-13T14:36:00Z"/>
  <w16cex:commentExtensible w16cex:durableId="28ACBAAC" w16cex:dateUtc="2023-09-13T14:48:00Z"/>
  <w16cex:commentExtensible w16cex:durableId="28ACBA90" w16cex:dateUtc="2023-09-13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8374DC" w16cid:durableId="28ACA216"/>
  <w16cid:commentId w16cid:paraId="294ECC74" w16cid:durableId="28ACA2B8"/>
  <w16cid:commentId w16cid:paraId="53145B2F" w16cid:durableId="28ACA340"/>
  <w16cid:commentId w16cid:paraId="0F41BB89" w16cid:durableId="28ACA382"/>
  <w16cid:commentId w16cid:paraId="6D7F8E75" w16cid:durableId="28ACA3C8"/>
  <w16cid:commentId w16cid:paraId="6A454465" w16cid:durableId="28ACAAD0"/>
  <w16cid:commentId w16cid:paraId="5DBE79A2" w16cid:durableId="283DC857"/>
  <w16cid:commentId w16cid:paraId="70558CB9" w16cid:durableId="28ABA25E"/>
  <w16cid:commentId w16cid:paraId="7DC0549B" w16cid:durableId="28ABA9E3"/>
  <w16cid:commentId w16cid:paraId="4854D7D8" w16cid:durableId="28ACA8FF"/>
  <w16cid:commentId w16cid:paraId="23AB3102" w16cid:durableId="28ACAD02"/>
  <w16cid:commentId w16cid:paraId="21DE752C" w16cid:durableId="28ACB175"/>
  <w16cid:commentId w16cid:paraId="0EFFC8CA" w16cid:durableId="28ACB123"/>
  <w16cid:commentId w16cid:paraId="226C4FA6" w16cid:durableId="28ACB242"/>
  <w16cid:commentId w16cid:paraId="203F5D12" w16cid:durableId="28ACB5B2"/>
  <w16cid:commentId w16cid:paraId="42D955A8" w16cid:durableId="28ACB755"/>
  <w16cid:commentId w16cid:paraId="7DD681E4" w16cid:durableId="28AB9BCD"/>
  <w16cid:commentId w16cid:paraId="5F292CBF" w16cid:durableId="28ACB7CC"/>
  <w16cid:commentId w16cid:paraId="2662567B" w16cid:durableId="28ACB7DB"/>
  <w16cid:commentId w16cid:paraId="0D13B318" w16cid:durableId="28ACBAAC"/>
  <w16cid:commentId w16cid:paraId="04BAAB4B" w16cid:durableId="28ACB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78D9A" w14:textId="77777777" w:rsidR="003F29D0" w:rsidRDefault="003F29D0" w:rsidP="00BA2CE3">
      <w:pPr>
        <w:spacing w:after="0" w:line="240" w:lineRule="auto"/>
      </w:pPr>
      <w:r>
        <w:separator/>
      </w:r>
    </w:p>
  </w:endnote>
  <w:endnote w:type="continuationSeparator" w:id="0">
    <w:p w14:paraId="59147619" w14:textId="77777777" w:rsidR="003F29D0" w:rsidRDefault="003F29D0" w:rsidP="00BA2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640714"/>
      <w:docPartObj>
        <w:docPartGallery w:val="Page Numbers (Bottom of Page)"/>
        <w:docPartUnique/>
      </w:docPartObj>
    </w:sdtPr>
    <w:sdtEndPr>
      <w:rPr>
        <w:noProof/>
      </w:rPr>
    </w:sdtEndPr>
    <w:sdtContent>
      <w:p w14:paraId="5F149C33" w14:textId="2CD25482" w:rsidR="00BA2CE3" w:rsidRDefault="00BA2C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C3002F" w14:textId="77777777" w:rsidR="00BA2CE3" w:rsidRDefault="00BA2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D27D9" w14:textId="77777777" w:rsidR="003F29D0" w:rsidRDefault="003F29D0" w:rsidP="00BA2CE3">
      <w:pPr>
        <w:spacing w:after="0" w:line="240" w:lineRule="auto"/>
      </w:pPr>
      <w:r>
        <w:separator/>
      </w:r>
    </w:p>
  </w:footnote>
  <w:footnote w:type="continuationSeparator" w:id="0">
    <w:p w14:paraId="193E71E8" w14:textId="77777777" w:rsidR="003F29D0" w:rsidRDefault="003F29D0" w:rsidP="00BA2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C2386"/>
    <w:multiLevelType w:val="hybridMultilevel"/>
    <w:tmpl w:val="9CBC806C"/>
    <w:lvl w:ilvl="0" w:tplc="CC16088E">
      <w:start w:val="1"/>
      <w:numFmt w:val="lowerLetter"/>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1" w15:restartNumberingAfterBreak="0">
    <w:nsid w:val="2E75066E"/>
    <w:multiLevelType w:val="hybridMultilevel"/>
    <w:tmpl w:val="C0840CE6"/>
    <w:lvl w:ilvl="0" w:tplc="580C3270">
      <w:start w:val="1"/>
      <w:numFmt w:val="bullet"/>
      <w:lvlText w:val="•"/>
      <w:lvlJc w:val="left"/>
      <w:pPr>
        <w:tabs>
          <w:tab w:val="num" w:pos="720"/>
        </w:tabs>
        <w:ind w:left="720" w:hanging="360"/>
      </w:pPr>
      <w:rPr>
        <w:rFonts w:ascii="Arial" w:hAnsi="Arial" w:hint="default"/>
      </w:rPr>
    </w:lvl>
    <w:lvl w:ilvl="1" w:tplc="4C966D48" w:tentative="1">
      <w:start w:val="1"/>
      <w:numFmt w:val="bullet"/>
      <w:lvlText w:val="•"/>
      <w:lvlJc w:val="left"/>
      <w:pPr>
        <w:tabs>
          <w:tab w:val="num" w:pos="1440"/>
        </w:tabs>
        <w:ind w:left="1440" w:hanging="360"/>
      </w:pPr>
      <w:rPr>
        <w:rFonts w:ascii="Arial" w:hAnsi="Arial" w:hint="default"/>
      </w:rPr>
    </w:lvl>
    <w:lvl w:ilvl="2" w:tplc="DBC25842" w:tentative="1">
      <w:start w:val="1"/>
      <w:numFmt w:val="bullet"/>
      <w:lvlText w:val="•"/>
      <w:lvlJc w:val="left"/>
      <w:pPr>
        <w:tabs>
          <w:tab w:val="num" w:pos="2160"/>
        </w:tabs>
        <w:ind w:left="2160" w:hanging="360"/>
      </w:pPr>
      <w:rPr>
        <w:rFonts w:ascii="Arial" w:hAnsi="Arial" w:hint="default"/>
      </w:rPr>
    </w:lvl>
    <w:lvl w:ilvl="3" w:tplc="757E02F0" w:tentative="1">
      <w:start w:val="1"/>
      <w:numFmt w:val="bullet"/>
      <w:lvlText w:val="•"/>
      <w:lvlJc w:val="left"/>
      <w:pPr>
        <w:tabs>
          <w:tab w:val="num" w:pos="2880"/>
        </w:tabs>
        <w:ind w:left="2880" w:hanging="360"/>
      </w:pPr>
      <w:rPr>
        <w:rFonts w:ascii="Arial" w:hAnsi="Arial" w:hint="default"/>
      </w:rPr>
    </w:lvl>
    <w:lvl w:ilvl="4" w:tplc="2F228884" w:tentative="1">
      <w:start w:val="1"/>
      <w:numFmt w:val="bullet"/>
      <w:lvlText w:val="•"/>
      <w:lvlJc w:val="left"/>
      <w:pPr>
        <w:tabs>
          <w:tab w:val="num" w:pos="3600"/>
        </w:tabs>
        <w:ind w:left="3600" w:hanging="360"/>
      </w:pPr>
      <w:rPr>
        <w:rFonts w:ascii="Arial" w:hAnsi="Arial" w:hint="default"/>
      </w:rPr>
    </w:lvl>
    <w:lvl w:ilvl="5" w:tplc="C480E010" w:tentative="1">
      <w:start w:val="1"/>
      <w:numFmt w:val="bullet"/>
      <w:lvlText w:val="•"/>
      <w:lvlJc w:val="left"/>
      <w:pPr>
        <w:tabs>
          <w:tab w:val="num" w:pos="4320"/>
        </w:tabs>
        <w:ind w:left="4320" w:hanging="360"/>
      </w:pPr>
      <w:rPr>
        <w:rFonts w:ascii="Arial" w:hAnsi="Arial" w:hint="default"/>
      </w:rPr>
    </w:lvl>
    <w:lvl w:ilvl="6" w:tplc="5C9E6CE6" w:tentative="1">
      <w:start w:val="1"/>
      <w:numFmt w:val="bullet"/>
      <w:lvlText w:val="•"/>
      <w:lvlJc w:val="left"/>
      <w:pPr>
        <w:tabs>
          <w:tab w:val="num" w:pos="5040"/>
        </w:tabs>
        <w:ind w:left="5040" w:hanging="360"/>
      </w:pPr>
      <w:rPr>
        <w:rFonts w:ascii="Arial" w:hAnsi="Arial" w:hint="default"/>
      </w:rPr>
    </w:lvl>
    <w:lvl w:ilvl="7" w:tplc="4FD292CE" w:tentative="1">
      <w:start w:val="1"/>
      <w:numFmt w:val="bullet"/>
      <w:lvlText w:val="•"/>
      <w:lvlJc w:val="left"/>
      <w:pPr>
        <w:tabs>
          <w:tab w:val="num" w:pos="5760"/>
        </w:tabs>
        <w:ind w:left="5760" w:hanging="360"/>
      </w:pPr>
      <w:rPr>
        <w:rFonts w:ascii="Arial" w:hAnsi="Arial" w:hint="default"/>
      </w:rPr>
    </w:lvl>
    <w:lvl w:ilvl="8" w:tplc="94BA29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7B81499"/>
    <w:multiLevelType w:val="hybridMultilevel"/>
    <w:tmpl w:val="B3CC4C6C"/>
    <w:lvl w:ilvl="0" w:tplc="3FF04DDC">
      <w:start w:val="1"/>
      <w:numFmt w:val="bullet"/>
      <w:lvlText w:val="•"/>
      <w:lvlJc w:val="left"/>
      <w:pPr>
        <w:tabs>
          <w:tab w:val="num" w:pos="720"/>
        </w:tabs>
        <w:ind w:left="720" w:hanging="360"/>
      </w:pPr>
      <w:rPr>
        <w:rFonts w:ascii="Arial" w:hAnsi="Arial" w:hint="default"/>
      </w:rPr>
    </w:lvl>
    <w:lvl w:ilvl="1" w:tplc="79AAF626">
      <w:start w:val="1"/>
      <w:numFmt w:val="bullet"/>
      <w:lvlText w:val="•"/>
      <w:lvlJc w:val="left"/>
      <w:pPr>
        <w:tabs>
          <w:tab w:val="num" w:pos="1440"/>
        </w:tabs>
        <w:ind w:left="1440" w:hanging="360"/>
      </w:pPr>
      <w:rPr>
        <w:rFonts w:ascii="Arial" w:hAnsi="Arial" w:hint="default"/>
      </w:rPr>
    </w:lvl>
    <w:lvl w:ilvl="2" w:tplc="A266B35C" w:tentative="1">
      <w:start w:val="1"/>
      <w:numFmt w:val="bullet"/>
      <w:lvlText w:val="•"/>
      <w:lvlJc w:val="left"/>
      <w:pPr>
        <w:tabs>
          <w:tab w:val="num" w:pos="2160"/>
        </w:tabs>
        <w:ind w:left="2160" w:hanging="360"/>
      </w:pPr>
      <w:rPr>
        <w:rFonts w:ascii="Arial" w:hAnsi="Arial" w:hint="default"/>
      </w:rPr>
    </w:lvl>
    <w:lvl w:ilvl="3" w:tplc="685C2CCA" w:tentative="1">
      <w:start w:val="1"/>
      <w:numFmt w:val="bullet"/>
      <w:lvlText w:val="•"/>
      <w:lvlJc w:val="left"/>
      <w:pPr>
        <w:tabs>
          <w:tab w:val="num" w:pos="2880"/>
        </w:tabs>
        <w:ind w:left="2880" w:hanging="360"/>
      </w:pPr>
      <w:rPr>
        <w:rFonts w:ascii="Arial" w:hAnsi="Arial" w:hint="default"/>
      </w:rPr>
    </w:lvl>
    <w:lvl w:ilvl="4" w:tplc="A33E199A" w:tentative="1">
      <w:start w:val="1"/>
      <w:numFmt w:val="bullet"/>
      <w:lvlText w:val="•"/>
      <w:lvlJc w:val="left"/>
      <w:pPr>
        <w:tabs>
          <w:tab w:val="num" w:pos="3600"/>
        </w:tabs>
        <w:ind w:left="3600" w:hanging="360"/>
      </w:pPr>
      <w:rPr>
        <w:rFonts w:ascii="Arial" w:hAnsi="Arial" w:hint="default"/>
      </w:rPr>
    </w:lvl>
    <w:lvl w:ilvl="5" w:tplc="975AF858" w:tentative="1">
      <w:start w:val="1"/>
      <w:numFmt w:val="bullet"/>
      <w:lvlText w:val="•"/>
      <w:lvlJc w:val="left"/>
      <w:pPr>
        <w:tabs>
          <w:tab w:val="num" w:pos="4320"/>
        </w:tabs>
        <w:ind w:left="4320" w:hanging="360"/>
      </w:pPr>
      <w:rPr>
        <w:rFonts w:ascii="Arial" w:hAnsi="Arial" w:hint="default"/>
      </w:rPr>
    </w:lvl>
    <w:lvl w:ilvl="6" w:tplc="E51299E0" w:tentative="1">
      <w:start w:val="1"/>
      <w:numFmt w:val="bullet"/>
      <w:lvlText w:val="•"/>
      <w:lvlJc w:val="left"/>
      <w:pPr>
        <w:tabs>
          <w:tab w:val="num" w:pos="5040"/>
        </w:tabs>
        <w:ind w:left="5040" w:hanging="360"/>
      </w:pPr>
      <w:rPr>
        <w:rFonts w:ascii="Arial" w:hAnsi="Arial" w:hint="default"/>
      </w:rPr>
    </w:lvl>
    <w:lvl w:ilvl="7" w:tplc="C29E9D0A" w:tentative="1">
      <w:start w:val="1"/>
      <w:numFmt w:val="bullet"/>
      <w:lvlText w:val="•"/>
      <w:lvlJc w:val="left"/>
      <w:pPr>
        <w:tabs>
          <w:tab w:val="num" w:pos="5760"/>
        </w:tabs>
        <w:ind w:left="5760" w:hanging="360"/>
      </w:pPr>
      <w:rPr>
        <w:rFonts w:ascii="Arial" w:hAnsi="Arial" w:hint="default"/>
      </w:rPr>
    </w:lvl>
    <w:lvl w:ilvl="8" w:tplc="0D0A91B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D0F3106"/>
    <w:multiLevelType w:val="hybridMultilevel"/>
    <w:tmpl w:val="F87665DC"/>
    <w:lvl w:ilvl="0" w:tplc="1360ADC6">
      <w:start w:val="1"/>
      <w:numFmt w:val="bullet"/>
      <w:lvlText w:val="•"/>
      <w:lvlJc w:val="left"/>
      <w:pPr>
        <w:tabs>
          <w:tab w:val="num" w:pos="720"/>
        </w:tabs>
        <w:ind w:left="720" w:hanging="360"/>
      </w:pPr>
      <w:rPr>
        <w:rFonts w:ascii="Arial" w:hAnsi="Arial" w:hint="default"/>
      </w:rPr>
    </w:lvl>
    <w:lvl w:ilvl="1" w:tplc="162AC4A4" w:tentative="1">
      <w:start w:val="1"/>
      <w:numFmt w:val="bullet"/>
      <w:lvlText w:val="•"/>
      <w:lvlJc w:val="left"/>
      <w:pPr>
        <w:tabs>
          <w:tab w:val="num" w:pos="1440"/>
        </w:tabs>
        <w:ind w:left="1440" w:hanging="360"/>
      </w:pPr>
      <w:rPr>
        <w:rFonts w:ascii="Arial" w:hAnsi="Arial" w:hint="default"/>
      </w:rPr>
    </w:lvl>
    <w:lvl w:ilvl="2" w:tplc="760AC5E4" w:tentative="1">
      <w:start w:val="1"/>
      <w:numFmt w:val="bullet"/>
      <w:lvlText w:val="•"/>
      <w:lvlJc w:val="left"/>
      <w:pPr>
        <w:tabs>
          <w:tab w:val="num" w:pos="2160"/>
        </w:tabs>
        <w:ind w:left="2160" w:hanging="360"/>
      </w:pPr>
      <w:rPr>
        <w:rFonts w:ascii="Arial" w:hAnsi="Arial" w:hint="default"/>
      </w:rPr>
    </w:lvl>
    <w:lvl w:ilvl="3" w:tplc="2F5A0FEA" w:tentative="1">
      <w:start w:val="1"/>
      <w:numFmt w:val="bullet"/>
      <w:lvlText w:val="•"/>
      <w:lvlJc w:val="left"/>
      <w:pPr>
        <w:tabs>
          <w:tab w:val="num" w:pos="2880"/>
        </w:tabs>
        <w:ind w:left="2880" w:hanging="360"/>
      </w:pPr>
      <w:rPr>
        <w:rFonts w:ascii="Arial" w:hAnsi="Arial" w:hint="default"/>
      </w:rPr>
    </w:lvl>
    <w:lvl w:ilvl="4" w:tplc="00B6BFE2" w:tentative="1">
      <w:start w:val="1"/>
      <w:numFmt w:val="bullet"/>
      <w:lvlText w:val="•"/>
      <w:lvlJc w:val="left"/>
      <w:pPr>
        <w:tabs>
          <w:tab w:val="num" w:pos="3600"/>
        </w:tabs>
        <w:ind w:left="3600" w:hanging="360"/>
      </w:pPr>
      <w:rPr>
        <w:rFonts w:ascii="Arial" w:hAnsi="Arial" w:hint="default"/>
      </w:rPr>
    </w:lvl>
    <w:lvl w:ilvl="5" w:tplc="B25887E4" w:tentative="1">
      <w:start w:val="1"/>
      <w:numFmt w:val="bullet"/>
      <w:lvlText w:val="•"/>
      <w:lvlJc w:val="left"/>
      <w:pPr>
        <w:tabs>
          <w:tab w:val="num" w:pos="4320"/>
        </w:tabs>
        <w:ind w:left="4320" w:hanging="360"/>
      </w:pPr>
      <w:rPr>
        <w:rFonts w:ascii="Arial" w:hAnsi="Arial" w:hint="default"/>
      </w:rPr>
    </w:lvl>
    <w:lvl w:ilvl="6" w:tplc="DA521E64" w:tentative="1">
      <w:start w:val="1"/>
      <w:numFmt w:val="bullet"/>
      <w:lvlText w:val="•"/>
      <w:lvlJc w:val="left"/>
      <w:pPr>
        <w:tabs>
          <w:tab w:val="num" w:pos="5040"/>
        </w:tabs>
        <w:ind w:left="5040" w:hanging="360"/>
      </w:pPr>
      <w:rPr>
        <w:rFonts w:ascii="Arial" w:hAnsi="Arial" w:hint="default"/>
      </w:rPr>
    </w:lvl>
    <w:lvl w:ilvl="7" w:tplc="5A446FD4" w:tentative="1">
      <w:start w:val="1"/>
      <w:numFmt w:val="bullet"/>
      <w:lvlText w:val="•"/>
      <w:lvlJc w:val="left"/>
      <w:pPr>
        <w:tabs>
          <w:tab w:val="num" w:pos="5760"/>
        </w:tabs>
        <w:ind w:left="5760" w:hanging="360"/>
      </w:pPr>
      <w:rPr>
        <w:rFonts w:ascii="Arial" w:hAnsi="Arial" w:hint="default"/>
      </w:rPr>
    </w:lvl>
    <w:lvl w:ilvl="8" w:tplc="A99C3A8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rson w15:author="Kumar, Munish">
    <w15:presenceInfo w15:providerId="AD" w15:userId="S::I40375@verisk.com::8a32b38d-f956-46a8-bed5-3ea725d7fdf4"/>
  </w15:person>
  <w15:person w15:author="Ryan Lazaroo">
    <w15:presenceInfo w15:providerId="Windows Live" w15:userId="f985237aba0c7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9C"/>
    <w:rsid w:val="000003D4"/>
    <w:rsid w:val="00001657"/>
    <w:rsid w:val="00001AA8"/>
    <w:rsid w:val="000034E4"/>
    <w:rsid w:val="0000667E"/>
    <w:rsid w:val="00007462"/>
    <w:rsid w:val="000136BF"/>
    <w:rsid w:val="00016AB5"/>
    <w:rsid w:val="00016F96"/>
    <w:rsid w:val="00030755"/>
    <w:rsid w:val="000329E0"/>
    <w:rsid w:val="000334B2"/>
    <w:rsid w:val="00034194"/>
    <w:rsid w:val="00040F72"/>
    <w:rsid w:val="0004320B"/>
    <w:rsid w:val="0005028D"/>
    <w:rsid w:val="0005638E"/>
    <w:rsid w:val="0006167B"/>
    <w:rsid w:val="00064851"/>
    <w:rsid w:val="000679A6"/>
    <w:rsid w:val="00067FC1"/>
    <w:rsid w:val="00070B03"/>
    <w:rsid w:val="00073131"/>
    <w:rsid w:val="000736B1"/>
    <w:rsid w:val="000736B2"/>
    <w:rsid w:val="00074788"/>
    <w:rsid w:val="000825AB"/>
    <w:rsid w:val="00086B4D"/>
    <w:rsid w:val="00086E2D"/>
    <w:rsid w:val="00086F56"/>
    <w:rsid w:val="000932DF"/>
    <w:rsid w:val="00093695"/>
    <w:rsid w:val="00095701"/>
    <w:rsid w:val="00096166"/>
    <w:rsid w:val="00096655"/>
    <w:rsid w:val="00096672"/>
    <w:rsid w:val="000A187B"/>
    <w:rsid w:val="000A2192"/>
    <w:rsid w:val="000A5CF1"/>
    <w:rsid w:val="000A6E7D"/>
    <w:rsid w:val="000B0A55"/>
    <w:rsid w:val="000B1CAB"/>
    <w:rsid w:val="000B7AED"/>
    <w:rsid w:val="000D3501"/>
    <w:rsid w:val="000D3923"/>
    <w:rsid w:val="000E7D7B"/>
    <w:rsid w:val="000F1050"/>
    <w:rsid w:val="00103AEA"/>
    <w:rsid w:val="00106B5D"/>
    <w:rsid w:val="0011183D"/>
    <w:rsid w:val="00112492"/>
    <w:rsid w:val="00113D6A"/>
    <w:rsid w:val="00113F9C"/>
    <w:rsid w:val="00121BA3"/>
    <w:rsid w:val="00123D79"/>
    <w:rsid w:val="00126554"/>
    <w:rsid w:val="001274D9"/>
    <w:rsid w:val="00127D74"/>
    <w:rsid w:val="00130500"/>
    <w:rsid w:val="001306BC"/>
    <w:rsid w:val="00133064"/>
    <w:rsid w:val="00134A88"/>
    <w:rsid w:val="00136C7B"/>
    <w:rsid w:val="00143102"/>
    <w:rsid w:val="001472C2"/>
    <w:rsid w:val="00151917"/>
    <w:rsid w:val="00155CD3"/>
    <w:rsid w:val="0016021F"/>
    <w:rsid w:val="0016097D"/>
    <w:rsid w:val="0016690E"/>
    <w:rsid w:val="001673C3"/>
    <w:rsid w:val="001703CB"/>
    <w:rsid w:val="001733FB"/>
    <w:rsid w:val="001739EE"/>
    <w:rsid w:val="00174148"/>
    <w:rsid w:val="00180105"/>
    <w:rsid w:val="001805C8"/>
    <w:rsid w:val="00180C1C"/>
    <w:rsid w:val="00181DD9"/>
    <w:rsid w:val="00185791"/>
    <w:rsid w:val="001949B8"/>
    <w:rsid w:val="001A0D70"/>
    <w:rsid w:val="001A1619"/>
    <w:rsid w:val="001A5313"/>
    <w:rsid w:val="001B1FFD"/>
    <w:rsid w:val="001B746F"/>
    <w:rsid w:val="001C62A3"/>
    <w:rsid w:val="001C6D7A"/>
    <w:rsid w:val="001C709D"/>
    <w:rsid w:val="001C7292"/>
    <w:rsid w:val="001D2C7B"/>
    <w:rsid w:val="001D38F4"/>
    <w:rsid w:val="001D397F"/>
    <w:rsid w:val="001D7595"/>
    <w:rsid w:val="001E4DD4"/>
    <w:rsid w:val="001E6639"/>
    <w:rsid w:val="001E6C5B"/>
    <w:rsid w:val="001F4CEE"/>
    <w:rsid w:val="002009CE"/>
    <w:rsid w:val="0020155E"/>
    <w:rsid w:val="00203997"/>
    <w:rsid w:val="00203C7A"/>
    <w:rsid w:val="00206575"/>
    <w:rsid w:val="0021168E"/>
    <w:rsid w:val="00212332"/>
    <w:rsid w:val="00213916"/>
    <w:rsid w:val="00215109"/>
    <w:rsid w:val="00216518"/>
    <w:rsid w:val="0022609D"/>
    <w:rsid w:val="002263C5"/>
    <w:rsid w:val="00233053"/>
    <w:rsid w:val="00233D50"/>
    <w:rsid w:val="00236077"/>
    <w:rsid w:val="00244008"/>
    <w:rsid w:val="00251B5B"/>
    <w:rsid w:val="00251CD8"/>
    <w:rsid w:val="00253241"/>
    <w:rsid w:val="00265BCF"/>
    <w:rsid w:val="00265F66"/>
    <w:rsid w:val="00267601"/>
    <w:rsid w:val="00271379"/>
    <w:rsid w:val="00272584"/>
    <w:rsid w:val="00272A1D"/>
    <w:rsid w:val="002843F2"/>
    <w:rsid w:val="00284CAA"/>
    <w:rsid w:val="00284CF1"/>
    <w:rsid w:val="0028519C"/>
    <w:rsid w:val="00295ED8"/>
    <w:rsid w:val="002968B2"/>
    <w:rsid w:val="002A1069"/>
    <w:rsid w:val="002A4944"/>
    <w:rsid w:val="002B29E8"/>
    <w:rsid w:val="002B65D1"/>
    <w:rsid w:val="002B73E3"/>
    <w:rsid w:val="002C3635"/>
    <w:rsid w:val="002C40B6"/>
    <w:rsid w:val="002C5E8C"/>
    <w:rsid w:val="002E0CD6"/>
    <w:rsid w:val="002E15C4"/>
    <w:rsid w:val="002E40B9"/>
    <w:rsid w:val="002E76C6"/>
    <w:rsid w:val="002F1022"/>
    <w:rsid w:val="002F1222"/>
    <w:rsid w:val="002F4450"/>
    <w:rsid w:val="002F483A"/>
    <w:rsid w:val="002F738B"/>
    <w:rsid w:val="00303FA1"/>
    <w:rsid w:val="0030455F"/>
    <w:rsid w:val="00305445"/>
    <w:rsid w:val="00305FBC"/>
    <w:rsid w:val="003101B5"/>
    <w:rsid w:val="003109E5"/>
    <w:rsid w:val="0031388C"/>
    <w:rsid w:val="003165D1"/>
    <w:rsid w:val="003200AC"/>
    <w:rsid w:val="003215B0"/>
    <w:rsid w:val="0032472E"/>
    <w:rsid w:val="003248FD"/>
    <w:rsid w:val="00326475"/>
    <w:rsid w:val="00327533"/>
    <w:rsid w:val="00335327"/>
    <w:rsid w:val="00337477"/>
    <w:rsid w:val="00342666"/>
    <w:rsid w:val="003439F6"/>
    <w:rsid w:val="003458D3"/>
    <w:rsid w:val="003461B6"/>
    <w:rsid w:val="003514BB"/>
    <w:rsid w:val="0035281E"/>
    <w:rsid w:val="00362966"/>
    <w:rsid w:val="00362BFC"/>
    <w:rsid w:val="00362E0C"/>
    <w:rsid w:val="003633F8"/>
    <w:rsid w:val="003641E1"/>
    <w:rsid w:val="00364357"/>
    <w:rsid w:val="00367B53"/>
    <w:rsid w:val="00375385"/>
    <w:rsid w:val="00391D56"/>
    <w:rsid w:val="003941FC"/>
    <w:rsid w:val="003A02B7"/>
    <w:rsid w:val="003A1C33"/>
    <w:rsid w:val="003A425B"/>
    <w:rsid w:val="003A6387"/>
    <w:rsid w:val="003A65D1"/>
    <w:rsid w:val="003C1546"/>
    <w:rsid w:val="003C2DEF"/>
    <w:rsid w:val="003C4219"/>
    <w:rsid w:val="003D0F3D"/>
    <w:rsid w:val="003D350B"/>
    <w:rsid w:val="003D4DF9"/>
    <w:rsid w:val="003D64A5"/>
    <w:rsid w:val="003D672C"/>
    <w:rsid w:val="003D6B45"/>
    <w:rsid w:val="003E0E51"/>
    <w:rsid w:val="003F29D0"/>
    <w:rsid w:val="003F6ABB"/>
    <w:rsid w:val="003F7DA0"/>
    <w:rsid w:val="004002A6"/>
    <w:rsid w:val="004031E7"/>
    <w:rsid w:val="0040722D"/>
    <w:rsid w:val="004149E6"/>
    <w:rsid w:val="0041501C"/>
    <w:rsid w:val="004153B9"/>
    <w:rsid w:val="00420907"/>
    <w:rsid w:val="00426D7D"/>
    <w:rsid w:val="004358C2"/>
    <w:rsid w:val="00440E83"/>
    <w:rsid w:val="004410C8"/>
    <w:rsid w:val="00444C4B"/>
    <w:rsid w:val="0044512B"/>
    <w:rsid w:val="00446FC9"/>
    <w:rsid w:val="00451395"/>
    <w:rsid w:val="004515F7"/>
    <w:rsid w:val="00453607"/>
    <w:rsid w:val="0045456F"/>
    <w:rsid w:val="0045671D"/>
    <w:rsid w:val="00463519"/>
    <w:rsid w:val="00465DE2"/>
    <w:rsid w:val="00471DF2"/>
    <w:rsid w:val="00472A24"/>
    <w:rsid w:val="004735EE"/>
    <w:rsid w:val="004739D7"/>
    <w:rsid w:val="0047603C"/>
    <w:rsid w:val="0047661F"/>
    <w:rsid w:val="00477EAA"/>
    <w:rsid w:val="004808E4"/>
    <w:rsid w:val="00481ACB"/>
    <w:rsid w:val="0048255B"/>
    <w:rsid w:val="00483B35"/>
    <w:rsid w:val="00490FC3"/>
    <w:rsid w:val="00491993"/>
    <w:rsid w:val="00491C30"/>
    <w:rsid w:val="00491E30"/>
    <w:rsid w:val="00495A71"/>
    <w:rsid w:val="004A0E90"/>
    <w:rsid w:val="004B03E9"/>
    <w:rsid w:val="004B66BC"/>
    <w:rsid w:val="004C11C0"/>
    <w:rsid w:val="004C15AA"/>
    <w:rsid w:val="004C27ED"/>
    <w:rsid w:val="004C7726"/>
    <w:rsid w:val="004C77C1"/>
    <w:rsid w:val="004C7ABC"/>
    <w:rsid w:val="004D1A4A"/>
    <w:rsid w:val="004D1EDC"/>
    <w:rsid w:val="004D5E9C"/>
    <w:rsid w:val="004E2A26"/>
    <w:rsid w:val="004E3586"/>
    <w:rsid w:val="004E3688"/>
    <w:rsid w:val="004E408B"/>
    <w:rsid w:val="004E679B"/>
    <w:rsid w:val="004F6829"/>
    <w:rsid w:val="00502A96"/>
    <w:rsid w:val="00513B17"/>
    <w:rsid w:val="00522726"/>
    <w:rsid w:val="005247A5"/>
    <w:rsid w:val="005402BD"/>
    <w:rsid w:val="00541CFA"/>
    <w:rsid w:val="00542272"/>
    <w:rsid w:val="00551EA0"/>
    <w:rsid w:val="00552BBC"/>
    <w:rsid w:val="0056129D"/>
    <w:rsid w:val="005624AC"/>
    <w:rsid w:val="005660BB"/>
    <w:rsid w:val="00566825"/>
    <w:rsid w:val="0057071A"/>
    <w:rsid w:val="00570F85"/>
    <w:rsid w:val="00577914"/>
    <w:rsid w:val="00581CBE"/>
    <w:rsid w:val="00587644"/>
    <w:rsid w:val="0059551B"/>
    <w:rsid w:val="00595ADB"/>
    <w:rsid w:val="005A5742"/>
    <w:rsid w:val="005A6DBD"/>
    <w:rsid w:val="005A7295"/>
    <w:rsid w:val="005B28F6"/>
    <w:rsid w:val="005B62D9"/>
    <w:rsid w:val="005C18EB"/>
    <w:rsid w:val="005C2BAB"/>
    <w:rsid w:val="005C6252"/>
    <w:rsid w:val="005C7A92"/>
    <w:rsid w:val="005E02F2"/>
    <w:rsid w:val="005E3D89"/>
    <w:rsid w:val="005E564A"/>
    <w:rsid w:val="005F2E34"/>
    <w:rsid w:val="005F4C26"/>
    <w:rsid w:val="00602195"/>
    <w:rsid w:val="00602B39"/>
    <w:rsid w:val="00604570"/>
    <w:rsid w:val="006058E7"/>
    <w:rsid w:val="00610296"/>
    <w:rsid w:val="00614F84"/>
    <w:rsid w:val="0062180A"/>
    <w:rsid w:val="00622F83"/>
    <w:rsid w:val="00626CF1"/>
    <w:rsid w:val="0062774D"/>
    <w:rsid w:val="00635A21"/>
    <w:rsid w:val="00636A92"/>
    <w:rsid w:val="006434A2"/>
    <w:rsid w:val="00643C53"/>
    <w:rsid w:val="006441B3"/>
    <w:rsid w:val="006514F6"/>
    <w:rsid w:val="006523C8"/>
    <w:rsid w:val="00654103"/>
    <w:rsid w:val="00665D02"/>
    <w:rsid w:val="006678EA"/>
    <w:rsid w:val="00672B1C"/>
    <w:rsid w:val="00673ACB"/>
    <w:rsid w:val="006743D6"/>
    <w:rsid w:val="006755D9"/>
    <w:rsid w:val="00677A6F"/>
    <w:rsid w:val="006830EA"/>
    <w:rsid w:val="00687D24"/>
    <w:rsid w:val="00693B85"/>
    <w:rsid w:val="00695A09"/>
    <w:rsid w:val="00696BFC"/>
    <w:rsid w:val="006A06CC"/>
    <w:rsid w:val="006A397B"/>
    <w:rsid w:val="006B205E"/>
    <w:rsid w:val="006B5E16"/>
    <w:rsid w:val="006B664F"/>
    <w:rsid w:val="006B7A6D"/>
    <w:rsid w:val="006C3CA1"/>
    <w:rsid w:val="006D0B0A"/>
    <w:rsid w:val="006D1BF7"/>
    <w:rsid w:val="006D2945"/>
    <w:rsid w:val="006D3D89"/>
    <w:rsid w:val="006E393E"/>
    <w:rsid w:val="006F6FAB"/>
    <w:rsid w:val="006F78F7"/>
    <w:rsid w:val="00702117"/>
    <w:rsid w:val="007208A4"/>
    <w:rsid w:val="00720A6A"/>
    <w:rsid w:val="00722A41"/>
    <w:rsid w:val="00730990"/>
    <w:rsid w:val="007332A9"/>
    <w:rsid w:val="0073504B"/>
    <w:rsid w:val="00735F59"/>
    <w:rsid w:val="00743383"/>
    <w:rsid w:val="00754E8D"/>
    <w:rsid w:val="0076696A"/>
    <w:rsid w:val="0077073A"/>
    <w:rsid w:val="00780286"/>
    <w:rsid w:val="007808F5"/>
    <w:rsid w:val="00780F2A"/>
    <w:rsid w:val="0078331F"/>
    <w:rsid w:val="00783ABC"/>
    <w:rsid w:val="007847A2"/>
    <w:rsid w:val="00785693"/>
    <w:rsid w:val="007863B9"/>
    <w:rsid w:val="00792D9B"/>
    <w:rsid w:val="00794814"/>
    <w:rsid w:val="00796319"/>
    <w:rsid w:val="007A2D72"/>
    <w:rsid w:val="007A3602"/>
    <w:rsid w:val="007A532E"/>
    <w:rsid w:val="007B2A9C"/>
    <w:rsid w:val="007B7CBF"/>
    <w:rsid w:val="007C42D4"/>
    <w:rsid w:val="007C4CB2"/>
    <w:rsid w:val="007D35C0"/>
    <w:rsid w:val="007D4F98"/>
    <w:rsid w:val="007E12CC"/>
    <w:rsid w:val="007E1DAB"/>
    <w:rsid w:val="007E4318"/>
    <w:rsid w:val="007E4448"/>
    <w:rsid w:val="007E753D"/>
    <w:rsid w:val="007F2A7D"/>
    <w:rsid w:val="007F3422"/>
    <w:rsid w:val="007F4019"/>
    <w:rsid w:val="007F4F07"/>
    <w:rsid w:val="00800DD8"/>
    <w:rsid w:val="00803CB8"/>
    <w:rsid w:val="00811630"/>
    <w:rsid w:val="00811F79"/>
    <w:rsid w:val="0081278E"/>
    <w:rsid w:val="00812D5D"/>
    <w:rsid w:val="008144EC"/>
    <w:rsid w:val="00815AC6"/>
    <w:rsid w:val="00816B0C"/>
    <w:rsid w:val="00820456"/>
    <w:rsid w:val="008220AE"/>
    <w:rsid w:val="00825006"/>
    <w:rsid w:val="00826AE1"/>
    <w:rsid w:val="00827D3D"/>
    <w:rsid w:val="00831127"/>
    <w:rsid w:val="0083133C"/>
    <w:rsid w:val="0083173A"/>
    <w:rsid w:val="00835C86"/>
    <w:rsid w:val="00835EE3"/>
    <w:rsid w:val="0084205E"/>
    <w:rsid w:val="00842DCC"/>
    <w:rsid w:val="0085214D"/>
    <w:rsid w:val="00854317"/>
    <w:rsid w:val="00861664"/>
    <w:rsid w:val="00863F93"/>
    <w:rsid w:val="0086472E"/>
    <w:rsid w:val="008649BD"/>
    <w:rsid w:val="00865495"/>
    <w:rsid w:val="008872A8"/>
    <w:rsid w:val="00887B33"/>
    <w:rsid w:val="00894465"/>
    <w:rsid w:val="008A2A16"/>
    <w:rsid w:val="008A64FA"/>
    <w:rsid w:val="008B59E8"/>
    <w:rsid w:val="008C35D5"/>
    <w:rsid w:val="008C45D7"/>
    <w:rsid w:val="008C7462"/>
    <w:rsid w:val="008C776E"/>
    <w:rsid w:val="008D06E2"/>
    <w:rsid w:val="008D4CB8"/>
    <w:rsid w:val="008E355C"/>
    <w:rsid w:val="008E5A2A"/>
    <w:rsid w:val="008E5E16"/>
    <w:rsid w:val="008E73AF"/>
    <w:rsid w:val="008F2BDB"/>
    <w:rsid w:val="008F54B2"/>
    <w:rsid w:val="008F705F"/>
    <w:rsid w:val="008F7313"/>
    <w:rsid w:val="00901E63"/>
    <w:rsid w:val="009040F4"/>
    <w:rsid w:val="0090586E"/>
    <w:rsid w:val="0090792B"/>
    <w:rsid w:val="0091159E"/>
    <w:rsid w:val="00915A7B"/>
    <w:rsid w:val="00920996"/>
    <w:rsid w:val="009326EF"/>
    <w:rsid w:val="00943233"/>
    <w:rsid w:val="0094396F"/>
    <w:rsid w:val="0095008B"/>
    <w:rsid w:val="00961D58"/>
    <w:rsid w:val="0096540D"/>
    <w:rsid w:val="00971CD4"/>
    <w:rsid w:val="0097779C"/>
    <w:rsid w:val="009833BD"/>
    <w:rsid w:val="00987A16"/>
    <w:rsid w:val="00991956"/>
    <w:rsid w:val="009A1CCC"/>
    <w:rsid w:val="009A3C9D"/>
    <w:rsid w:val="009A7925"/>
    <w:rsid w:val="009B4B4C"/>
    <w:rsid w:val="009B7C5A"/>
    <w:rsid w:val="009C05CA"/>
    <w:rsid w:val="009C0C44"/>
    <w:rsid w:val="009C1632"/>
    <w:rsid w:val="009D0E6D"/>
    <w:rsid w:val="009D11F8"/>
    <w:rsid w:val="009D1D3B"/>
    <w:rsid w:val="009D45FF"/>
    <w:rsid w:val="009E2890"/>
    <w:rsid w:val="009E3FDD"/>
    <w:rsid w:val="009E6771"/>
    <w:rsid w:val="009E6799"/>
    <w:rsid w:val="009F3BF5"/>
    <w:rsid w:val="009F4342"/>
    <w:rsid w:val="009F7B56"/>
    <w:rsid w:val="00A05E90"/>
    <w:rsid w:val="00A1323B"/>
    <w:rsid w:val="00A13DCD"/>
    <w:rsid w:val="00A20ADE"/>
    <w:rsid w:val="00A21D29"/>
    <w:rsid w:val="00A23FB3"/>
    <w:rsid w:val="00A26270"/>
    <w:rsid w:val="00A30B93"/>
    <w:rsid w:val="00A30C86"/>
    <w:rsid w:val="00A36B19"/>
    <w:rsid w:val="00A374AF"/>
    <w:rsid w:val="00A42DE9"/>
    <w:rsid w:val="00A42FDB"/>
    <w:rsid w:val="00A44148"/>
    <w:rsid w:val="00A4462B"/>
    <w:rsid w:val="00A50123"/>
    <w:rsid w:val="00A623FB"/>
    <w:rsid w:val="00A626FA"/>
    <w:rsid w:val="00A67416"/>
    <w:rsid w:val="00A67C69"/>
    <w:rsid w:val="00A70DF9"/>
    <w:rsid w:val="00A751C6"/>
    <w:rsid w:val="00A8092B"/>
    <w:rsid w:val="00A812D8"/>
    <w:rsid w:val="00A848FF"/>
    <w:rsid w:val="00A84A91"/>
    <w:rsid w:val="00A852D8"/>
    <w:rsid w:val="00A938F2"/>
    <w:rsid w:val="00A969B2"/>
    <w:rsid w:val="00A97EFC"/>
    <w:rsid w:val="00AA2B93"/>
    <w:rsid w:val="00AA3594"/>
    <w:rsid w:val="00AA3A82"/>
    <w:rsid w:val="00AA73FC"/>
    <w:rsid w:val="00AB62DE"/>
    <w:rsid w:val="00AC20D6"/>
    <w:rsid w:val="00AC2587"/>
    <w:rsid w:val="00AC51F8"/>
    <w:rsid w:val="00AC530A"/>
    <w:rsid w:val="00AC5DE8"/>
    <w:rsid w:val="00AD0E72"/>
    <w:rsid w:val="00AD1B61"/>
    <w:rsid w:val="00AD2044"/>
    <w:rsid w:val="00AD7FB7"/>
    <w:rsid w:val="00AE09C1"/>
    <w:rsid w:val="00AE6A5D"/>
    <w:rsid w:val="00AE7018"/>
    <w:rsid w:val="00AF23D9"/>
    <w:rsid w:val="00B01A26"/>
    <w:rsid w:val="00B16515"/>
    <w:rsid w:val="00B2082E"/>
    <w:rsid w:val="00B22FB5"/>
    <w:rsid w:val="00B23453"/>
    <w:rsid w:val="00B25D1D"/>
    <w:rsid w:val="00B40390"/>
    <w:rsid w:val="00B41700"/>
    <w:rsid w:val="00B50693"/>
    <w:rsid w:val="00B5500E"/>
    <w:rsid w:val="00B57D14"/>
    <w:rsid w:val="00B60A58"/>
    <w:rsid w:val="00B70C6D"/>
    <w:rsid w:val="00B82637"/>
    <w:rsid w:val="00B91A01"/>
    <w:rsid w:val="00B92754"/>
    <w:rsid w:val="00B93876"/>
    <w:rsid w:val="00B97255"/>
    <w:rsid w:val="00BA2613"/>
    <w:rsid w:val="00BA2CE3"/>
    <w:rsid w:val="00BA76A7"/>
    <w:rsid w:val="00BB0AF8"/>
    <w:rsid w:val="00BB283A"/>
    <w:rsid w:val="00BB580E"/>
    <w:rsid w:val="00BC03AF"/>
    <w:rsid w:val="00BC47E1"/>
    <w:rsid w:val="00BD1836"/>
    <w:rsid w:val="00BD5297"/>
    <w:rsid w:val="00BE413E"/>
    <w:rsid w:val="00BE7BF9"/>
    <w:rsid w:val="00BF0592"/>
    <w:rsid w:val="00BF190C"/>
    <w:rsid w:val="00BF25E5"/>
    <w:rsid w:val="00C06E46"/>
    <w:rsid w:val="00C10707"/>
    <w:rsid w:val="00C1093D"/>
    <w:rsid w:val="00C11598"/>
    <w:rsid w:val="00C11DCA"/>
    <w:rsid w:val="00C1588E"/>
    <w:rsid w:val="00C17EBD"/>
    <w:rsid w:val="00C223AC"/>
    <w:rsid w:val="00C2263B"/>
    <w:rsid w:val="00C27020"/>
    <w:rsid w:val="00C32CCD"/>
    <w:rsid w:val="00C32E64"/>
    <w:rsid w:val="00C33AB4"/>
    <w:rsid w:val="00C36243"/>
    <w:rsid w:val="00C3754D"/>
    <w:rsid w:val="00C41DAD"/>
    <w:rsid w:val="00C427A1"/>
    <w:rsid w:val="00C45097"/>
    <w:rsid w:val="00C50CA5"/>
    <w:rsid w:val="00C52366"/>
    <w:rsid w:val="00C53026"/>
    <w:rsid w:val="00C531A4"/>
    <w:rsid w:val="00C53380"/>
    <w:rsid w:val="00C61114"/>
    <w:rsid w:val="00C636F3"/>
    <w:rsid w:val="00C63C92"/>
    <w:rsid w:val="00C65564"/>
    <w:rsid w:val="00C70FE6"/>
    <w:rsid w:val="00C713D3"/>
    <w:rsid w:val="00C759E5"/>
    <w:rsid w:val="00C76789"/>
    <w:rsid w:val="00C8275C"/>
    <w:rsid w:val="00C82E47"/>
    <w:rsid w:val="00C8377E"/>
    <w:rsid w:val="00C84608"/>
    <w:rsid w:val="00C8470E"/>
    <w:rsid w:val="00C8530F"/>
    <w:rsid w:val="00C94F26"/>
    <w:rsid w:val="00C95EF6"/>
    <w:rsid w:val="00CA60C5"/>
    <w:rsid w:val="00CA6240"/>
    <w:rsid w:val="00CA6522"/>
    <w:rsid w:val="00CA7888"/>
    <w:rsid w:val="00CB24A2"/>
    <w:rsid w:val="00CB3A27"/>
    <w:rsid w:val="00CB53A6"/>
    <w:rsid w:val="00CB6A7E"/>
    <w:rsid w:val="00CC3715"/>
    <w:rsid w:val="00CC71AB"/>
    <w:rsid w:val="00CD5F53"/>
    <w:rsid w:val="00CD7D09"/>
    <w:rsid w:val="00CE0153"/>
    <w:rsid w:val="00CE4C8F"/>
    <w:rsid w:val="00CE6ADD"/>
    <w:rsid w:val="00CE7A62"/>
    <w:rsid w:val="00CF0251"/>
    <w:rsid w:val="00CF0973"/>
    <w:rsid w:val="00CF27E9"/>
    <w:rsid w:val="00CF4D68"/>
    <w:rsid w:val="00CF7292"/>
    <w:rsid w:val="00D05B8E"/>
    <w:rsid w:val="00D16D79"/>
    <w:rsid w:val="00D234C2"/>
    <w:rsid w:val="00D35C22"/>
    <w:rsid w:val="00D376F7"/>
    <w:rsid w:val="00D42E8C"/>
    <w:rsid w:val="00D44D7F"/>
    <w:rsid w:val="00D47099"/>
    <w:rsid w:val="00D47AB0"/>
    <w:rsid w:val="00D520B2"/>
    <w:rsid w:val="00D53113"/>
    <w:rsid w:val="00D55C64"/>
    <w:rsid w:val="00D71A53"/>
    <w:rsid w:val="00D7442D"/>
    <w:rsid w:val="00D80A14"/>
    <w:rsid w:val="00D85FCD"/>
    <w:rsid w:val="00D86A47"/>
    <w:rsid w:val="00D9397D"/>
    <w:rsid w:val="00D9409A"/>
    <w:rsid w:val="00D96F00"/>
    <w:rsid w:val="00DA40E3"/>
    <w:rsid w:val="00DA4B78"/>
    <w:rsid w:val="00DA7B24"/>
    <w:rsid w:val="00DB3389"/>
    <w:rsid w:val="00DB4912"/>
    <w:rsid w:val="00DB7765"/>
    <w:rsid w:val="00DC33A8"/>
    <w:rsid w:val="00DC6254"/>
    <w:rsid w:val="00DC63AD"/>
    <w:rsid w:val="00DC6EF6"/>
    <w:rsid w:val="00DC70C3"/>
    <w:rsid w:val="00DD230F"/>
    <w:rsid w:val="00DE069A"/>
    <w:rsid w:val="00DE1EAB"/>
    <w:rsid w:val="00DE28F6"/>
    <w:rsid w:val="00DE4E0D"/>
    <w:rsid w:val="00DF463A"/>
    <w:rsid w:val="00DF4E2A"/>
    <w:rsid w:val="00E02CA6"/>
    <w:rsid w:val="00E062A4"/>
    <w:rsid w:val="00E22491"/>
    <w:rsid w:val="00E23CE6"/>
    <w:rsid w:val="00E2487D"/>
    <w:rsid w:val="00E265C9"/>
    <w:rsid w:val="00E32FDB"/>
    <w:rsid w:val="00E37701"/>
    <w:rsid w:val="00E40294"/>
    <w:rsid w:val="00E42EC1"/>
    <w:rsid w:val="00E472D2"/>
    <w:rsid w:val="00E47BEE"/>
    <w:rsid w:val="00E518C4"/>
    <w:rsid w:val="00E60118"/>
    <w:rsid w:val="00E611C4"/>
    <w:rsid w:val="00E6500B"/>
    <w:rsid w:val="00E71E1B"/>
    <w:rsid w:val="00E71F3D"/>
    <w:rsid w:val="00E739AD"/>
    <w:rsid w:val="00E744A1"/>
    <w:rsid w:val="00E75EFA"/>
    <w:rsid w:val="00E77B6A"/>
    <w:rsid w:val="00E77BA2"/>
    <w:rsid w:val="00E80BC8"/>
    <w:rsid w:val="00E875E4"/>
    <w:rsid w:val="00E91B2B"/>
    <w:rsid w:val="00E925C6"/>
    <w:rsid w:val="00EA105F"/>
    <w:rsid w:val="00EA4DB3"/>
    <w:rsid w:val="00EA528E"/>
    <w:rsid w:val="00EB1FEB"/>
    <w:rsid w:val="00EB30AA"/>
    <w:rsid w:val="00EB3367"/>
    <w:rsid w:val="00EC1C46"/>
    <w:rsid w:val="00EC7AF6"/>
    <w:rsid w:val="00ED2E40"/>
    <w:rsid w:val="00ED5A21"/>
    <w:rsid w:val="00EE0363"/>
    <w:rsid w:val="00EE0B15"/>
    <w:rsid w:val="00EE26C9"/>
    <w:rsid w:val="00EE4498"/>
    <w:rsid w:val="00EE4D29"/>
    <w:rsid w:val="00EE5CC8"/>
    <w:rsid w:val="00EE5DD8"/>
    <w:rsid w:val="00EF5575"/>
    <w:rsid w:val="00EF65CA"/>
    <w:rsid w:val="00EF78F6"/>
    <w:rsid w:val="00F009D4"/>
    <w:rsid w:val="00F0237D"/>
    <w:rsid w:val="00F04389"/>
    <w:rsid w:val="00F12F7D"/>
    <w:rsid w:val="00F20884"/>
    <w:rsid w:val="00F21A86"/>
    <w:rsid w:val="00F231DA"/>
    <w:rsid w:val="00F257AD"/>
    <w:rsid w:val="00F32ADB"/>
    <w:rsid w:val="00F33D69"/>
    <w:rsid w:val="00F414D9"/>
    <w:rsid w:val="00F475FD"/>
    <w:rsid w:val="00F518B2"/>
    <w:rsid w:val="00F53C63"/>
    <w:rsid w:val="00F65B71"/>
    <w:rsid w:val="00F77DDE"/>
    <w:rsid w:val="00F80608"/>
    <w:rsid w:val="00F82DFC"/>
    <w:rsid w:val="00F83E63"/>
    <w:rsid w:val="00F83FE4"/>
    <w:rsid w:val="00F868DE"/>
    <w:rsid w:val="00F90929"/>
    <w:rsid w:val="00F96858"/>
    <w:rsid w:val="00F97AEF"/>
    <w:rsid w:val="00FA1B8B"/>
    <w:rsid w:val="00FA2410"/>
    <w:rsid w:val="00FA32C2"/>
    <w:rsid w:val="00FA419F"/>
    <w:rsid w:val="00FB237C"/>
    <w:rsid w:val="00FB4DD8"/>
    <w:rsid w:val="00FB689E"/>
    <w:rsid w:val="00FC018D"/>
    <w:rsid w:val="00FC0315"/>
    <w:rsid w:val="00FC5070"/>
    <w:rsid w:val="00FC5D84"/>
    <w:rsid w:val="00FD1BEA"/>
    <w:rsid w:val="00FD7040"/>
    <w:rsid w:val="00FD7129"/>
    <w:rsid w:val="00FD7649"/>
    <w:rsid w:val="00FE2D6E"/>
    <w:rsid w:val="00FE36CA"/>
    <w:rsid w:val="00FE38AF"/>
    <w:rsid w:val="00FE3A00"/>
    <w:rsid w:val="00FF6C8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9BFA"/>
  <w15:chartTrackingRefBased/>
  <w15:docId w15:val="{FD8AF9F6-7D3B-42EB-A40E-6CDB0B7A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0B"/>
    <w:rPr>
      <w:rFonts w:ascii="Times New Roman" w:hAnsi="Times New Roman" w:cs="Times New Roman"/>
      <w:sz w:val="24"/>
      <w:szCs w:val="24"/>
    </w:rPr>
  </w:style>
  <w:style w:type="paragraph" w:styleId="Heading1">
    <w:name w:val="heading 1"/>
    <w:basedOn w:val="Normal"/>
    <w:next w:val="Normal"/>
    <w:link w:val="Heading1Char"/>
    <w:uiPriority w:val="9"/>
    <w:qFormat/>
    <w:rsid w:val="00CF4D68"/>
    <w:pPr>
      <w:keepNext/>
      <w:keepLines/>
      <w:spacing w:before="240" w:after="0"/>
      <w:outlineLvl w:val="0"/>
    </w:pPr>
    <w:rPr>
      <w:rFonts w:eastAsiaTheme="majorEastAsia"/>
      <w:b/>
      <w:sz w:val="28"/>
    </w:rPr>
  </w:style>
  <w:style w:type="paragraph" w:styleId="Heading2">
    <w:name w:val="heading 2"/>
    <w:basedOn w:val="Normal"/>
    <w:next w:val="Normal"/>
    <w:link w:val="Heading2Char"/>
    <w:uiPriority w:val="9"/>
    <w:unhideWhenUsed/>
    <w:qFormat/>
    <w:rsid w:val="006B7A6D"/>
    <w:pPr>
      <w:keepNext/>
      <w:keepLines/>
      <w:spacing w:before="40" w:after="0"/>
      <w:outlineLvl w:val="1"/>
    </w:pPr>
    <w:rPr>
      <w:rFonts w:eastAsiaTheme="majorEastAsia"/>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03CB"/>
    <w:rPr>
      <w:color w:val="0563C1" w:themeColor="hyperlink"/>
      <w:u w:val="single"/>
    </w:rPr>
  </w:style>
  <w:style w:type="character" w:styleId="UnresolvedMention">
    <w:name w:val="Unresolved Mention"/>
    <w:basedOn w:val="DefaultParagraphFont"/>
    <w:uiPriority w:val="99"/>
    <w:semiHidden/>
    <w:unhideWhenUsed/>
    <w:rsid w:val="001703CB"/>
    <w:rPr>
      <w:color w:val="605E5C"/>
      <w:shd w:val="clear" w:color="auto" w:fill="E1DFDD"/>
    </w:rPr>
  </w:style>
  <w:style w:type="paragraph" w:styleId="NormalWeb">
    <w:name w:val="Normal (Web)"/>
    <w:basedOn w:val="Normal"/>
    <w:uiPriority w:val="99"/>
    <w:semiHidden/>
    <w:unhideWhenUsed/>
    <w:rsid w:val="00A812D8"/>
  </w:style>
  <w:style w:type="paragraph" w:styleId="Caption">
    <w:name w:val="caption"/>
    <w:basedOn w:val="Normal"/>
    <w:next w:val="Normal"/>
    <w:uiPriority w:val="35"/>
    <w:unhideWhenUsed/>
    <w:qFormat/>
    <w:rsid w:val="00362BF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523C8"/>
    <w:rPr>
      <w:color w:val="808080"/>
    </w:rPr>
  </w:style>
  <w:style w:type="character" w:customStyle="1" w:styleId="Heading1Char">
    <w:name w:val="Heading 1 Char"/>
    <w:basedOn w:val="DefaultParagraphFont"/>
    <w:link w:val="Heading1"/>
    <w:uiPriority w:val="9"/>
    <w:rsid w:val="00123D79"/>
    <w:rPr>
      <w:rFonts w:ascii="Times New Roman" w:eastAsiaTheme="majorEastAsia" w:hAnsi="Times New Roman" w:cs="Times New Roman"/>
      <w:b/>
      <w:sz w:val="28"/>
      <w:szCs w:val="24"/>
    </w:rPr>
  </w:style>
  <w:style w:type="character" w:customStyle="1" w:styleId="Heading2Char">
    <w:name w:val="Heading 2 Char"/>
    <w:basedOn w:val="DefaultParagraphFont"/>
    <w:link w:val="Heading2"/>
    <w:uiPriority w:val="9"/>
    <w:rsid w:val="002E40B9"/>
    <w:rPr>
      <w:rFonts w:ascii="Times New Roman" w:eastAsiaTheme="majorEastAsia" w:hAnsi="Times New Roman" w:cs="Times New Roman"/>
      <w:b/>
      <w:bCs/>
      <w:i/>
      <w:iCs/>
      <w:sz w:val="24"/>
      <w:szCs w:val="24"/>
    </w:rPr>
  </w:style>
  <w:style w:type="paragraph" w:styleId="NoSpacing">
    <w:name w:val="No Spacing"/>
    <w:uiPriority w:val="1"/>
    <w:qFormat/>
    <w:rsid w:val="006434A2"/>
    <w:pPr>
      <w:spacing w:after="0" w:line="240" w:lineRule="auto"/>
    </w:pPr>
    <w:rPr>
      <w:rFonts w:ascii="Times New Roman" w:hAnsi="Times New Roman" w:cs="Times New Roman"/>
      <w:sz w:val="24"/>
      <w:szCs w:val="24"/>
    </w:rPr>
  </w:style>
  <w:style w:type="paragraph" w:styleId="Bibliography">
    <w:name w:val="Bibliography"/>
    <w:basedOn w:val="Normal"/>
    <w:next w:val="Normal"/>
    <w:uiPriority w:val="37"/>
    <w:unhideWhenUsed/>
    <w:rsid w:val="006434A2"/>
  </w:style>
  <w:style w:type="paragraph" w:customStyle="1" w:styleId="Authors">
    <w:name w:val="Authors"/>
    <w:basedOn w:val="Normal"/>
    <w:rsid w:val="006434A2"/>
    <w:pPr>
      <w:spacing w:before="120" w:after="360" w:line="240" w:lineRule="auto"/>
      <w:jc w:val="center"/>
    </w:pPr>
    <w:rPr>
      <w:rFonts w:eastAsia="Times New Roman"/>
      <w:lang w:val="en-US" w:eastAsia="en-US"/>
    </w:rPr>
  </w:style>
  <w:style w:type="paragraph" w:styleId="Header">
    <w:name w:val="header"/>
    <w:basedOn w:val="Normal"/>
    <w:link w:val="HeaderChar"/>
    <w:uiPriority w:val="99"/>
    <w:unhideWhenUsed/>
    <w:rsid w:val="00BA2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CE3"/>
    <w:rPr>
      <w:rFonts w:ascii="Times New Roman" w:hAnsi="Times New Roman" w:cs="Times New Roman"/>
      <w:sz w:val="24"/>
      <w:szCs w:val="24"/>
    </w:rPr>
  </w:style>
  <w:style w:type="paragraph" w:styleId="Footer">
    <w:name w:val="footer"/>
    <w:basedOn w:val="Normal"/>
    <w:link w:val="FooterChar"/>
    <w:uiPriority w:val="99"/>
    <w:unhideWhenUsed/>
    <w:rsid w:val="00BA2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CE3"/>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4002A6"/>
    <w:rPr>
      <w:sz w:val="16"/>
      <w:szCs w:val="16"/>
    </w:rPr>
  </w:style>
  <w:style w:type="paragraph" w:styleId="CommentText">
    <w:name w:val="annotation text"/>
    <w:basedOn w:val="Normal"/>
    <w:link w:val="CommentTextChar"/>
    <w:uiPriority w:val="99"/>
    <w:unhideWhenUsed/>
    <w:rsid w:val="004002A6"/>
    <w:pPr>
      <w:spacing w:line="240" w:lineRule="auto"/>
    </w:pPr>
    <w:rPr>
      <w:sz w:val="20"/>
      <w:szCs w:val="20"/>
    </w:rPr>
  </w:style>
  <w:style w:type="character" w:customStyle="1" w:styleId="CommentTextChar">
    <w:name w:val="Comment Text Char"/>
    <w:basedOn w:val="DefaultParagraphFont"/>
    <w:link w:val="CommentText"/>
    <w:uiPriority w:val="99"/>
    <w:rsid w:val="004002A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002A6"/>
    <w:rPr>
      <w:b/>
      <w:bCs/>
    </w:rPr>
  </w:style>
  <w:style w:type="character" w:customStyle="1" w:styleId="CommentSubjectChar">
    <w:name w:val="Comment Subject Char"/>
    <w:basedOn w:val="CommentTextChar"/>
    <w:link w:val="CommentSubject"/>
    <w:uiPriority w:val="99"/>
    <w:semiHidden/>
    <w:rsid w:val="004002A6"/>
    <w:rPr>
      <w:rFonts w:ascii="Times New Roman" w:hAnsi="Times New Roman" w:cs="Times New Roman"/>
      <w:b/>
      <w:bCs/>
      <w:sz w:val="20"/>
      <w:szCs w:val="20"/>
    </w:rPr>
  </w:style>
  <w:style w:type="table" w:styleId="TableGrid">
    <w:name w:val="Table Grid"/>
    <w:basedOn w:val="TableNormal"/>
    <w:uiPriority w:val="39"/>
    <w:rsid w:val="00702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rsid w:val="003641E1"/>
    <w:pPr>
      <w:spacing w:before="120" w:after="0" w:line="240" w:lineRule="auto"/>
      <w:ind w:left="720" w:hanging="720"/>
    </w:pPr>
    <w:rPr>
      <w:rFonts w:eastAsia="Times New Roman"/>
      <w:lang w:val="en-US" w:eastAsia="en-US"/>
    </w:rPr>
  </w:style>
  <w:style w:type="paragraph" w:styleId="Revision">
    <w:name w:val="Revision"/>
    <w:hidden/>
    <w:uiPriority w:val="99"/>
    <w:semiHidden/>
    <w:rsid w:val="00DF46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9580">
      <w:bodyDiv w:val="1"/>
      <w:marLeft w:val="0"/>
      <w:marRight w:val="0"/>
      <w:marTop w:val="0"/>
      <w:marBottom w:val="0"/>
      <w:divBdr>
        <w:top w:val="none" w:sz="0" w:space="0" w:color="auto"/>
        <w:left w:val="none" w:sz="0" w:space="0" w:color="auto"/>
        <w:bottom w:val="none" w:sz="0" w:space="0" w:color="auto"/>
        <w:right w:val="none" w:sz="0" w:space="0" w:color="auto"/>
      </w:divBdr>
    </w:div>
    <w:div w:id="26955465">
      <w:bodyDiv w:val="1"/>
      <w:marLeft w:val="0"/>
      <w:marRight w:val="0"/>
      <w:marTop w:val="0"/>
      <w:marBottom w:val="0"/>
      <w:divBdr>
        <w:top w:val="none" w:sz="0" w:space="0" w:color="auto"/>
        <w:left w:val="none" w:sz="0" w:space="0" w:color="auto"/>
        <w:bottom w:val="none" w:sz="0" w:space="0" w:color="auto"/>
        <w:right w:val="none" w:sz="0" w:space="0" w:color="auto"/>
      </w:divBdr>
    </w:div>
    <w:div w:id="35476421">
      <w:bodyDiv w:val="1"/>
      <w:marLeft w:val="0"/>
      <w:marRight w:val="0"/>
      <w:marTop w:val="0"/>
      <w:marBottom w:val="0"/>
      <w:divBdr>
        <w:top w:val="none" w:sz="0" w:space="0" w:color="auto"/>
        <w:left w:val="none" w:sz="0" w:space="0" w:color="auto"/>
        <w:bottom w:val="none" w:sz="0" w:space="0" w:color="auto"/>
        <w:right w:val="none" w:sz="0" w:space="0" w:color="auto"/>
      </w:divBdr>
    </w:div>
    <w:div w:id="44180460">
      <w:bodyDiv w:val="1"/>
      <w:marLeft w:val="0"/>
      <w:marRight w:val="0"/>
      <w:marTop w:val="0"/>
      <w:marBottom w:val="0"/>
      <w:divBdr>
        <w:top w:val="none" w:sz="0" w:space="0" w:color="auto"/>
        <w:left w:val="none" w:sz="0" w:space="0" w:color="auto"/>
        <w:bottom w:val="none" w:sz="0" w:space="0" w:color="auto"/>
        <w:right w:val="none" w:sz="0" w:space="0" w:color="auto"/>
      </w:divBdr>
    </w:div>
    <w:div w:id="81535363">
      <w:bodyDiv w:val="1"/>
      <w:marLeft w:val="0"/>
      <w:marRight w:val="0"/>
      <w:marTop w:val="0"/>
      <w:marBottom w:val="0"/>
      <w:divBdr>
        <w:top w:val="none" w:sz="0" w:space="0" w:color="auto"/>
        <w:left w:val="none" w:sz="0" w:space="0" w:color="auto"/>
        <w:bottom w:val="none" w:sz="0" w:space="0" w:color="auto"/>
        <w:right w:val="none" w:sz="0" w:space="0" w:color="auto"/>
      </w:divBdr>
    </w:div>
    <w:div w:id="109714256">
      <w:bodyDiv w:val="1"/>
      <w:marLeft w:val="0"/>
      <w:marRight w:val="0"/>
      <w:marTop w:val="0"/>
      <w:marBottom w:val="0"/>
      <w:divBdr>
        <w:top w:val="none" w:sz="0" w:space="0" w:color="auto"/>
        <w:left w:val="none" w:sz="0" w:space="0" w:color="auto"/>
        <w:bottom w:val="none" w:sz="0" w:space="0" w:color="auto"/>
        <w:right w:val="none" w:sz="0" w:space="0" w:color="auto"/>
      </w:divBdr>
    </w:div>
    <w:div w:id="132796051">
      <w:bodyDiv w:val="1"/>
      <w:marLeft w:val="0"/>
      <w:marRight w:val="0"/>
      <w:marTop w:val="0"/>
      <w:marBottom w:val="0"/>
      <w:divBdr>
        <w:top w:val="none" w:sz="0" w:space="0" w:color="auto"/>
        <w:left w:val="none" w:sz="0" w:space="0" w:color="auto"/>
        <w:bottom w:val="none" w:sz="0" w:space="0" w:color="auto"/>
        <w:right w:val="none" w:sz="0" w:space="0" w:color="auto"/>
      </w:divBdr>
    </w:div>
    <w:div w:id="134564179">
      <w:bodyDiv w:val="1"/>
      <w:marLeft w:val="0"/>
      <w:marRight w:val="0"/>
      <w:marTop w:val="0"/>
      <w:marBottom w:val="0"/>
      <w:divBdr>
        <w:top w:val="none" w:sz="0" w:space="0" w:color="auto"/>
        <w:left w:val="none" w:sz="0" w:space="0" w:color="auto"/>
        <w:bottom w:val="none" w:sz="0" w:space="0" w:color="auto"/>
        <w:right w:val="none" w:sz="0" w:space="0" w:color="auto"/>
      </w:divBdr>
    </w:div>
    <w:div w:id="135757187">
      <w:bodyDiv w:val="1"/>
      <w:marLeft w:val="0"/>
      <w:marRight w:val="0"/>
      <w:marTop w:val="0"/>
      <w:marBottom w:val="0"/>
      <w:divBdr>
        <w:top w:val="none" w:sz="0" w:space="0" w:color="auto"/>
        <w:left w:val="none" w:sz="0" w:space="0" w:color="auto"/>
        <w:bottom w:val="none" w:sz="0" w:space="0" w:color="auto"/>
        <w:right w:val="none" w:sz="0" w:space="0" w:color="auto"/>
      </w:divBdr>
    </w:div>
    <w:div w:id="143399548">
      <w:bodyDiv w:val="1"/>
      <w:marLeft w:val="0"/>
      <w:marRight w:val="0"/>
      <w:marTop w:val="0"/>
      <w:marBottom w:val="0"/>
      <w:divBdr>
        <w:top w:val="none" w:sz="0" w:space="0" w:color="auto"/>
        <w:left w:val="none" w:sz="0" w:space="0" w:color="auto"/>
        <w:bottom w:val="none" w:sz="0" w:space="0" w:color="auto"/>
        <w:right w:val="none" w:sz="0" w:space="0" w:color="auto"/>
      </w:divBdr>
    </w:div>
    <w:div w:id="156117971">
      <w:bodyDiv w:val="1"/>
      <w:marLeft w:val="0"/>
      <w:marRight w:val="0"/>
      <w:marTop w:val="0"/>
      <w:marBottom w:val="0"/>
      <w:divBdr>
        <w:top w:val="none" w:sz="0" w:space="0" w:color="auto"/>
        <w:left w:val="none" w:sz="0" w:space="0" w:color="auto"/>
        <w:bottom w:val="none" w:sz="0" w:space="0" w:color="auto"/>
        <w:right w:val="none" w:sz="0" w:space="0" w:color="auto"/>
      </w:divBdr>
    </w:div>
    <w:div w:id="156196122">
      <w:bodyDiv w:val="1"/>
      <w:marLeft w:val="0"/>
      <w:marRight w:val="0"/>
      <w:marTop w:val="0"/>
      <w:marBottom w:val="0"/>
      <w:divBdr>
        <w:top w:val="none" w:sz="0" w:space="0" w:color="auto"/>
        <w:left w:val="none" w:sz="0" w:space="0" w:color="auto"/>
        <w:bottom w:val="none" w:sz="0" w:space="0" w:color="auto"/>
        <w:right w:val="none" w:sz="0" w:space="0" w:color="auto"/>
      </w:divBdr>
    </w:div>
    <w:div w:id="163402465">
      <w:bodyDiv w:val="1"/>
      <w:marLeft w:val="0"/>
      <w:marRight w:val="0"/>
      <w:marTop w:val="0"/>
      <w:marBottom w:val="0"/>
      <w:divBdr>
        <w:top w:val="none" w:sz="0" w:space="0" w:color="auto"/>
        <w:left w:val="none" w:sz="0" w:space="0" w:color="auto"/>
        <w:bottom w:val="none" w:sz="0" w:space="0" w:color="auto"/>
        <w:right w:val="none" w:sz="0" w:space="0" w:color="auto"/>
      </w:divBdr>
    </w:div>
    <w:div w:id="172257592">
      <w:bodyDiv w:val="1"/>
      <w:marLeft w:val="0"/>
      <w:marRight w:val="0"/>
      <w:marTop w:val="0"/>
      <w:marBottom w:val="0"/>
      <w:divBdr>
        <w:top w:val="none" w:sz="0" w:space="0" w:color="auto"/>
        <w:left w:val="none" w:sz="0" w:space="0" w:color="auto"/>
        <w:bottom w:val="none" w:sz="0" w:space="0" w:color="auto"/>
        <w:right w:val="none" w:sz="0" w:space="0" w:color="auto"/>
      </w:divBdr>
    </w:div>
    <w:div w:id="173539343">
      <w:bodyDiv w:val="1"/>
      <w:marLeft w:val="0"/>
      <w:marRight w:val="0"/>
      <w:marTop w:val="0"/>
      <w:marBottom w:val="0"/>
      <w:divBdr>
        <w:top w:val="none" w:sz="0" w:space="0" w:color="auto"/>
        <w:left w:val="none" w:sz="0" w:space="0" w:color="auto"/>
        <w:bottom w:val="none" w:sz="0" w:space="0" w:color="auto"/>
        <w:right w:val="none" w:sz="0" w:space="0" w:color="auto"/>
      </w:divBdr>
    </w:div>
    <w:div w:id="184371880">
      <w:bodyDiv w:val="1"/>
      <w:marLeft w:val="0"/>
      <w:marRight w:val="0"/>
      <w:marTop w:val="0"/>
      <w:marBottom w:val="0"/>
      <w:divBdr>
        <w:top w:val="none" w:sz="0" w:space="0" w:color="auto"/>
        <w:left w:val="none" w:sz="0" w:space="0" w:color="auto"/>
        <w:bottom w:val="none" w:sz="0" w:space="0" w:color="auto"/>
        <w:right w:val="none" w:sz="0" w:space="0" w:color="auto"/>
      </w:divBdr>
    </w:div>
    <w:div w:id="198009479">
      <w:bodyDiv w:val="1"/>
      <w:marLeft w:val="0"/>
      <w:marRight w:val="0"/>
      <w:marTop w:val="0"/>
      <w:marBottom w:val="0"/>
      <w:divBdr>
        <w:top w:val="none" w:sz="0" w:space="0" w:color="auto"/>
        <w:left w:val="none" w:sz="0" w:space="0" w:color="auto"/>
        <w:bottom w:val="none" w:sz="0" w:space="0" w:color="auto"/>
        <w:right w:val="none" w:sz="0" w:space="0" w:color="auto"/>
      </w:divBdr>
    </w:div>
    <w:div w:id="198049930">
      <w:bodyDiv w:val="1"/>
      <w:marLeft w:val="0"/>
      <w:marRight w:val="0"/>
      <w:marTop w:val="0"/>
      <w:marBottom w:val="0"/>
      <w:divBdr>
        <w:top w:val="none" w:sz="0" w:space="0" w:color="auto"/>
        <w:left w:val="none" w:sz="0" w:space="0" w:color="auto"/>
        <w:bottom w:val="none" w:sz="0" w:space="0" w:color="auto"/>
        <w:right w:val="none" w:sz="0" w:space="0" w:color="auto"/>
      </w:divBdr>
    </w:div>
    <w:div w:id="202206890">
      <w:bodyDiv w:val="1"/>
      <w:marLeft w:val="0"/>
      <w:marRight w:val="0"/>
      <w:marTop w:val="0"/>
      <w:marBottom w:val="0"/>
      <w:divBdr>
        <w:top w:val="none" w:sz="0" w:space="0" w:color="auto"/>
        <w:left w:val="none" w:sz="0" w:space="0" w:color="auto"/>
        <w:bottom w:val="none" w:sz="0" w:space="0" w:color="auto"/>
        <w:right w:val="none" w:sz="0" w:space="0" w:color="auto"/>
      </w:divBdr>
    </w:div>
    <w:div w:id="212010663">
      <w:bodyDiv w:val="1"/>
      <w:marLeft w:val="0"/>
      <w:marRight w:val="0"/>
      <w:marTop w:val="0"/>
      <w:marBottom w:val="0"/>
      <w:divBdr>
        <w:top w:val="none" w:sz="0" w:space="0" w:color="auto"/>
        <w:left w:val="none" w:sz="0" w:space="0" w:color="auto"/>
        <w:bottom w:val="none" w:sz="0" w:space="0" w:color="auto"/>
        <w:right w:val="none" w:sz="0" w:space="0" w:color="auto"/>
      </w:divBdr>
    </w:div>
    <w:div w:id="230579399">
      <w:bodyDiv w:val="1"/>
      <w:marLeft w:val="0"/>
      <w:marRight w:val="0"/>
      <w:marTop w:val="0"/>
      <w:marBottom w:val="0"/>
      <w:divBdr>
        <w:top w:val="none" w:sz="0" w:space="0" w:color="auto"/>
        <w:left w:val="none" w:sz="0" w:space="0" w:color="auto"/>
        <w:bottom w:val="none" w:sz="0" w:space="0" w:color="auto"/>
        <w:right w:val="none" w:sz="0" w:space="0" w:color="auto"/>
      </w:divBdr>
    </w:div>
    <w:div w:id="257376755">
      <w:bodyDiv w:val="1"/>
      <w:marLeft w:val="0"/>
      <w:marRight w:val="0"/>
      <w:marTop w:val="0"/>
      <w:marBottom w:val="0"/>
      <w:divBdr>
        <w:top w:val="none" w:sz="0" w:space="0" w:color="auto"/>
        <w:left w:val="none" w:sz="0" w:space="0" w:color="auto"/>
        <w:bottom w:val="none" w:sz="0" w:space="0" w:color="auto"/>
        <w:right w:val="none" w:sz="0" w:space="0" w:color="auto"/>
      </w:divBdr>
    </w:div>
    <w:div w:id="298540670">
      <w:bodyDiv w:val="1"/>
      <w:marLeft w:val="0"/>
      <w:marRight w:val="0"/>
      <w:marTop w:val="0"/>
      <w:marBottom w:val="0"/>
      <w:divBdr>
        <w:top w:val="none" w:sz="0" w:space="0" w:color="auto"/>
        <w:left w:val="none" w:sz="0" w:space="0" w:color="auto"/>
        <w:bottom w:val="none" w:sz="0" w:space="0" w:color="auto"/>
        <w:right w:val="none" w:sz="0" w:space="0" w:color="auto"/>
      </w:divBdr>
    </w:div>
    <w:div w:id="317346213">
      <w:bodyDiv w:val="1"/>
      <w:marLeft w:val="0"/>
      <w:marRight w:val="0"/>
      <w:marTop w:val="0"/>
      <w:marBottom w:val="0"/>
      <w:divBdr>
        <w:top w:val="none" w:sz="0" w:space="0" w:color="auto"/>
        <w:left w:val="none" w:sz="0" w:space="0" w:color="auto"/>
        <w:bottom w:val="none" w:sz="0" w:space="0" w:color="auto"/>
        <w:right w:val="none" w:sz="0" w:space="0" w:color="auto"/>
      </w:divBdr>
    </w:div>
    <w:div w:id="319427275">
      <w:bodyDiv w:val="1"/>
      <w:marLeft w:val="0"/>
      <w:marRight w:val="0"/>
      <w:marTop w:val="0"/>
      <w:marBottom w:val="0"/>
      <w:divBdr>
        <w:top w:val="none" w:sz="0" w:space="0" w:color="auto"/>
        <w:left w:val="none" w:sz="0" w:space="0" w:color="auto"/>
        <w:bottom w:val="none" w:sz="0" w:space="0" w:color="auto"/>
        <w:right w:val="none" w:sz="0" w:space="0" w:color="auto"/>
      </w:divBdr>
    </w:div>
    <w:div w:id="322127048">
      <w:bodyDiv w:val="1"/>
      <w:marLeft w:val="0"/>
      <w:marRight w:val="0"/>
      <w:marTop w:val="0"/>
      <w:marBottom w:val="0"/>
      <w:divBdr>
        <w:top w:val="none" w:sz="0" w:space="0" w:color="auto"/>
        <w:left w:val="none" w:sz="0" w:space="0" w:color="auto"/>
        <w:bottom w:val="none" w:sz="0" w:space="0" w:color="auto"/>
        <w:right w:val="none" w:sz="0" w:space="0" w:color="auto"/>
      </w:divBdr>
    </w:div>
    <w:div w:id="323555633">
      <w:bodyDiv w:val="1"/>
      <w:marLeft w:val="0"/>
      <w:marRight w:val="0"/>
      <w:marTop w:val="0"/>
      <w:marBottom w:val="0"/>
      <w:divBdr>
        <w:top w:val="none" w:sz="0" w:space="0" w:color="auto"/>
        <w:left w:val="none" w:sz="0" w:space="0" w:color="auto"/>
        <w:bottom w:val="none" w:sz="0" w:space="0" w:color="auto"/>
        <w:right w:val="none" w:sz="0" w:space="0" w:color="auto"/>
      </w:divBdr>
    </w:div>
    <w:div w:id="327830393">
      <w:bodyDiv w:val="1"/>
      <w:marLeft w:val="0"/>
      <w:marRight w:val="0"/>
      <w:marTop w:val="0"/>
      <w:marBottom w:val="0"/>
      <w:divBdr>
        <w:top w:val="none" w:sz="0" w:space="0" w:color="auto"/>
        <w:left w:val="none" w:sz="0" w:space="0" w:color="auto"/>
        <w:bottom w:val="none" w:sz="0" w:space="0" w:color="auto"/>
        <w:right w:val="none" w:sz="0" w:space="0" w:color="auto"/>
      </w:divBdr>
    </w:div>
    <w:div w:id="329454898">
      <w:bodyDiv w:val="1"/>
      <w:marLeft w:val="0"/>
      <w:marRight w:val="0"/>
      <w:marTop w:val="0"/>
      <w:marBottom w:val="0"/>
      <w:divBdr>
        <w:top w:val="none" w:sz="0" w:space="0" w:color="auto"/>
        <w:left w:val="none" w:sz="0" w:space="0" w:color="auto"/>
        <w:bottom w:val="none" w:sz="0" w:space="0" w:color="auto"/>
        <w:right w:val="none" w:sz="0" w:space="0" w:color="auto"/>
      </w:divBdr>
      <w:divsChild>
        <w:div w:id="1982728167">
          <w:marLeft w:val="274"/>
          <w:marRight w:val="0"/>
          <w:marTop w:val="0"/>
          <w:marBottom w:val="0"/>
          <w:divBdr>
            <w:top w:val="none" w:sz="0" w:space="0" w:color="auto"/>
            <w:left w:val="none" w:sz="0" w:space="0" w:color="auto"/>
            <w:bottom w:val="none" w:sz="0" w:space="0" w:color="auto"/>
            <w:right w:val="none" w:sz="0" w:space="0" w:color="auto"/>
          </w:divBdr>
        </w:div>
        <w:div w:id="18481977">
          <w:marLeft w:val="274"/>
          <w:marRight w:val="0"/>
          <w:marTop w:val="0"/>
          <w:marBottom w:val="0"/>
          <w:divBdr>
            <w:top w:val="none" w:sz="0" w:space="0" w:color="auto"/>
            <w:left w:val="none" w:sz="0" w:space="0" w:color="auto"/>
            <w:bottom w:val="none" w:sz="0" w:space="0" w:color="auto"/>
            <w:right w:val="none" w:sz="0" w:space="0" w:color="auto"/>
          </w:divBdr>
        </w:div>
        <w:div w:id="166212740">
          <w:marLeft w:val="274"/>
          <w:marRight w:val="0"/>
          <w:marTop w:val="0"/>
          <w:marBottom w:val="0"/>
          <w:divBdr>
            <w:top w:val="none" w:sz="0" w:space="0" w:color="auto"/>
            <w:left w:val="none" w:sz="0" w:space="0" w:color="auto"/>
            <w:bottom w:val="none" w:sz="0" w:space="0" w:color="auto"/>
            <w:right w:val="none" w:sz="0" w:space="0" w:color="auto"/>
          </w:divBdr>
        </w:div>
        <w:div w:id="1606881048">
          <w:marLeft w:val="274"/>
          <w:marRight w:val="0"/>
          <w:marTop w:val="0"/>
          <w:marBottom w:val="0"/>
          <w:divBdr>
            <w:top w:val="none" w:sz="0" w:space="0" w:color="auto"/>
            <w:left w:val="none" w:sz="0" w:space="0" w:color="auto"/>
            <w:bottom w:val="none" w:sz="0" w:space="0" w:color="auto"/>
            <w:right w:val="none" w:sz="0" w:space="0" w:color="auto"/>
          </w:divBdr>
        </w:div>
        <w:div w:id="1761902015">
          <w:marLeft w:val="274"/>
          <w:marRight w:val="0"/>
          <w:marTop w:val="0"/>
          <w:marBottom w:val="0"/>
          <w:divBdr>
            <w:top w:val="none" w:sz="0" w:space="0" w:color="auto"/>
            <w:left w:val="none" w:sz="0" w:space="0" w:color="auto"/>
            <w:bottom w:val="none" w:sz="0" w:space="0" w:color="auto"/>
            <w:right w:val="none" w:sz="0" w:space="0" w:color="auto"/>
          </w:divBdr>
        </w:div>
        <w:div w:id="505680788">
          <w:marLeft w:val="274"/>
          <w:marRight w:val="0"/>
          <w:marTop w:val="0"/>
          <w:marBottom w:val="0"/>
          <w:divBdr>
            <w:top w:val="none" w:sz="0" w:space="0" w:color="auto"/>
            <w:left w:val="none" w:sz="0" w:space="0" w:color="auto"/>
            <w:bottom w:val="none" w:sz="0" w:space="0" w:color="auto"/>
            <w:right w:val="none" w:sz="0" w:space="0" w:color="auto"/>
          </w:divBdr>
        </w:div>
        <w:div w:id="1914508226">
          <w:marLeft w:val="274"/>
          <w:marRight w:val="0"/>
          <w:marTop w:val="0"/>
          <w:marBottom w:val="0"/>
          <w:divBdr>
            <w:top w:val="none" w:sz="0" w:space="0" w:color="auto"/>
            <w:left w:val="none" w:sz="0" w:space="0" w:color="auto"/>
            <w:bottom w:val="none" w:sz="0" w:space="0" w:color="auto"/>
            <w:right w:val="none" w:sz="0" w:space="0" w:color="auto"/>
          </w:divBdr>
        </w:div>
        <w:div w:id="1266617388">
          <w:marLeft w:val="274"/>
          <w:marRight w:val="0"/>
          <w:marTop w:val="0"/>
          <w:marBottom w:val="0"/>
          <w:divBdr>
            <w:top w:val="none" w:sz="0" w:space="0" w:color="auto"/>
            <w:left w:val="none" w:sz="0" w:space="0" w:color="auto"/>
            <w:bottom w:val="none" w:sz="0" w:space="0" w:color="auto"/>
            <w:right w:val="none" w:sz="0" w:space="0" w:color="auto"/>
          </w:divBdr>
        </w:div>
        <w:div w:id="663363551">
          <w:marLeft w:val="274"/>
          <w:marRight w:val="0"/>
          <w:marTop w:val="0"/>
          <w:marBottom w:val="0"/>
          <w:divBdr>
            <w:top w:val="none" w:sz="0" w:space="0" w:color="auto"/>
            <w:left w:val="none" w:sz="0" w:space="0" w:color="auto"/>
            <w:bottom w:val="none" w:sz="0" w:space="0" w:color="auto"/>
            <w:right w:val="none" w:sz="0" w:space="0" w:color="auto"/>
          </w:divBdr>
        </w:div>
        <w:div w:id="1151212814">
          <w:marLeft w:val="274"/>
          <w:marRight w:val="0"/>
          <w:marTop w:val="0"/>
          <w:marBottom w:val="0"/>
          <w:divBdr>
            <w:top w:val="none" w:sz="0" w:space="0" w:color="auto"/>
            <w:left w:val="none" w:sz="0" w:space="0" w:color="auto"/>
            <w:bottom w:val="none" w:sz="0" w:space="0" w:color="auto"/>
            <w:right w:val="none" w:sz="0" w:space="0" w:color="auto"/>
          </w:divBdr>
        </w:div>
        <w:div w:id="1519734901">
          <w:marLeft w:val="274"/>
          <w:marRight w:val="0"/>
          <w:marTop w:val="0"/>
          <w:marBottom w:val="0"/>
          <w:divBdr>
            <w:top w:val="none" w:sz="0" w:space="0" w:color="auto"/>
            <w:left w:val="none" w:sz="0" w:space="0" w:color="auto"/>
            <w:bottom w:val="none" w:sz="0" w:space="0" w:color="auto"/>
            <w:right w:val="none" w:sz="0" w:space="0" w:color="auto"/>
          </w:divBdr>
        </w:div>
        <w:div w:id="396637734">
          <w:marLeft w:val="274"/>
          <w:marRight w:val="0"/>
          <w:marTop w:val="0"/>
          <w:marBottom w:val="0"/>
          <w:divBdr>
            <w:top w:val="none" w:sz="0" w:space="0" w:color="auto"/>
            <w:left w:val="none" w:sz="0" w:space="0" w:color="auto"/>
            <w:bottom w:val="none" w:sz="0" w:space="0" w:color="auto"/>
            <w:right w:val="none" w:sz="0" w:space="0" w:color="auto"/>
          </w:divBdr>
        </w:div>
        <w:div w:id="1328364635">
          <w:marLeft w:val="274"/>
          <w:marRight w:val="0"/>
          <w:marTop w:val="0"/>
          <w:marBottom w:val="0"/>
          <w:divBdr>
            <w:top w:val="none" w:sz="0" w:space="0" w:color="auto"/>
            <w:left w:val="none" w:sz="0" w:space="0" w:color="auto"/>
            <w:bottom w:val="none" w:sz="0" w:space="0" w:color="auto"/>
            <w:right w:val="none" w:sz="0" w:space="0" w:color="auto"/>
          </w:divBdr>
        </w:div>
        <w:div w:id="547499756">
          <w:marLeft w:val="274"/>
          <w:marRight w:val="0"/>
          <w:marTop w:val="0"/>
          <w:marBottom w:val="0"/>
          <w:divBdr>
            <w:top w:val="none" w:sz="0" w:space="0" w:color="auto"/>
            <w:left w:val="none" w:sz="0" w:space="0" w:color="auto"/>
            <w:bottom w:val="none" w:sz="0" w:space="0" w:color="auto"/>
            <w:right w:val="none" w:sz="0" w:space="0" w:color="auto"/>
          </w:divBdr>
        </w:div>
      </w:divsChild>
    </w:div>
    <w:div w:id="330257314">
      <w:bodyDiv w:val="1"/>
      <w:marLeft w:val="0"/>
      <w:marRight w:val="0"/>
      <w:marTop w:val="0"/>
      <w:marBottom w:val="0"/>
      <w:divBdr>
        <w:top w:val="none" w:sz="0" w:space="0" w:color="auto"/>
        <w:left w:val="none" w:sz="0" w:space="0" w:color="auto"/>
        <w:bottom w:val="none" w:sz="0" w:space="0" w:color="auto"/>
        <w:right w:val="none" w:sz="0" w:space="0" w:color="auto"/>
      </w:divBdr>
    </w:div>
    <w:div w:id="357898616">
      <w:bodyDiv w:val="1"/>
      <w:marLeft w:val="0"/>
      <w:marRight w:val="0"/>
      <w:marTop w:val="0"/>
      <w:marBottom w:val="0"/>
      <w:divBdr>
        <w:top w:val="none" w:sz="0" w:space="0" w:color="auto"/>
        <w:left w:val="none" w:sz="0" w:space="0" w:color="auto"/>
        <w:bottom w:val="none" w:sz="0" w:space="0" w:color="auto"/>
        <w:right w:val="none" w:sz="0" w:space="0" w:color="auto"/>
      </w:divBdr>
    </w:div>
    <w:div w:id="393701508">
      <w:bodyDiv w:val="1"/>
      <w:marLeft w:val="0"/>
      <w:marRight w:val="0"/>
      <w:marTop w:val="0"/>
      <w:marBottom w:val="0"/>
      <w:divBdr>
        <w:top w:val="none" w:sz="0" w:space="0" w:color="auto"/>
        <w:left w:val="none" w:sz="0" w:space="0" w:color="auto"/>
        <w:bottom w:val="none" w:sz="0" w:space="0" w:color="auto"/>
        <w:right w:val="none" w:sz="0" w:space="0" w:color="auto"/>
      </w:divBdr>
    </w:div>
    <w:div w:id="401022759">
      <w:bodyDiv w:val="1"/>
      <w:marLeft w:val="0"/>
      <w:marRight w:val="0"/>
      <w:marTop w:val="0"/>
      <w:marBottom w:val="0"/>
      <w:divBdr>
        <w:top w:val="none" w:sz="0" w:space="0" w:color="auto"/>
        <w:left w:val="none" w:sz="0" w:space="0" w:color="auto"/>
        <w:bottom w:val="none" w:sz="0" w:space="0" w:color="auto"/>
        <w:right w:val="none" w:sz="0" w:space="0" w:color="auto"/>
      </w:divBdr>
    </w:div>
    <w:div w:id="401097295">
      <w:bodyDiv w:val="1"/>
      <w:marLeft w:val="0"/>
      <w:marRight w:val="0"/>
      <w:marTop w:val="0"/>
      <w:marBottom w:val="0"/>
      <w:divBdr>
        <w:top w:val="none" w:sz="0" w:space="0" w:color="auto"/>
        <w:left w:val="none" w:sz="0" w:space="0" w:color="auto"/>
        <w:bottom w:val="none" w:sz="0" w:space="0" w:color="auto"/>
        <w:right w:val="none" w:sz="0" w:space="0" w:color="auto"/>
      </w:divBdr>
    </w:div>
    <w:div w:id="403842215">
      <w:bodyDiv w:val="1"/>
      <w:marLeft w:val="0"/>
      <w:marRight w:val="0"/>
      <w:marTop w:val="0"/>
      <w:marBottom w:val="0"/>
      <w:divBdr>
        <w:top w:val="none" w:sz="0" w:space="0" w:color="auto"/>
        <w:left w:val="none" w:sz="0" w:space="0" w:color="auto"/>
        <w:bottom w:val="none" w:sz="0" w:space="0" w:color="auto"/>
        <w:right w:val="none" w:sz="0" w:space="0" w:color="auto"/>
      </w:divBdr>
    </w:div>
    <w:div w:id="405610903">
      <w:bodyDiv w:val="1"/>
      <w:marLeft w:val="0"/>
      <w:marRight w:val="0"/>
      <w:marTop w:val="0"/>
      <w:marBottom w:val="0"/>
      <w:divBdr>
        <w:top w:val="none" w:sz="0" w:space="0" w:color="auto"/>
        <w:left w:val="none" w:sz="0" w:space="0" w:color="auto"/>
        <w:bottom w:val="none" w:sz="0" w:space="0" w:color="auto"/>
        <w:right w:val="none" w:sz="0" w:space="0" w:color="auto"/>
      </w:divBdr>
    </w:div>
    <w:div w:id="415631242">
      <w:bodyDiv w:val="1"/>
      <w:marLeft w:val="0"/>
      <w:marRight w:val="0"/>
      <w:marTop w:val="0"/>
      <w:marBottom w:val="0"/>
      <w:divBdr>
        <w:top w:val="none" w:sz="0" w:space="0" w:color="auto"/>
        <w:left w:val="none" w:sz="0" w:space="0" w:color="auto"/>
        <w:bottom w:val="none" w:sz="0" w:space="0" w:color="auto"/>
        <w:right w:val="none" w:sz="0" w:space="0" w:color="auto"/>
      </w:divBdr>
    </w:div>
    <w:div w:id="415830839">
      <w:bodyDiv w:val="1"/>
      <w:marLeft w:val="0"/>
      <w:marRight w:val="0"/>
      <w:marTop w:val="0"/>
      <w:marBottom w:val="0"/>
      <w:divBdr>
        <w:top w:val="none" w:sz="0" w:space="0" w:color="auto"/>
        <w:left w:val="none" w:sz="0" w:space="0" w:color="auto"/>
        <w:bottom w:val="none" w:sz="0" w:space="0" w:color="auto"/>
        <w:right w:val="none" w:sz="0" w:space="0" w:color="auto"/>
      </w:divBdr>
    </w:div>
    <w:div w:id="429278391">
      <w:bodyDiv w:val="1"/>
      <w:marLeft w:val="0"/>
      <w:marRight w:val="0"/>
      <w:marTop w:val="0"/>
      <w:marBottom w:val="0"/>
      <w:divBdr>
        <w:top w:val="none" w:sz="0" w:space="0" w:color="auto"/>
        <w:left w:val="none" w:sz="0" w:space="0" w:color="auto"/>
        <w:bottom w:val="none" w:sz="0" w:space="0" w:color="auto"/>
        <w:right w:val="none" w:sz="0" w:space="0" w:color="auto"/>
      </w:divBdr>
    </w:div>
    <w:div w:id="445779663">
      <w:bodyDiv w:val="1"/>
      <w:marLeft w:val="0"/>
      <w:marRight w:val="0"/>
      <w:marTop w:val="0"/>
      <w:marBottom w:val="0"/>
      <w:divBdr>
        <w:top w:val="none" w:sz="0" w:space="0" w:color="auto"/>
        <w:left w:val="none" w:sz="0" w:space="0" w:color="auto"/>
        <w:bottom w:val="none" w:sz="0" w:space="0" w:color="auto"/>
        <w:right w:val="none" w:sz="0" w:space="0" w:color="auto"/>
      </w:divBdr>
      <w:divsChild>
        <w:div w:id="1381859229">
          <w:marLeft w:val="706"/>
          <w:marRight w:val="0"/>
          <w:marTop w:val="100"/>
          <w:marBottom w:val="0"/>
          <w:divBdr>
            <w:top w:val="none" w:sz="0" w:space="0" w:color="auto"/>
            <w:left w:val="none" w:sz="0" w:space="0" w:color="auto"/>
            <w:bottom w:val="none" w:sz="0" w:space="0" w:color="auto"/>
            <w:right w:val="none" w:sz="0" w:space="0" w:color="auto"/>
          </w:divBdr>
        </w:div>
        <w:div w:id="163278954">
          <w:marLeft w:val="706"/>
          <w:marRight w:val="0"/>
          <w:marTop w:val="100"/>
          <w:marBottom w:val="0"/>
          <w:divBdr>
            <w:top w:val="none" w:sz="0" w:space="0" w:color="auto"/>
            <w:left w:val="none" w:sz="0" w:space="0" w:color="auto"/>
            <w:bottom w:val="none" w:sz="0" w:space="0" w:color="auto"/>
            <w:right w:val="none" w:sz="0" w:space="0" w:color="auto"/>
          </w:divBdr>
        </w:div>
        <w:div w:id="697390411">
          <w:marLeft w:val="706"/>
          <w:marRight w:val="0"/>
          <w:marTop w:val="100"/>
          <w:marBottom w:val="0"/>
          <w:divBdr>
            <w:top w:val="none" w:sz="0" w:space="0" w:color="auto"/>
            <w:left w:val="none" w:sz="0" w:space="0" w:color="auto"/>
            <w:bottom w:val="none" w:sz="0" w:space="0" w:color="auto"/>
            <w:right w:val="none" w:sz="0" w:space="0" w:color="auto"/>
          </w:divBdr>
        </w:div>
        <w:div w:id="130832274">
          <w:marLeft w:val="706"/>
          <w:marRight w:val="0"/>
          <w:marTop w:val="100"/>
          <w:marBottom w:val="0"/>
          <w:divBdr>
            <w:top w:val="none" w:sz="0" w:space="0" w:color="auto"/>
            <w:left w:val="none" w:sz="0" w:space="0" w:color="auto"/>
            <w:bottom w:val="none" w:sz="0" w:space="0" w:color="auto"/>
            <w:right w:val="none" w:sz="0" w:space="0" w:color="auto"/>
          </w:divBdr>
        </w:div>
      </w:divsChild>
    </w:div>
    <w:div w:id="452132949">
      <w:bodyDiv w:val="1"/>
      <w:marLeft w:val="0"/>
      <w:marRight w:val="0"/>
      <w:marTop w:val="0"/>
      <w:marBottom w:val="0"/>
      <w:divBdr>
        <w:top w:val="none" w:sz="0" w:space="0" w:color="auto"/>
        <w:left w:val="none" w:sz="0" w:space="0" w:color="auto"/>
        <w:bottom w:val="none" w:sz="0" w:space="0" w:color="auto"/>
        <w:right w:val="none" w:sz="0" w:space="0" w:color="auto"/>
      </w:divBdr>
    </w:div>
    <w:div w:id="455103305">
      <w:bodyDiv w:val="1"/>
      <w:marLeft w:val="0"/>
      <w:marRight w:val="0"/>
      <w:marTop w:val="0"/>
      <w:marBottom w:val="0"/>
      <w:divBdr>
        <w:top w:val="none" w:sz="0" w:space="0" w:color="auto"/>
        <w:left w:val="none" w:sz="0" w:space="0" w:color="auto"/>
        <w:bottom w:val="none" w:sz="0" w:space="0" w:color="auto"/>
        <w:right w:val="none" w:sz="0" w:space="0" w:color="auto"/>
      </w:divBdr>
    </w:div>
    <w:div w:id="469787583">
      <w:bodyDiv w:val="1"/>
      <w:marLeft w:val="0"/>
      <w:marRight w:val="0"/>
      <w:marTop w:val="0"/>
      <w:marBottom w:val="0"/>
      <w:divBdr>
        <w:top w:val="none" w:sz="0" w:space="0" w:color="auto"/>
        <w:left w:val="none" w:sz="0" w:space="0" w:color="auto"/>
        <w:bottom w:val="none" w:sz="0" w:space="0" w:color="auto"/>
        <w:right w:val="none" w:sz="0" w:space="0" w:color="auto"/>
      </w:divBdr>
    </w:div>
    <w:div w:id="515583515">
      <w:bodyDiv w:val="1"/>
      <w:marLeft w:val="0"/>
      <w:marRight w:val="0"/>
      <w:marTop w:val="0"/>
      <w:marBottom w:val="0"/>
      <w:divBdr>
        <w:top w:val="none" w:sz="0" w:space="0" w:color="auto"/>
        <w:left w:val="none" w:sz="0" w:space="0" w:color="auto"/>
        <w:bottom w:val="none" w:sz="0" w:space="0" w:color="auto"/>
        <w:right w:val="none" w:sz="0" w:space="0" w:color="auto"/>
      </w:divBdr>
    </w:div>
    <w:div w:id="567113693">
      <w:bodyDiv w:val="1"/>
      <w:marLeft w:val="0"/>
      <w:marRight w:val="0"/>
      <w:marTop w:val="0"/>
      <w:marBottom w:val="0"/>
      <w:divBdr>
        <w:top w:val="none" w:sz="0" w:space="0" w:color="auto"/>
        <w:left w:val="none" w:sz="0" w:space="0" w:color="auto"/>
        <w:bottom w:val="none" w:sz="0" w:space="0" w:color="auto"/>
        <w:right w:val="none" w:sz="0" w:space="0" w:color="auto"/>
      </w:divBdr>
    </w:div>
    <w:div w:id="570775048">
      <w:bodyDiv w:val="1"/>
      <w:marLeft w:val="0"/>
      <w:marRight w:val="0"/>
      <w:marTop w:val="0"/>
      <w:marBottom w:val="0"/>
      <w:divBdr>
        <w:top w:val="none" w:sz="0" w:space="0" w:color="auto"/>
        <w:left w:val="none" w:sz="0" w:space="0" w:color="auto"/>
        <w:bottom w:val="none" w:sz="0" w:space="0" w:color="auto"/>
        <w:right w:val="none" w:sz="0" w:space="0" w:color="auto"/>
      </w:divBdr>
      <w:divsChild>
        <w:div w:id="320432323">
          <w:marLeft w:val="706"/>
          <w:marRight w:val="0"/>
          <w:marTop w:val="100"/>
          <w:marBottom w:val="0"/>
          <w:divBdr>
            <w:top w:val="none" w:sz="0" w:space="0" w:color="auto"/>
            <w:left w:val="none" w:sz="0" w:space="0" w:color="auto"/>
            <w:bottom w:val="none" w:sz="0" w:space="0" w:color="auto"/>
            <w:right w:val="none" w:sz="0" w:space="0" w:color="auto"/>
          </w:divBdr>
        </w:div>
      </w:divsChild>
    </w:div>
    <w:div w:id="573200747">
      <w:bodyDiv w:val="1"/>
      <w:marLeft w:val="0"/>
      <w:marRight w:val="0"/>
      <w:marTop w:val="0"/>
      <w:marBottom w:val="0"/>
      <w:divBdr>
        <w:top w:val="none" w:sz="0" w:space="0" w:color="auto"/>
        <w:left w:val="none" w:sz="0" w:space="0" w:color="auto"/>
        <w:bottom w:val="none" w:sz="0" w:space="0" w:color="auto"/>
        <w:right w:val="none" w:sz="0" w:space="0" w:color="auto"/>
      </w:divBdr>
    </w:div>
    <w:div w:id="574243479">
      <w:bodyDiv w:val="1"/>
      <w:marLeft w:val="0"/>
      <w:marRight w:val="0"/>
      <w:marTop w:val="0"/>
      <w:marBottom w:val="0"/>
      <w:divBdr>
        <w:top w:val="none" w:sz="0" w:space="0" w:color="auto"/>
        <w:left w:val="none" w:sz="0" w:space="0" w:color="auto"/>
        <w:bottom w:val="none" w:sz="0" w:space="0" w:color="auto"/>
        <w:right w:val="none" w:sz="0" w:space="0" w:color="auto"/>
      </w:divBdr>
    </w:div>
    <w:div w:id="579829532">
      <w:bodyDiv w:val="1"/>
      <w:marLeft w:val="0"/>
      <w:marRight w:val="0"/>
      <w:marTop w:val="0"/>
      <w:marBottom w:val="0"/>
      <w:divBdr>
        <w:top w:val="none" w:sz="0" w:space="0" w:color="auto"/>
        <w:left w:val="none" w:sz="0" w:space="0" w:color="auto"/>
        <w:bottom w:val="none" w:sz="0" w:space="0" w:color="auto"/>
        <w:right w:val="none" w:sz="0" w:space="0" w:color="auto"/>
      </w:divBdr>
    </w:div>
    <w:div w:id="582833688">
      <w:bodyDiv w:val="1"/>
      <w:marLeft w:val="0"/>
      <w:marRight w:val="0"/>
      <w:marTop w:val="0"/>
      <w:marBottom w:val="0"/>
      <w:divBdr>
        <w:top w:val="none" w:sz="0" w:space="0" w:color="auto"/>
        <w:left w:val="none" w:sz="0" w:space="0" w:color="auto"/>
        <w:bottom w:val="none" w:sz="0" w:space="0" w:color="auto"/>
        <w:right w:val="none" w:sz="0" w:space="0" w:color="auto"/>
      </w:divBdr>
    </w:div>
    <w:div w:id="584459846">
      <w:bodyDiv w:val="1"/>
      <w:marLeft w:val="0"/>
      <w:marRight w:val="0"/>
      <w:marTop w:val="0"/>
      <w:marBottom w:val="0"/>
      <w:divBdr>
        <w:top w:val="none" w:sz="0" w:space="0" w:color="auto"/>
        <w:left w:val="none" w:sz="0" w:space="0" w:color="auto"/>
        <w:bottom w:val="none" w:sz="0" w:space="0" w:color="auto"/>
        <w:right w:val="none" w:sz="0" w:space="0" w:color="auto"/>
      </w:divBdr>
    </w:div>
    <w:div w:id="598369282">
      <w:bodyDiv w:val="1"/>
      <w:marLeft w:val="0"/>
      <w:marRight w:val="0"/>
      <w:marTop w:val="0"/>
      <w:marBottom w:val="0"/>
      <w:divBdr>
        <w:top w:val="none" w:sz="0" w:space="0" w:color="auto"/>
        <w:left w:val="none" w:sz="0" w:space="0" w:color="auto"/>
        <w:bottom w:val="none" w:sz="0" w:space="0" w:color="auto"/>
        <w:right w:val="none" w:sz="0" w:space="0" w:color="auto"/>
      </w:divBdr>
    </w:div>
    <w:div w:id="613901619">
      <w:bodyDiv w:val="1"/>
      <w:marLeft w:val="0"/>
      <w:marRight w:val="0"/>
      <w:marTop w:val="0"/>
      <w:marBottom w:val="0"/>
      <w:divBdr>
        <w:top w:val="none" w:sz="0" w:space="0" w:color="auto"/>
        <w:left w:val="none" w:sz="0" w:space="0" w:color="auto"/>
        <w:bottom w:val="none" w:sz="0" w:space="0" w:color="auto"/>
        <w:right w:val="none" w:sz="0" w:space="0" w:color="auto"/>
      </w:divBdr>
    </w:div>
    <w:div w:id="641158117">
      <w:bodyDiv w:val="1"/>
      <w:marLeft w:val="0"/>
      <w:marRight w:val="0"/>
      <w:marTop w:val="0"/>
      <w:marBottom w:val="0"/>
      <w:divBdr>
        <w:top w:val="none" w:sz="0" w:space="0" w:color="auto"/>
        <w:left w:val="none" w:sz="0" w:space="0" w:color="auto"/>
        <w:bottom w:val="none" w:sz="0" w:space="0" w:color="auto"/>
        <w:right w:val="none" w:sz="0" w:space="0" w:color="auto"/>
      </w:divBdr>
    </w:div>
    <w:div w:id="647052904">
      <w:bodyDiv w:val="1"/>
      <w:marLeft w:val="0"/>
      <w:marRight w:val="0"/>
      <w:marTop w:val="0"/>
      <w:marBottom w:val="0"/>
      <w:divBdr>
        <w:top w:val="none" w:sz="0" w:space="0" w:color="auto"/>
        <w:left w:val="none" w:sz="0" w:space="0" w:color="auto"/>
        <w:bottom w:val="none" w:sz="0" w:space="0" w:color="auto"/>
        <w:right w:val="none" w:sz="0" w:space="0" w:color="auto"/>
      </w:divBdr>
    </w:div>
    <w:div w:id="651132396">
      <w:bodyDiv w:val="1"/>
      <w:marLeft w:val="0"/>
      <w:marRight w:val="0"/>
      <w:marTop w:val="0"/>
      <w:marBottom w:val="0"/>
      <w:divBdr>
        <w:top w:val="none" w:sz="0" w:space="0" w:color="auto"/>
        <w:left w:val="none" w:sz="0" w:space="0" w:color="auto"/>
        <w:bottom w:val="none" w:sz="0" w:space="0" w:color="auto"/>
        <w:right w:val="none" w:sz="0" w:space="0" w:color="auto"/>
      </w:divBdr>
    </w:div>
    <w:div w:id="654721049">
      <w:bodyDiv w:val="1"/>
      <w:marLeft w:val="0"/>
      <w:marRight w:val="0"/>
      <w:marTop w:val="0"/>
      <w:marBottom w:val="0"/>
      <w:divBdr>
        <w:top w:val="none" w:sz="0" w:space="0" w:color="auto"/>
        <w:left w:val="none" w:sz="0" w:space="0" w:color="auto"/>
        <w:bottom w:val="none" w:sz="0" w:space="0" w:color="auto"/>
        <w:right w:val="none" w:sz="0" w:space="0" w:color="auto"/>
      </w:divBdr>
    </w:div>
    <w:div w:id="672075558">
      <w:bodyDiv w:val="1"/>
      <w:marLeft w:val="0"/>
      <w:marRight w:val="0"/>
      <w:marTop w:val="0"/>
      <w:marBottom w:val="0"/>
      <w:divBdr>
        <w:top w:val="none" w:sz="0" w:space="0" w:color="auto"/>
        <w:left w:val="none" w:sz="0" w:space="0" w:color="auto"/>
        <w:bottom w:val="none" w:sz="0" w:space="0" w:color="auto"/>
        <w:right w:val="none" w:sz="0" w:space="0" w:color="auto"/>
      </w:divBdr>
    </w:div>
    <w:div w:id="708838571">
      <w:bodyDiv w:val="1"/>
      <w:marLeft w:val="0"/>
      <w:marRight w:val="0"/>
      <w:marTop w:val="0"/>
      <w:marBottom w:val="0"/>
      <w:divBdr>
        <w:top w:val="none" w:sz="0" w:space="0" w:color="auto"/>
        <w:left w:val="none" w:sz="0" w:space="0" w:color="auto"/>
        <w:bottom w:val="none" w:sz="0" w:space="0" w:color="auto"/>
        <w:right w:val="none" w:sz="0" w:space="0" w:color="auto"/>
      </w:divBdr>
    </w:div>
    <w:div w:id="712998583">
      <w:bodyDiv w:val="1"/>
      <w:marLeft w:val="0"/>
      <w:marRight w:val="0"/>
      <w:marTop w:val="0"/>
      <w:marBottom w:val="0"/>
      <w:divBdr>
        <w:top w:val="none" w:sz="0" w:space="0" w:color="auto"/>
        <w:left w:val="none" w:sz="0" w:space="0" w:color="auto"/>
        <w:bottom w:val="none" w:sz="0" w:space="0" w:color="auto"/>
        <w:right w:val="none" w:sz="0" w:space="0" w:color="auto"/>
      </w:divBdr>
    </w:div>
    <w:div w:id="729575540">
      <w:bodyDiv w:val="1"/>
      <w:marLeft w:val="0"/>
      <w:marRight w:val="0"/>
      <w:marTop w:val="0"/>
      <w:marBottom w:val="0"/>
      <w:divBdr>
        <w:top w:val="none" w:sz="0" w:space="0" w:color="auto"/>
        <w:left w:val="none" w:sz="0" w:space="0" w:color="auto"/>
        <w:bottom w:val="none" w:sz="0" w:space="0" w:color="auto"/>
        <w:right w:val="none" w:sz="0" w:space="0" w:color="auto"/>
      </w:divBdr>
    </w:div>
    <w:div w:id="740639273">
      <w:bodyDiv w:val="1"/>
      <w:marLeft w:val="0"/>
      <w:marRight w:val="0"/>
      <w:marTop w:val="0"/>
      <w:marBottom w:val="0"/>
      <w:divBdr>
        <w:top w:val="none" w:sz="0" w:space="0" w:color="auto"/>
        <w:left w:val="none" w:sz="0" w:space="0" w:color="auto"/>
        <w:bottom w:val="none" w:sz="0" w:space="0" w:color="auto"/>
        <w:right w:val="none" w:sz="0" w:space="0" w:color="auto"/>
      </w:divBdr>
    </w:div>
    <w:div w:id="747308232">
      <w:bodyDiv w:val="1"/>
      <w:marLeft w:val="0"/>
      <w:marRight w:val="0"/>
      <w:marTop w:val="0"/>
      <w:marBottom w:val="0"/>
      <w:divBdr>
        <w:top w:val="none" w:sz="0" w:space="0" w:color="auto"/>
        <w:left w:val="none" w:sz="0" w:space="0" w:color="auto"/>
        <w:bottom w:val="none" w:sz="0" w:space="0" w:color="auto"/>
        <w:right w:val="none" w:sz="0" w:space="0" w:color="auto"/>
      </w:divBdr>
    </w:div>
    <w:div w:id="769424950">
      <w:bodyDiv w:val="1"/>
      <w:marLeft w:val="0"/>
      <w:marRight w:val="0"/>
      <w:marTop w:val="0"/>
      <w:marBottom w:val="0"/>
      <w:divBdr>
        <w:top w:val="none" w:sz="0" w:space="0" w:color="auto"/>
        <w:left w:val="none" w:sz="0" w:space="0" w:color="auto"/>
        <w:bottom w:val="none" w:sz="0" w:space="0" w:color="auto"/>
        <w:right w:val="none" w:sz="0" w:space="0" w:color="auto"/>
      </w:divBdr>
    </w:div>
    <w:div w:id="786462459">
      <w:bodyDiv w:val="1"/>
      <w:marLeft w:val="0"/>
      <w:marRight w:val="0"/>
      <w:marTop w:val="0"/>
      <w:marBottom w:val="0"/>
      <w:divBdr>
        <w:top w:val="none" w:sz="0" w:space="0" w:color="auto"/>
        <w:left w:val="none" w:sz="0" w:space="0" w:color="auto"/>
        <w:bottom w:val="none" w:sz="0" w:space="0" w:color="auto"/>
        <w:right w:val="none" w:sz="0" w:space="0" w:color="auto"/>
      </w:divBdr>
    </w:div>
    <w:div w:id="791284644">
      <w:bodyDiv w:val="1"/>
      <w:marLeft w:val="0"/>
      <w:marRight w:val="0"/>
      <w:marTop w:val="0"/>
      <w:marBottom w:val="0"/>
      <w:divBdr>
        <w:top w:val="none" w:sz="0" w:space="0" w:color="auto"/>
        <w:left w:val="none" w:sz="0" w:space="0" w:color="auto"/>
        <w:bottom w:val="none" w:sz="0" w:space="0" w:color="auto"/>
        <w:right w:val="none" w:sz="0" w:space="0" w:color="auto"/>
      </w:divBdr>
    </w:div>
    <w:div w:id="802037861">
      <w:bodyDiv w:val="1"/>
      <w:marLeft w:val="0"/>
      <w:marRight w:val="0"/>
      <w:marTop w:val="0"/>
      <w:marBottom w:val="0"/>
      <w:divBdr>
        <w:top w:val="none" w:sz="0" w:space="0" w:color="auto"/>
        <w:left w:val="none" w:sz="0" w:space="0" w:color="auto"/>
        <w:bottom w:val="none" w:sz="0" w:space="0" w:color="auto"/>
        <w:right w:val="none" w:sz="0" w:space="0" w:color="auto"/>
      </w:divBdr>
    </w:div>
    <w:div w:id="813258078">
      <w:bodyDiv w:val="1"/>
      <w:marLeft w:val="0"/>
      <w:marRight w:val="0"/>
      <w:marTop w:val="0"/>
      <w:marBottom w:val="0"/>
      <w:divBdr>
        <w:top w:val="none" w:sz="0" w:space="0" w:color="auto"/>
        <w:left w:val="none" w:sz="0" w:space="0" w:color="auto"/>
        <w:bottom w:val="none" w:sz="0" w:space="0" w:color="auto"/>
        <w:right w:val="none" w:sz="0" w:space="0" w:color="auto"/>
      </w:divBdr>
    </w:div>
    <w:div w:id="831261851">
      <w:bodyDiv w:val="1"/>
      <w:marLeft w:val="0"/>
      <w:marRight w:val="0"/>
      <w:marTop w:val="0"/>
      <w:marBottom w:val="0"/>
      <w:divBdr>
        <w:top w:val="none" w:sz="0" w:space="0" w:color="auto"/>
        <w:left w:val="none" w:sz="0" w:space="0" w:color="auto"/>
        <w:bottom w:val="none" w:sz="0" w:space="0" w:color="auto"/>
        <w:right w:val="none" w:sz="0" w:space="0" w:color="auto"/>
      </w:divBdr>
    </w:div>
    <w:div w:id="834763418">
      <w:bodyDiv w:val="1"/>
      <w:marLeft w:val="0"/>
      <w:marRight w:val="0"/>
      <w:marTop w:val="0"/>
      <w:marBottom w:val="0"/>
      <w:divBdr>
        <w:top w:val="none" w:sz="0" w:space="0" w:color="auto"/>
        <w:left w:val="none" w:sz="0" w:space="0" w:color="auto"/>
        <w:bottom w:val="none" w:sz="0" w:space="0" w:color="auto"/>
        <w:right w:val="none" w:sz="0" w:space="0" w:color="auto"/>
      </w:divBdr>
    </w:div>
    <w:div w:id="848525222">
      <w:bodyDiv w:val="1"/>
      <w:marLeft w:val="0"/>
      <w:marRight w:val="0"/>
      <w:marTop w:val="0"/>
      <w:marBottom w:val="0"/>
      <w:divBdr>
        <w:top w:val="none" w:sz="0" w:space="0" w:color="auto"/>
        <w:left w:val="none" w:sz="0" w:space="0" w:color="auto"/>
        <w:bottom w:val="none" w:sz="0" w:space="0" w:color="auto"/>
        <w:right w:val="none" w:sz="0" w:space="0" w:color="auto"/>
      </w:divBdr>
    </w:div>
    <w:div w:id="886718601">
      <w:bodyDiv w:val="1"/>
      <w:marLeft w:val="0"/>
      <w:marRight w:val="0"/>
      <w:marTop w:val="0"/>
      <w:marBottom w:val="0"/>
      <w:divBdr>
        <w:top w:val="none" w:sz="0" w:space="0" w:color="auto"/>
        <w:left w:val="none" w:sz="0" w:space="0" w:color="auto"/>
        <w:bottom w:val="none" w:sz="0" w:space="0" w:color="auto"/>
        <w:right w:val="none" w:sz="0" w:space="0" w:color="auto"/>
      </w:divBdr>
    </w:div>
    <w:div w:id="892279441">
      <w:bodyDiv w:val="1"/>
      <w:marLeft w:val="0"/>
      <w:marRight w:val="0"/>
      <w:marTop w:val="0"/>
      <w:marBottom w:val="0"/>
      <w:divBdr>
        <w:top w:val="none" w:sz="0" w:space="0" w:color="auto"/>
        <w:left w:val="none" w:sz="0" w:space="0" w:color="auto"/>
        <w:bottom w:val="none" w:sz="0" w:space="0" w:color="auto"/>
        <w:right w:val="none" w:sz="0" w:space="0" w:color="auto"/>
      </w:divBdr>
    </w:div>
    <w:div w:id="921380235">
      <w:bodyDiv w:val="1"/>
      <w:marLeft w:val="0"/>
      <w:marRight w:val="0"/>
      <w:marTop w:val="0"/>
      <w:marBottom w:val="0"/>
      <w:divBdr>
        <w:top w:val="none" w:sz="0" w:space="0" w:color="auto"/>
        <w:left w:val="none" w:sz="0" w:space="0" w:color="auto"/>
        <w:bottom w:val="none" w:sz="0" w:space="0" w:color="auto"/>
        <w:right w:val="none" w:sz="0" w:space="0" w:color="auto"/>
      </w:divBdr>
    </w:div>
    <w:div w:id="937635465">
      <w:bodyDiv w:val="1"/>
      <w:marLeft w:val="0"/>
      <w:marRight w:val="0"/>
      <w:marTop w:val="0"/>
      <w:marBottom w:val="0"/>
      <w:divBdr>
        <w:top w:val="none" w:sz="0" w:space="0" w:color="auto"/>
        <w:left w:val="none" w:sz="0" w:space="0" w:color="auto"/>
        <w:bottom w:val="none" w:sz="0" w:space="0" w:color="auto"/>
        <w:right w:val="none" w:sz="0" w:space="0" w:color="auto"/>
      </w:divBdr>
    </w:div>
    <w:div w:id="962269812">
      <w:bodyDiv w:val="1"/>
      <w:marLeft w:val="0"/>
      <w:marRight w:val="0"/>
      <w:marTop w:val="0"/>
      <w:marBottom w:val="0"/>
      <w:divBdr>
        <w:top w:val="none" w:sz="0" w:space="0" w:color="auto"/>
        <w:left w:val="none" w:sz="0" w:space="0" w:color="auto"/>
        <w:bottom w:val="none" w:sz="0" w:space="0" w:color="auto"/>
        <w:right w:val="none" w:sz="0" w:space="0" w:color="auto"/>
      </w:divBdr>
    </w:div>
    <w:div w:id="976834271">
      <w:bodyDiv w:val="1"/>
      <w:marLeft w:val="0"/>
      <w:marRight w:val="0"/>
      <w:marTop w:val="0"/>
      <w:marBottom w:val="0"/>
      <w:divBdr>
        <w:top w:val="none" w:sz="0" w:space="0" w:color="auto"/>
        <w:left w:val="none" w:sz="0" w:space="0" w:color="auto"/>
        <w:bottom w:val="none" w:sz="0" w:space="0" w:color="auto"/>
        <w:right w:val="none" w:sz="0" w:space="0" w:color="auto"/>
      </w:divBdr>
    </w:div>
    <w:div w:id="977956481">
      <w:bodyDiv w:val="1"/>
      <w:marLeft w:val="0"/>
      <w:marRight w:val="0"/>
      <w:marTop w:val="0"/>
      <w:marBottom w:val="0"/>
      <w:divBdr>
        <w:top w:val="none" w:sz="0" w:space="0" w:color="auto"/>
        <w:left w:val="none" w:sz="0" w:space="0" w:color="auto"/>
        <w:bottom w:val="none" w:sz="0" w:space="0" w:color="auto"/>
        <w:right w:val="none" w:sz="0" w:space="0" w:color="auto"/>
      </w:divBdr>
    </w:div>
    <w:div w:id="985202732">
      <w:bodyDiv w:val="1"/>
      <w:marLeft w:val="0"/>
      <w:marRight w:val="0"/>
      <w:marTop w:val="0"/>
      <w:marBottom w:val="0"/>
      <w:divBdr>
        <w:top w:val="none" w:sz="0" w:space="0" w:color="auto"/>
        <w:left w:val="none" w:sz="0" w:space="0" w:color="auto"/>
        <w:bottom w:val="none" w:sz="0" w:space="0" w:color="auto"/>
        <w:right w:val="none" w:sz="0" w:space="0" w:color="auto"/>
      </w:divBdr>
    </w:div>
    <w:div w:id="987323800">
      <w:bodyDiv w:val="1"/>
      <w:marLeft w:val="0"/>
      <w:marRight w:val="0"/>
      <w:marTop w:val="0"/>
      <w:marBottom w:val="0"/>
      <w:divBdr>
        <w:top w:val="none" w:sz="0" w:space="0" w:color="auto"/>
        <w:left w:val="none" w:sz="0" w:space="0" w:color="auto"/>
        <w:bottom w:val="none" w:sz="0" w:space="0" w:color="auto"/>
        <w:right w:val="none" w:sz="0" w:space="0" w:color="auto"/>
      </w:divBdr>
    </w:div>
    <w:div w:id="1002976906">
      <w:bodyDiv w:val="1"/>
      <w:marLeft w:val="0"/>
      <w:marRight w:val="0"/>
      <w:marTop w:val="0"/>
      <w:marBottom w:val="0"/>
      <w:divBdr>
        <w:top w:val="none" w:sz="0" w:space="0" w:color="auto"/>
        <w:left w:val="none" w:sz="0" w:space="0" w:color="auto"/>
        <w:bottom w:val="none" w:sz="0" w:space="0" w:color="auto"/>
        <w:right w:val="none" w:sz="0" w:space="0" w:color="auto"/>
      </w:divBdr>
    </w:div>
    <w:div w:id="1011226236">
      <w:bodyDiv w:val="1"/>
      <w:marLeft w:val="0"/>
      <w:marRight w:val="0"/>
      <w:marTop w:val="0"/>
      <w:marBottom w:val="0"/>
      <w:divBdr>
        <w:top w:val="none" w:sz="0" w:space="0" w:color="auto"/>
        <w:left w:val="none" w:sz="0" w:space="0" w:color="auto"/>
        <w:bottom w:val="none" w:sz="0" w:space="0" w:color="auto"/>
        <w:right w:val="none" w:sz="0" w:space="0" w:color="auto"/>
      </w:divBdr>
    </w:div>
    <w:div w:id="1040131187">
      <w:bodyDiv w:val="1"/>
      <w:marLeft w:val="0"/>
      <w:marRight w:val="0"/>
      <w:marTop w:val="0"/>
      <w:marBottom w:val="0"/>
      <w:divBdr>
        <w:top w:val="none" w:sz="0" w:space="0" w:color="auto"/>
        <w:left w:val="none" w:sz="0" w:space="0" w:color="auto"/>
        <w:bottom w:val="none" w:sz="0" w:space="0" w:color="auto"/>
        <w:right w:val="none" w:sz="0" w:space="0" w:color="auto"/>
      </w:divBdr>
    </w:div>
    <w:div w:id="1040781147">
      <w:bodyDiv w:val="1"/>
      <w:marLeft w:val="0"/>
      <w:marRight w:val="0"/>
      <w:marTop w:val="0"/>
      <w:marBottom w:val="0"/>
      <w:divBdr>
        <w:top w:val="none" w:sz="0" w:space="0" w:color="auto"/>
        <w:left w:val="none" w:sz="0" w:space="0" w:color="auto"/>
        <w:bottom w:val="none" w:sz="0" w:space="0" w:color="auto"/>
        <w:right w:val="none" w:sz="0" w:space="0" w:color="auto"/>
      </w:divBdr>
    </w:div>
    <w:div w:id="1052777504">
      <w:bodyDiv w:val="1"/>
      <w:marLeft w:val="0"/>
      <w:marRight w:val="0"/>
      <w:marTop w:val="0"/>
      <w:marBottom w:val="0"/>
      <w:divBdr>
        <w:top w:val="none" w:sz="0" w:space="0" w:color="auto"/>
        <w:left w:val="none" w:sz="0" w:space="0" w:color="auto"/>
        <w:bottom w:val="none" w:sz="0" w:space="0" w:color="auto"/>
        <w:right w:val="none" w:sz="0" w:space="0" w:color="auto"/>
      </w:divBdr>
    </w:div>
    <w:div w:id="1054430561">
      <w:bodyDiv w:val="1"/>
      <w:marLeft w:val="0"/>
      <w:marRight w:val="0"/>
      <w:marTop w:val="0"/>
      <w:marBottom w:val="0"/>
      <w:divBdr>
        <w:top w:val="none" w:sz="0" w:space="0" w:color="auto"/>
        <w:left w:val="none" w:sz="0" w:space="0" w:color="auto"/>
        <w:bottom w:val="none" w:sz="0" w:space="0" w:color="auto"/>
        <w:right w:val="none" w:sz="0" w:space="0" w:color="auto"/>
      </w:divBdr>
    </w:div>
    <w:div w:id="1062412444">
      <w:bodyDiv w:val="1"/>
      <w:marLeft w:val="0"/>
      <w:marRight w:val="0"/>
      <w:marTop w:val="0"/>
      <w:marBottom w:val="0"/>
      <w:divBdr>
        <w:top w:val="none" w:sz="0" w:space="0" w:color="auto"/>
        <w:left w:val="none" w:sz="0" w:space="0" w:color="auto"/>
        <w:bottom w:val="none" w:sz="0" w:space="0" w:color="auto"/>
        <w:right w:val="none" w:sz="0" w:space="0" w:color="auto"/>
      </w:divBdr>
    </w:div>
    <w:div w:id="1095059005">
      <w:bodyDiv w:val="1"/>
      <w:marLeft w:val="0"/>
      <w:marRight w:val="0"/>
      <w:marTop w:val="0"/>
      <w:marBottom w:val="0"/>
      <w:divBdr>
        <w:top w:val="none" w:sz="0" w:space="0" w:color="auto"/>
        <w:left w:val="none" w:sz="0" w:space="0" w:color="auto"/>
        <w:bottom w:val="none" w:sz="0" w:space="0" w:color="auto"/>
        <w:right w:val="none" w:sz="0" w:space="0" w:color="auto"/>
      </w:divBdr>
    </w:div>
    <w:div w:id="1130053475">
      <w:bodyDiv w:val="1"/>
      <w:marLeft w:val="0"/>
      <w:marRight w:val="0"/>
      <w:marTop w:val="0"/>
      <w:marBottom w:val="0"/>
      <w:divBdr>
        <w:top w:val="none" w:sz="0" w:space="0" w:color="auto"/>
        <w:left w:val="none" w:sz="0" w:space="0" w:color="auto"/>
        <w:bottom w:val="none" w:sz="0" w:space="0" w:color="auto"/>
        <w:right w:val="none" w:sz="0" w:space="0" w:color="auto"/>
      </w:divBdr>
    </w:div>
    <w:div w:id="1130978238">
      <w:bodyDiv w:val="1"/>
      <w:marLeft w:val="0"/>
      <w:marRight w:val="0"/>
      <w:marTop w:val="0"/>
      <w:marBottom w:val="0"/>
      <w:divBdr>
        <w:top w:val="none" w:sz="0" w:space="0" w:color="auto"/>
        <w:left w:val="none" w:sz="0" w:space="0" w:color="auto"/>
        <w:bottom w:val="none" w:sz="0" w:space="0" w:color="auto"/>
        <w:right w:val="none" w:sz="0" w:space="0" w:color="auto"/>
      </w:divBdr>
    </w:div>
    <w:div w:id="1134828555">
      <w:bodyDiv w:val="1"/>
      <w:marLeft w:val="0"/>
      <w:marRight w:val="0"/>
      <w:marTop w:val="0"/>
      <w:marBottom w:val="0"/>
      <w:divBdr>
        <w:top w:val="none" w:sz="0" w:space="0" w:color="auto"/>
        <w:left w:val="none" w:sz="0" w:space="0" w:color="auto"/>
        <w:bottom w:val="none" w:sz="0" w:space="0" w:color="auto"/>
        <w:right w:val="none" w:sz="0" w:space="0" w:color="auto"/>
      </w:divBdr>
    </w:div>
    <w:div w:id="1149439165">
      <w:bodyDiv w:val="1"/>
      <w:marLeft w:val="0"/>
      <w:marRight w:val="0"/>
      <w:marTop w:val="0"/>
      <w:marBottom w:val="0"/>
      <w:divBdr>
        <w:top w:val="none" w:sz="0" w:space="0" w:color="auto"/>
        <w:left w:val="none" w:sz="0" w:space="0" w:color="auto"/>
        <w:bottom w:val="none" w:sz="0" w:space="0" w:color="auto"/>
        <w:right w:val="none" w:sz="0" w:space="0" w:color="auto"/>
      </w:divBdr>
    </w:div>
    <w:div w:id="1159544142">
      <w:bodyDiv w:val="1"/>
      <w:marLeft w:val="0"/>
      <w:marRight w:val="0"/>
      <w:marTop w:val="0"/>
      <w:marBottom w:val="0"/>
      <w:divBdr>
        <w:top w:val="none" w:sz="0" w:space="0" w:color="auto"/>
        <w:left w:val="none" w:sz="0" w:space="0" w:color="auto"/>
        <w:bottom w:val="none" w:sz="0" w:space="0" w:color="auto"/>
        <w:right w:val="none" w:sz="0" w:space="0" w:color="auto"/>
      </w:divBdr>
    </w:div>
    <w:div w:id="1171989817">
      <w:bodyDiv w:val="1"/>
      <w:marLeft w:val="0"/>
      <w:marRight w:val="0"/>
      <w:marTop w:val="0"/>
      <w:marBottom w:val="0"/>
      <w:divBdr>
        <w:top w:val="none" w:sz="0" w:space="0" w:color="auto"/>
        <w:left w:val="none" w:sz="0" w:space="0" w:color="auto"/>
        <w:bottom w:val="none" w:sz="0" w:space="0" w:color="auto"/>
        <w:right w:val="none" w:sz="0" w:space="0" w:color="auto"/>
      </w:divBdr>
    </w:div>
    <w:div w:id="1174494604">
      <w:bodyDiv w:val="1"/>
      <w:marLeft w:val="0"/>
      <w:marRight w:val="0"/>
      <w:marTop w:val="0"/>
      <w:marBottom w:val="0"/>
      <w:divBdr>
        <w:top w:val="none" w:sz="0" w:space="0" w:color="auto"/>
        <w:left w:val="none" w:sz="0" w:space="0" w:color="auto"/>
        <w:bottom w:val="none" w:sz="0" w:space="0" w:color="auto"/>
        <w:right w:val="none" w:sz="0" w:space="0" w:color="auto"/>
      </w:divBdr>
    </w:div>
    <w:div w:id="1179346264">
      <w:bodyDiv w:val="1"/>
      <w:marLeft w:val="0"/>
      <w:marRight w:val="0"/>
      <w:marTop w:val="0"/>
      <w:marBottom w:val="0"/>
      <w:divBdr>
        <w:top w:val="none" w:sz="0" w:space="0" w:color="auto"/>
        <w:left w:val="none" w:sz="0" w:space="0" w:color="auto"/>
        <w:bottom w:val="none" w:sz="0" w:space="0" w:color="auto"/>
        <w:right w:val="none" w:sz="0" w:space="0" w:color="auto"/>
      </w:divBdr>
    </w:div>
    <w:div w:id="1194536103">
      <w:bodyDiv w:val="1"/>
      <w:marLeft w:val="0"/>
      <w:marRight w:val="0"/>
      <w:marTop w:val="0"/>
      <w:marBottom w:val="0"/>
      <w:divBdr>
        <w:top w:val="none" w:sz="0" w:space="0" w:color="auto"/>
        <w:left w:val="none" w:sz="0" w:space="0" w:color="auto"/>
        <w:bottom w:val="none" w:sz="0" w:space="0" w:color="auto"/>
        <w:right w:val="none" w:sz="0" w:space="0" w:color="auto"/>
      </w:divBdr>
    </w:div>
    <w:div w:id="1197506527">
      <w:bodyDiv w:val="1"/>
      <w:marLeft w:val="0"/>
      <w:marRight w:val="0"/>
      <w:marTop w:val="0"/>
      <w:marBottom w:val="0"/>
      <w:divBdr>
        <w:top w:val="none" w:sz="0" w:space="0" w:color="auto"/>
        <w:left w:val="none" w:sz="0" w:space="0" w:color="auto"/>
        <w:bottom w:val="none" w:sz="0" w:space="0" w:color="auto"/>
        <w:right w:val="none" w:sz="0" w:space="0" w:color="auto"/>
      </w:divBdr>
    </w:div>
    <w:div w:id="1207335306">
      <w:bodyDiv w:val="1"/>
      <w:marLeft w:val="0"/>
      <w:marRight w:val="0"/>
      <w:marTop w:val="0"/>
      <w:marBottom w:val="0"/>
      <w:divBdr>
        <w:top w:val="none" w:sz="0" w:space="0" w:color="auto"/>
        <w:left w:val="none" w:sz="0" w:space="0" w:color="auto"/>
        <w:bottom w:val="none" w:sz="0" w:space="0" w:color="auto"/>
        <w:right w:val="none" w:sz="0" w:space="0" w:color="auto"/>
      </w:divBdr>
    </w:div>
    <w:div w:id="1217818722">
      <w:bodyDiv w:val="1"/>
      <w:marLeft w:val="0"/>
      <w:marRight w:val="0"/>
      <w:marTop w:val="0"/>
      <w:marBottom w:val="0"/>
      <w:divBdr>
        <w:top w:val="none" w:sz="0" w:space="0" w:color="auto"/>
        <w:left w:val="none" w:sz="0" w:space="0" w:color="auto"/>
        <w:bottom w:val="none" w:sz="0" w:space="0" w:color="auto"/>
        <w:right w:val="none" w:sz="0" w:space="0" w:color="auto"/>
      </w:divBdr>
    </w:div>
    <w:div w:id="1245720790">
      <w:bodyDiv w:val="1"/>
      <w:marLeft w:val="0"/>
      <w:marRight w:val="0"/>
      <w:marTop w:val="0"/>
      <w:marBottom w:val="0"/>
      <w:divBdr>
        <w:top w:val="none" w:sz="0" w:space="0" w:color="auto"/>
        <w:left w:val="none" w:sz="0" w:space="0" w:color="auto"/>
        <w:bottom w:val="none" w:sz="0" w:space="0" w:color="auto"/>
        <w:right w:val="none" w:sz="0" w:space="0" w:color="auto"/>
      </w:divBdr>
    </w:div>
    <w:div w:id="1246572049">
      <w:bodyDiv w:val="1"/>
      <w:marLeft w:val="0"/>
      <w:marRight w:val="0"/>
      <w:marTop w:val="0"/>
      <w:marBottom w:val="0"/>
      <w:divBdr>
        <w:top w:val="none" w:sz="0" w:space="0" w:color="auto"/>
        <w:left w:val="none" w:sz="0" w:space="0" w:color="auto"/>
        <w:bottom w:val="none" w:sz="0" w:space="0" w:color="auto"/>
        <w:right w:val="none" w:sz="0" w:space="0" w:color="auto"/>
      </w:divBdr>
    </w:div>
    <w:div w:id="1265191327">
      <w:bodyDiv w:val="1"/>
      <w:marLeft w:val="0"/>
      <w:marRight w:val="0"/>
      <w:marTop w:val="0"/>
      <w:marBottom w:val="0"/>
      <w:divBdr>
        <w:top w:val="none" w:sz="0" w:space="0" w:color="auto"/>
        <w:left w:val="none" w:sz="0" w:space="0" w:color="auto"/>
        <w:bottom w:val="none" w:sz="0" w:space="0" w:color="auto"/>
        <w:right w:val="none" w:sz="0" w:space="0" w:color="auto"/>
      </w:divBdr>
    </w:div>
    <w:div w:id="1308049997">
      <w:bodyDiv w:val="1"/>
      <w:marLeft w:val="0"/>
      <w:marRight w:val="0"/>
      <w:marTop w:val="0"/>
      <w:marBottom w:val="0"/>
      <w:divBdr>
        <w:top w:val="none" w:sz="0" w:space="0" w:color="auto"/>
        <w:left w:val="none" w:sz="0" w:space="0" w:color="auto"/>
        <w:bottom w:val="none" w:sz="0" w:space="0" w:color="auto"/>
        <w:right w:val="none" w:sz="0" w:space="0" w:color="auto"/>
      </w:divBdr>
    </w:div>
    <w:div w:id="1308630321">
      <w:bodyDiv w:val="1"/>
      <w:marLeft w:val="0"/>
      <w:marRight w:val="0"/>
      <w:marTop w:val="0"/>
      <w:marBottom w:val="0"/>
      <w:divBdr>
        <w:top w:val="none" w:sz="0" w:space="0" w:color="auto"/>
        <w:left w:val="none" w:sz="0" w:space="0" w:color="auto"/>
        <w:bottom w:val="none" w:sz="0" w:space="0" w:color="auto"/>
        <w:right w:val="none" w:sz="0" w:space="0" w:color="auto"/>
      </w:divBdr>
    </w:div>
    <w:div w:id="1309435141">
      <w:bodyDiv w:val="1"/>
      <w:marLeft w:val="0"/>
      <w:marRight w:val="0"/>
      <w:marTop w:val="0"/>
      <w:marBottom w:val="0"/>
      <w:divBdr>
        <w:top w:val="none" w:sz="0" w:space="0" w:color="auto"/>
        <w:left w:val="none" w:sz="0" w:space="0" w:color="auto"/>
        <w:bottom w:val="none" w:sz="0" w:space="0" w:color="auto"/>
        <w:right w:val="none" w:sz="0" w:space="0" w:color="auto"/>
      </w:divBdr>
    </w:div>
    <w:div w:id="1327242592">
      <w:bodyDiv w:val="1"/>
      <w:marLeft w:val="0"/>
      <w:marRight w:val="0"/>
      <w:marTop w:val="0"/>
      <w:marBottom w:val="0"/>
      <w:divBdr>
        <w:top w:val="none" w:sz="0" w:space="0" w:color="auto"/>
        <w:left w:val="none" w:sz="0" w:space="0" w:color="auto"/>
        <w:bottom w:val="none" w:sz="0" w:space="0" w:color="auto"/>
        <w:right w:val="none" w:sz="0" w:space="0" w:color="auto"/>
      </w:divBdr>
    </w:div>
    <w:div w:id="1342001337">
      <w:bodyDiv w:val="1"/>
      <w:marLeft w:val="0"/>
      <w:marRight w:val="0"/>
      <w:marTop w:val="0"/>
      <w:marBottom w:val="0"/>
      <w:divBdr>
        <w:top w:val="none" w:sz="0" w:space="0" w:color="auto"/>
        <w:left w:val="none" w:sz="0" w:space="0" w:color="auto"/>
        <w:bottom w:val="none" w:sz="0" w:space="0" w:color="auto"/>
        <w:right w:val="none" w:sz="0" w:space="0" w:color="auto"/>
      </w:divBdr>
    </w:div>
    <w:div w:id="1349059890">
      <w:bodyDiv w:val="1"/>
      <w:marLeft w:val="0"/>
      <w:marRight w:val="0"/>
      <w:marTop w:val="0"/>
      <w:marBottom w:val="0"/>
      <w:divBdr>
        <w:top w:val="none" w:sz="0" w:space="0" w:color="auto"/>
        <w:left w:val="none" w:sz="0" w:space="0" w:color="auto"/>
        <w:bottom w:val="none" w:sz="0" w:space="0" w:color="auto"/>
        <w:right w:val="none" w:sz="0" w:space="0" w:color="auto"/>
      </w:divBdr>
    </w:div>
    <w:div w:id="1367678981">
      <w:bodyDiv w:val="1"/>
      <w:marLeft w:val="0"/>
      <w:marRight w:val="0"/>
      <w:marTop w:val="0"/>
      <w:marBottom w:val="0"/>
      <w:divBdr>
        <w:top w:val="none" w:sz="0" w:space="0" w:color="auto"/>
        <w:left w:val="none" w:sz="0" w:space="0" w:color="auto"/>
        <w:bottom w:val="none" w:sz="0" w:space="0" w:color="auto"/>
        <w:right w:val="none" w:sz="0" w:space="0" w:color="auto"/>
      </w:divBdr>
    </w:div>
    <w:div w:id="1367750799">
      <w:bodyDiv w:val="1"/>
      <w:marLeft w:val="0"/>
      <w:marRight w:val="0"/>
      <w:marTop w:val="0"/>
      <w:marBottom w:val="0"/>
      <w:divBdr>
        <w:top w:val="none" w:sz="0" w:space="0" w:color="auto"/>
        <w:left w:val="none" w:sz="0" w:space="0" w:color="auto"/>
        <w:bottom w:val="none" w:sz="0" w:space="0" w:color="auto"/>
        <w:right w:val="none" w:sz="0" w:space="0" w:color="auto"/>
      </w:divBdr>
    </w:div>
    <w:div w:id="1374689857">
      <w:bodyDiv w:val="1"/>
      <w:marLeft w:val="0"/>
      <w:marRight w:val="0"/>
      <w:marTop w:val="0"/>
      <w:marBottom w:val="0"/>
      <w:divBdr>
        <w:top w:val="none" w:sz="0" w:space="0" w:color="auto"/>
        <w:left w:val="none" w:sz="0" w:space="0" w:color="auto"/>
        <w:bottom w:val="none" w:sz="0" w:space="0" w:color="auto"/>
        <w:right w:val="none" w:sz="0" w:space="0" w:color="auto"/>
      </w:divBdr>
    </w:div>
    <w:div w:id="1390610775">
      <w:bodyDiv w:val="1"/>
      <w:marLeft w:val="0"/>
      <w:marRight w:val="0"/>
      <w:marTop w:val="0"/>
      <w:marBottom w:val="0"/>
      <w:divBdr>
        <w:top w:val="none" w:sz="0" w:space="0" w:color="auto"/>
        <w:left w:val="none" w:sz="0" w:space="0" w:color="auto"/>
        <w:bottom w:val="none" w:sz="0" w:space="0" w:color="auto"/>
        <w:right w:val="none" w:sz="0" w:space="0" w:color="auto"/>
      </w:divBdr>
    </w:div>
    <w:div w:id="1399402127">
      <w:bodyDiv w:val="1"/>
      <w:marLeft w:val="0"/>
      <w:marRight w:val="0"/>
      <w:marTop w:val="0"/>
      <w:marBottom w:val="0"/>
      <w:divBdr>
        <w:top w:val="none" w:sz="0" w:space="0" w:color="auto"/>
        <w:left w:val="none" w:sz="0" w:space="0" w:color="auto"/>
        <w:bottom w:val="none" w:sz="0" w:space="0" w:color="auto"/>
        <w:right w:val="none" w:sz="0" w:space="0" w:color="auto"/>
      </w:divBdr>
      <w:divsChild>
        <w:div w:id="1497498325">
          <w:marLeft w:val="274"/>
          <w:marRight w:val="0"/>
          <w:marTop w:val="0"/>
          <w:marBottom w:val="0"/>
          <w:divBdr>
            <w:top w:val="none" w:sz="0" w:space="0" w:color="auto"/>
            <w:left w:val="none" w:sz="0" w:space="0" w:color="auto"/>
            <w:bottom w:val="none" w:sz="0" w:space="0" w:color="auto"/>
            <w:right w:val="none" w:sz="0" w:space="0" w:color="auto"/>
          </w:divBdr>
        </w:div>
        <w:div w:id="1571228922">
          <w:marLeft w:val="274"/>
          <w:marRight w:val="0"/>
          <w:marTop w:val="0"/>
          <w:marBottom w:val="0"/>
          <w:divBdr>
            <w:top w:val="none" w:sz="0" w:space="0" w:color="auto"/>
            <w:left w:val="none" w:sz="0" w:space="0" w:color="auto"/>
            <w:bottom w:val="none" w:sz="0" w:space="0" w:color="auto"/>
            <w:right w:val="none" w:sz="0" w:space="0" w:color="auto"/>
          </w:divBdr>
        </w:div>
        <w:div w:id="61022905">
          <w:marLeft w:val="274"/>
          <w:marRight w:val="0"/>
          <w:marTop w:val="0"/>
          <w:marBottom w:val="0"/>
          <w:divBdr>
            <w:top w:val="none" w:sz="0" w:space="0" w:color="auto"/>
            <w:left w:val="none" w:sz="0" w:space="0" w:color="auto"/>
            <w:bottom w:val="none" w:sz="0" w:space="0" w:color="auto"/>
            <w:right w:val="none" w:sz="0" w:space="0" w:color="auto"/>
          </w:divBdr>
        </w:div>
        <w:div w:id="1170173493">
          <w:marLeft w:val="274"/>
          <w:marRight w:val="0"/>
          <w:marTop w:val="0"/>
          <w:marBottom w:val="0"/>
          <w:divBdr>
            <w:top w:val="none" w:sz="0" w:space="0" w:color="auto"/>
            <w:left w:val="none" w:sz="0" w:space="0" w:color="auto"/>
            <w:bottom w:val="none" w:sz="0" w:space="0" w:color="auto"/>
            <w:right w:val="none" w:sz="0" w:space="0" w:color="auto"/>
          </w:divBdr>
        </w:div>
        <w:div w:id="1185902169">
          <w:marLeft w:val="274"/>
          <w:marRight w:val="0"/>
          <w:marTop w:val="0"/>
          <w:marBottom w:val="0"/>
          <w:divBdr>
            <w:top w:val="none" w:sz="0" w:space="0" w:color="auto"/>
            <w:left w:val="none" w:sz="0" w:space="0" w:color="auto"/>
            <w:bottom w:val="none" w:sz="0" w:space="0" w:color="auto"/>
            <w:right w:val="none" w:sz="0" w:space="0" w:color="auto"/>
          </w:divBdr>
        </w:div>
        <w:div w:id="365646758">
          <w:marLeft w:val="274"/>
          <w:marRight w:val="0"/>
          <w:marTop w:val="0"/>
          <w:marBottom w:val="0"/>
          <w:divBdr>
            <w:top w:val="none" w:sz="0" w:space="0" w:color="auto"/>
            <w:left w:val="none" w:sz="0" w:space="0" w:color="auto"/>
            <w:bottom w:val="none" w:sz="0" w:space="0" w:color="auto"/>
            <w:right w:val="none" w:sz="0" w:space="0" w:color="auto"/>
          </w:divBdr>
        </w:div>
        <w:div w:id="362022221">
          <w:marLeft w:val="274"/>
          <w:marRight w:val="0"/>
          <w:marTop w:val="0"/>
          <w:marBottom w:val="0"/>
          <w:divBdr>
            <w:top w:val="none" w:sz="0" w:space="0" w:color="auto"/>
            <w:left w:val="none" w:sz="0" w:space="0" w:color="auto"/>
            <w:bottom w:val="none" w:sz="0" w:space="0" w:color="auto"/>
            <w:right w:val="none" w:sz="0" w:space="0" w:color="auto"/>
          </w:divBdr>
        </w:div>
        <w:div w:id="1204322115">
          <w:marLeft w:val="274"/>
          <w:marRight w:val="0"/>
          <w:marTop w:val="0"/>
          <w:marBottom w:val="0"/>
          <w:divBdr>
            <w:top w:val="none" w:sz="0" w:space="0" w:color="auto"/>
            <w:left w:val="none" w:sz="0" w:space="0" w:color="auto"/>
            <w:bottom w:val="none" w:sz="0" w:space="0" w:color="auto"/>
            <w:right w:val="none" w:sz="0" w:space="0" w:color="auto"/>
          </w:divBdr>
        </w:div>
        <w:div w:id="614293235">
          <w:marLeft w:val="274"/>
          <w:marRight w:val="0"/>
          <w:marTop w:val="0"/>
          <w:marBottom w:val="0"/>
          <w:divBdr>
            <w:top w:val="none" w:sz="0" w:space="0" w:color="auto"/>
            <w:left w:val="none" w:sz="0" w:space="0" w:color="auto"/>
            <w:bottom w:val="none" w:sz="0" w:space="0" w:color="auto"/>
            <w:right w:val="none" w:sz="0" w:space="0" w:color="auto"/>
          </w:divBdr>
        </w:div>
        <w:div w:id="1793551380">
          <w:marLeft w:val="274"/>
          <w:marRight w:val="0"/>
          <w:marTop w:val="0"/>
          <w:marBottom w:val="0"/>
          <w:divBdr>
            <w:top w:val="none" w:sz="0" w:space="0" w:color="auto"/>
            <w:left w:val="none" w:sz="0" w:space="0" w:color="auto"/>
            <w:bottom w:val="none" w:sz="0" w:space="0" w:color="auto"/>
            <w:right w:val="none" w:sz="0" w:space="0" w:color="auto"/>
          </w:divBdr>
        </w:div>
        <w:div w:id="1320579331">
          <w:marLeft w:val="274"/>
          <w:marRight w:val="0"/>
          <w:marTop w:val="0"/>
          <w:marBottom w:val="0"/>
          <w:divBdr>
            <w:top w:val="none" w:sz="0" w:space="0" w:color="auto"/>
            <w:left w:val="none" w:sz="0" w:space="0" w:color="auto"/>
            <w:bottom w:val="none" w:sz="0" w:space="0" w:color="auto"/>
            <w:right w:val="none" w:sz="0" w:space="0" w:color="auto"/>
          </w:divBdr>
        </w:div>
        <w:div w:id="2060981869">
          <w:marLeft w:val="274"/>
          <w:marRight w:val="0"/>
          <w:marTop w:val="0"/>
          <w:marBottom w:val="0"/>
          <w:divBdr>
            <w:top w:val="none" w:sz="0" w:space="0" w:color="auto"/>
            <w:left w:val="none" w:sz="0" w:space="0" w:color="auto"/>
            <w:bottom w:val="none" w:sz="0" w:space="0" w:color="auto"/>
            <w:right w:val="none" w:sz="0" w:space="0" w:color="auto"/>
          </w:divBdr>
        </w:div>
        <w:div w:id="192351898">
          <w:marLeft w:val="274"/>
          <w:marRight w:val="0"/>
          <w:marTop w:val="0"/>
          <w:marBottom w:val="0"/>
          <w:divBdr>
            <w:top w:val="none" w:sz="0" w:space="0" w:color="auto"/>
            <w:left w:val="none" w:sz="0" w:space="0" w:color="auto"/>
            <w:bottom w:val="none" w:sz="0" w:space="0" w:color="auto"/>
            <w:right w:val="none" w:sz="0" w:space="0" w:color="auto"/>
          </w:divBdr>
        </w:div>
        <w:div w:id="1084451683">
          <w:marLeft w:val="274"/>
          <w:marRight w:val="0"/>
          <w:marTop w:val="0"/>
          <w:marBottom w:val="0"/>
          <w:divBdr>
            <w:top w:val="none" w:sz="0" w:space="0" w:color="auto"/>
            <w:left w:val="none" w:sz="0" w:space="0" w:color="auto"/>
            <w:bottom w:val="none" w:sz="0" w:space="0" w:color="auto"/>
            <w:right w:val="none" w:sz="0" w:space="0" w:color="auto"/>
          </w:divBdr>
        </w:div>
      </w:divsChild>
    </w:div>
    <w:div w:id="1400204101">
      <w:bodyDiv w:val="1"/>
      <w:marLeft w:val="0"/>
      <w:marRight w:val="0"/>
      <w:marTop w:val="0"/>
      <w:marBottom w:val="0"/>
      <w:divBdr>
        <w:top w:val="none" w:sz="0" w:space="0" w:color="auto"/>
        <w:left w:val="none" w:sz="0" w:space="0" w:color="auto"/>
        <w:bottom w:val="none" w:sz="0" w:space="0" w:color="auto"/>
        <w:right w:val="none" w:sz="0" w:space="0" w:color="auto"/>
      </w:divBdr>
    </w:div>
    <w:div w:id="1412196775">
      <w:bodyDiv w:val="1"/>
      <w:marLeft w:val="0"/>
      <w:marRight w:val="0"/>
      <w:marTop w:val="0"/>
      <w:marBottom w:val="0"/>
      <w:divBdr>
        <w:top w:val="none" w:sz="0" w:space="0" w:color="auto"/>
        <w:left w:val="none" w:sz="0" w:space="0" w:color="auto"/>
        <w:bottom w:val="none" w:sz="0" w:space="0" w:color="auto"/>
        <w:right w:val="none" w:sz="0" w:space="0" w:color="auto"/>
      </w:divBdr>
    </w:div>
    <w:div w:id="1423718048">
      <w:bodyDiv w:val="1"/>
      <w:marLeft w:val="0"/>
      <w:marRight w:val="0"/>
      <w:marTop w:val="0"/>
      <w:marBottom w:val="0"/>
      <w:divBdr>
        <w:top w:val="none" w:sz="0" w:space="0" w:color="auto"/>
        <w:left w:val="none" w:sz="0" w:space="0" w:color="auto"/>
        <w:bottom w:val="none" w:sz="0" w:space="0" w:color="auto"/>
        <w:right w:val="none" w:sz="0" w:space="0" w:color="auto"/>
      </w:divBdr>
    </w:div>
    <w:div w:id="1429539128">
      <w:bodyDiv w:val="1"/>
      <w:marLeft w:val="0"/>
      <w:marRight w:val="0"/>
      <w:marTop w:val="0"/>
      <w:marBottom w:val="0"/>
      <w:divBdr>
        <w:top w:val="none" w:sz="0" w:space="0" w:color="auto"/>
        <w:left w:val="none" w:sz="0" w:space="0" w:color="auto"/>
        <w:bottom w:val="none" w:sz="0" w:space="0" w:color="auto"/>
        <w:right w:val="none" w:sz="0" w:space="0" w:color="auto"/>
      </w:divBdr>
    </w:div>
    <w:div w:id="1437019522">
      <w:bodyDiv w:val="1"/>
      <w:marLeft w:val="0"/>
      <w:marRight w:val="0"/>
      <w:marTop w:val="0"/>
      <w:marBottom w:val="0"/>
      <w:divBdr>
        <w:top w:val="none" w:sz="0" w:space="0" w:color="auto"/>
        <w:left w:val="none" w:sz="0" w:space="0" w:color="auto"/>
        <w:bottom w:val="none" w:sz="0" w:space="0" w:color="auto"/>
        <w:right w:val="none" w:sz="0" w:space="0" w:color="auto"/>
      </w:divBdr>
    </w:div>
    <w:div w:id="1471553291">
      <w:bodyDiv w:val="1"/>
      <w:marLeft w:val="0"/>
      <w:marRight w:val="0"/>
      <w:marTop w:val="0"/>
      <w:marBottom w:val="0"/>
      <w:divBdr>
        <w:top w:val="none" w:sz="0" w:space="0" w:color="auto"/>
        <w:left w:val="none" w:sz="0" w:space="0" w:color="auto"/>
        <w:bottom w:val="none" w:sz="0" w:space="0" w:color="auto"/>
        <w:right w:val="none" w:sz="0" w:space="0" w:color="auto"/>
      </w:divBdr>
    </w:div>
    <w:div w:id="1477257980">
      <w:bodyDiv w:val="1"/>
      <w:marLeft w:val="0"/>
      <w:marRight w:val="0"/>
      <w:marTop w:val="0"/>
      <w:marBottom w:val="0"/>
      <w:divBdr>
        <w:top w:val="none" w:sz="0" w:space="0" w:color="auto"/>
        <w:left w:val="none" w:sz="0" w:space="0" w:color="auto"/>
        <w:bottom w:val="none" w:sz="0" w:space="0" w:color="auto"/>
        <w:right w:val="none" w:sz="0" w:space="0" w:color="auto"/>
      </w:divBdr>
    </w:div>
    <w:div w:id="1483502010">
      <w:bodyDiv w:val="1"/>
      <w:marLeft w:val="0"/>
      <w:marRight w:val="0"/>
      <w:marTop w:val="0"/>
      <w:marBottom w:val="0"/>
      <w:divBdr>
        <w:top w:val="none" w:sz="0" w:space="0" w:color="auto"/>
        <w:left w:val="none" w:sz="0" w:space="0" w:color="auto"/>
        <w:bottom w:val="none" w:sz="0" w:space="0" w:color="auto"/>
        <w:right w:val="none" w:sz="0" w:space="0" w:color="auto"/>
      </w:divBdr>
    </w:div>
    <w:div w:id="1500927020">
      <w:bodyDiv w:val="1"/>
      <w:marLeft w:val="0"/>
      <w:marRight w:val="0"/>
      <w:marTop w:val="0"/>
      <w:marBottom w:val="0"/>
      <w:divBdr>
        <w:top w:val="none" w:sz="0" w:space="0" w:color="auto"/>
        <w:left w:val="none" w:sz="0" w:space="0" w:color="auto"/>
        <w:bottom w:val="none" w:sz="0" w:space="0" w:color="auto"/>
        <w:right w:val="none" w:sz="0" w:space="0" w:color="auto"/>
      </w:divBdr>
    </w:div>
    <w:div w:id="1504973385">
      <w:bodyDiv w:val="1"/>
      <w:marLeft w:val="0"/>
      <w:marRight w:val="0"/>
      <w:marTop w:val="0"/>
      <w:marBottom w:val="0"/>
      <w:divBdr>
        <w:top w:val="none" w:sz="0" w:space="0" w:color="auto"/>
        <w:left w:val="none" w:sz="0" w:space="0" w:color="auto"/>
        <w:bottom w:val="none" w:sz="0" w:space="0" w:color="auto"/>
        <w:right w:val="none" w:sz="0" w:space="0" w:color="auto"/>
      </w:divBdr>
    </w:div>
    <w:div w:id="1506049895">
      <w:bodyDiv w:val="1"/>
      <w:marLeft w:val="0"/>
      <w:marRight w:val="0"/>
      <w:marTop w:val="0"/>
      <w:marBottom w:val="0"/>
      <w:divBdr>
        <w:top w:val="none" w:sz="0" w:space="0" w:color="auto"/>
        <w:left w:val="none" w:sz="0" w:space="0" w:color="auto"/>
        <w:bottom w:val="none" w:sz="0" w:space="0" w:color="auto"/>
        <w:right w:val="none" w:sz="0" w:space="0" w:color="auto"/>
      </w:divBdr>
    </w:div>
    <w:div w:id="1509252849">
      <w:bodyDiv w:val="1"/>
      <w:marLeft w:val="0"/>
      <w:marRight w:val="0"/>
      <w:marTop w:val="0"/>
      <w:marBottom w:val="0"/>
      <w:divBdr>
        <w:top w:val="none" w:sz="0" w:space="0" w:color="auto"/>
        <w:left w:val="none" w:sz="0" w:space="0" w:color="auto"/>
        <w:bottom w:val="none" w:sz="0" w:space="0" w:color="auto"/>
        <w:right w:val="none" w:sz="0" w:space="0" w:color="auto"/>
      </w:divBdr>
    </w:div>
    <w:div w:id="1513254345">
      <w:bodyDiv w:val="1"/>
      <w:marLeft w:val="0"/>
      <w:marRight w:val="0"/>
      <w:marTop w:val="0"/>
      <w:marBottom w:val="0"/>
      <w:divBdr>
        <w:top w:val="none" w:sz="0" w:space="0" w:color="auto"/>
        <w:left w:val="none" w:sz="0" w:space="0" w:color="auto"/>
        <w:bottom w:val="none" w:sz="0" w:space="0" w:color="auto"/>
        <w:right w:val="none" w:sz="0" w:space="0" w:color="auto"/>
      </w:divBdr>
    </w:div>
    <w:div w:id="1524005806">
      <w:bodyDiv w:val="1"/>
      <w:marLeft w:val="0"/>
      <w:marRight w:val="0"/>
      <w:marTop w:val="0"/>
      <w:marBottom w:val="0"/>
      <w:divBdr>
        <w:top w:val="none" w:sz="0" w:space="0" w:color="auto"/>
        <w:left w:val="none" w:sz="0" w:space="0" w:color="auto"/>
        <w:bottom w:val="none" w:sz="0" w:space="0" w:color="auto"/>
        <w:right w:val="none" w:sz="0" w:space="0" w:color="auto"/>
      </w:divBdr>
    </w:div>
    <w:div w:id="1533153833">
      <w:bodyDiv w:val="1"/>
      <w:marLeft w:val="0"/>
      <w:marRight w:val="0"/>
      <w:marTop w:val="0"/>
      <w:marBottom w:val="0"/>
      <w:divBdr>
        <w:top w:val="none" w:sz="0" w:space="0" w:color="auto"/>
        <w:left w:val="none" w:sz="0" w:space="0" w:color="auto"/>
        <w:bottom w:val="none" w:sz="0" w:space="0" w:color="auto"/>
        <w:right w:val="none" w:sz="0" w:space="0" w:color="auto"/>
      </w:divBdr>
    </w:div>
    <w:div w:id="1533570941">
      <w:bodyDiv w:val="1"/>
      <w:marLeft w:val="0"/>
      <w:marRight w:val="0"/>
      <w:marTop w:val="0"/>
      <w:marBottom w:val="0"/>
      <w:divBdr>
        <w:top w:val="none" w:sz="0" w:space="0" w:color="auto"/>
        <w:left w:val="none" w:sz="0" w:space="0" w:color="auto"/>
        <w:bottom w:val="none" w:sz="0" w:space="0" w:color="auto"/>
        <w:right w:val="none" w:sz="0" w:space="0" w:color="auto"/>
      </w:divBdr>
    </w:div>
    <w:div w:id="1564900775">
      <w:bodyDiv w:val="1"/>
      <w:marLeft w:val="0"/>
      <w:marRight w:val="0"/>
      <w:marTop w:val="0"/>
      <w:marBottom w:val="0"/>
      <w:divBdr>
        <w:top w:val="none" w:sz="0" w:space="0" w:color="auto"/>
        <w:left w:val="none" w:sz="0" w:space="0" w:color="auto"/>
        <w:bottom w:val="none" w:sz="0" w:space="0" w:color="auto"/>
        <w:right w:val="none" w:sz="0" w:space="0" w:color="auto"/>
      </w:divBdr>
    </w:div>
    <w:div w:id="1566835581">
      <w:bodyDiv w:val="1"/>
      <w:marLeft w:val="0"/>
      <w:marRight w:val="0"/>
      <w:marTop w:val="0"/>
      <w:marBottom w:val="0"/>
      <w:divBdr>
        <w:top w:val="none" w:sz="0" w:space="0" w:color="auto"/>
        <w:left w:val="none" w:sz="0" w:space="0" w:color="auto"/>
        <w:bottom w:val="none" w:sz="0" w:space="0" w:color="auto"/>
        <w:right w:val="none" w:sz="0" w:space="0" w:color="auto"/>
      </w:divBdr>
    </w:div>
    <w:div w:id="1581982434">
      <w:bodyDiv w:val="1"/>
      <w:marLeft w:val="0"/>
      <w:marRight w:val="0"/>
      <w:marTop w:val="0"/>
      <w:marBottom w:val="0"/>
      <w:divBdr>
        <w:top w:val="none" w:sz="0" w:space="0" w:color="auto"/>
        <w:left w:val="none" w:sz="0" w:space="0" w:color="auto"/>
        <w:bottom w:val="none" w:sz="0" w:space="0" w:color="auto"/>
        <w:right w:val="none" w:sz="0" w:space="0" w:color="auto"/>
      </w:divBdr>
    </w:div>
    <w:div w:id="1593392603">
      <w:bodyDiv w:val="1"/>
      <w:marLeft w:val="0"/>
      <w:marRight w:val="0"/>
      <w:marTop w:val="0"/>
      <w:marBottom w:val="0"/>
      <w:divBdr>
        <w:top w:val="none" w:sz="0" w:space="0" w:color="auto"/>
        <w:left w:val="none" w:sz="0" w:space="0" w:color="auto"/>
        <w:bottom w:val="none" w:sz="0" w:space="0" w:color="auto"/>
        <w:right w:val="none" w:sz="0" w:space="0" w:color="auto"/>
      </w:divBdr>
    </w:div>
    <w:div w:id="1602302557">
      <w:bodyDiv w:val="1"/>
      <w:marLeft w:val="0"/>
      <w:marRight w:val="0"/>
      <w:marTop w:val="0"/>
      <w:marBottom w:val="0"/>
      <w:divBdr>
        <w:top w:val="none" w:sz="0" w:space="0" w:color="auto"/>
        <w:left w:val="none" w:sz="0" w:space="0" w:color="auto"/>
        <w:bottom w:val="none" w:sz="0" w:space="0" w:color="auto"/>
        <w:right w:val="none" w:sz="0" w:space="0" w:color="auto"/>
      </w:divBdr>
    </w:div>
    <w:div w:id="1611813363">
      <w:bodyDiv w:val="1"/>
      <w:marLeft w:val="0"/>
      <w:marRight w:val="0"/>
      <w:marTop w:val="0"/>
      <w:marBottom w:val="0"/>
      <w:divBdr>
        <w:top w:val="none" w:sz="0" w:space="0" w:color="auto"/>
        <w:left w:val="none" w:sz="0" w:space="0" w:color="auto"/>
        <w:bottom w:val="none" w:sz="0" w:space="0" w:color="auto"/>
        <w:right w:val="none" w:sz="0" w:space="0" w:color="auto"/>
      </w:divBdr>
    </w:div>
    <w:div w:id="1616710710">
      <w:bodyDiv w:val="1"/>
      <w:marLeft w:val="0"/>
      <w:marRight w:val="0"/>
      <w:marTop w:val="0"/>
      <w:marBottom w:val="0"/>
      <w:divBdr>
        <w:top w:val="none" w:sz="0" w:space="0" w:color="auto"/>
        <w:left w:val="none" w:sz="0" w:space="0" w:color="auto"/>
        <w:bottom w:val="none" w:sz="0" w:space="0" w:color="auto"/>
        <w:right w:val="none" w:sz="0" w:space="0" w:color="auto"/>
      </w:divBdr>
    </w:div>
    <w:div w:id="1625035900">
      <w:bodyDiv w:val="1"/>
      <w:marLeft w:val="0"/>
      <w:marRight w:val="0"/>
      <w:marTop w:val="0"/>
      <w:marBottom w:val="0"/>
      <w:divBdr>
        <w:top w:val="none" w:sz="0" w:space="0" w:color="auto"/>
        <w:left w:val="none" w:sz="0" w:space="0" w:color="auto"/>
        <w:bottom w:val="none" w:sz="0" w:space="0" w:color="auto"/>
        <w:right w:val="none" w:sz="0" w:space="0" w:color="auto"/>
      </w:divBdr>
    </w:div>
    <w:div w:id="1626614973">
      <w:bodyDiv w:val="1"/>
      <w:marLeft w:val="0"/>
      <w:marRight w:val="0"/>
      <w:marTop w:val="0"/>
      <w:marBottom w:val="0"/>
      <w:divBdr>
        <w:top w:val="none" w:sz="0" w:space="0" w:color="auto"/>
        <w:left w:val="none" w:sz="0" w:space="0" w:color="auto"/>
        <w:bottom w:val="none" w:sz="0" w:space="0" w:color="auto"/>
        <w:right w:val="none" w:sz="0" w:space="0" w:color="auto"/>
      </w:divBdr>
    </w:div>
    <w:div w:id="1626883973">
      <w:bodyDiv w:val="1"/>
      <w:marLeft w:val="0"/>
      <w:marRight w:val="0"/>
      <w:marTop w:val="0"/>
      <w:marBottom w:val="0"/>
      <w:divBdr>
        <w:top w:val="none" w:sz="0" w:space="0" w:color="auto"/>
        <w:left w:val="none" w:sz="0" w:space="0" w:color="auto"/>
        <w:bottom w:val="none" w:sz="0" w:space="0" w:color="auto"/>
        <w:right w:val="none" w:sz="0" w:space="0" w:color="auto"/>
      </w:divBdr>
    </w:div>
    <w:div w:id="1629773465">
      <w:bodyDiv w:val="1"/>
      <w:marLeft w:val="0"/>
      <w:marRight w:val="0"/>
      <w:marTop w:val="0"/>
      <w:marBottom w:val="0"/>
      <w:divBdr>
        <w:top w:val="none" w:sz="0" w:space="0" w:color="auto"/>
        <w:left w:val="none" w:sz="0" w:space="0" w:color="auto"/>
        <w:bottom w:val="none" w:sz="0" w:space="0" w:color="auto"/>
        <w:right w:val="none" w:sz="0" w:space="0" w:color="auto"/>
      </w:divBdr>
    </w:div>
    <w:div w:id="1638728140">
      <w:bodyDiv w:val="1"/>
      <w:marLeft w:val="0"/>
      <w:marRight w:val="0"/>
      <w:marTop w:val="0"/>
      <w:marBottom w:val="0"/>
      <w:divBdr>
        <w:top w:val="none" w:sz="0" w:space="0" w:color="auto"/>
        <w:left w:val="none" w:sz="0" w:space="0" w:color="auto"/>
        <w:bottom w:val="none" w:sz="0" w:space="0" w:color="auto"/>
        <w:right w:val="none" w:sz="0" w:space="0" w:color="auto"/>
      </w:divBdr>
    </w:div>
    <w:div w:id="1641572107">
      <w:bodyDiv w:val="1"/>
      <w:marLeft w:val="0"/>
      <w:marRight w:val="0"/>
      <w:marTop w:val="0"/>
      <w:marBottom w:val="0"/>
      <w:divBdr>
        <w:top w:val="none" w:sz="0" w:space="0" w:color="auto"/>
        <w:left w:val="none" w:sz="0" w:space="0" w:color="auto"/>
        <w:bottom w:val="none" w:sz="0" w:space="0" w:color="auto"/>
        <w:right w:val="none" w:sz="0" w:space="0" w:color="auto"/>
      </w:divBdr>
    </w:div>
    <w:div w:id="1680809460">
      <w:bodyDiv w:val="1"/>
      <w:marLeft w:val="0"/>
      <w:marRight w:val="0"/>
      <w:marTop w:val="0"/>
      <w:marBottom w:val="0"/>
      <w:divBdr>
        <w:top w:val="none" w:sz="0" w:space="0" w:color="auto"/>
        <w:left w:val="none" w:sz="0" w:space="0" w:color="auto"/>
        <w:bottom w:val="none" w:sz="0" w:space="0" w:color="auto"/>
        <w:right w:val="none" w:sz="0" w:space="0" w:color="auto"/>
      </w:divBdr>
    </w:div>
    <w:div w:id="1692336423">
      <w:bodyDiv w:val="1"/>
      <w:marLeft w:val="0"/>
      <w:marRight w:val="0"/>
      <w:marTop w:val="0"/>
      <w:marBottom w:val="0"/>
      <w:divBdr>
        <w:top w:val="none" w:sz="0" w:space="0" w:color="auto"/>
        <w:left w:val="none" w:sz="0" w:space="0" w:color="auto"/>
        <w:bottom w:val="none" w:sz="0" w:space="0" w:color="auto"/>
        <w:right w:val="none" w:sz="0" w:space="0" w:color="auto"/>
      </w:divBdr>
    </w:div>
    <w:div w:id="1696805390">
      <w:bodyDiv w:val="1"/>
      <w:marLeft w:val="0"/>
      <w:marRight w:val="0"/>
      <w:marTop w:val="0"/>
      <w:marBottom w:val="0"/>
      <w:divBdr>
        <w:top w:val="none" w:sz="0" w:space="0" w:color="auto"/>
        <w:left w:val="none" w:sz="0" w:space="0" w:color="auto"/>
        <w:bottom w:val="none" w:sz="0" w:space="0" w:color="auto"/>
        <w:right w:val="none" w:sz="0" w:space="0" w:color="auto"/>
      </w:divBdr>
    </w:div>
    <w:div w:id="1720352353">
      <w:bodyDiv w:val="1"/>
      <w:marLeft w:val="0"/>
      <w:marRight w:val="0"/>
      <w:marTop w:val="0"/>
      <w:marBottom w:val="0"/>
      <w:divBdr>
        <w:top w:val="none" w:sz="0" w:space="0" w:color="auto"/>
        <w:left w:val="none" w:sz="0" w:space="0" w:color="auto"/>
        <w:bottom w:val="none" w:sz="0" w:space="0" w:color="auto"/>
        <w:right w:val="none" w:sz="0" w:space="0" w:color="auto"/>
      </w:divBdr>
    </w:div>
    <w:div w:id="1722703164">
      <w:bodyDiv w:val="1"/>
      <w:marLeft w:val="0"/>
      <w:marRight w:val="0"/>
      <w:marTop w:val="0"/>
      <w:marBottom w:val="0"/>
      <w:divBdr>
        <w:top w:val="none" w:sz="0" w:space="0" w:color="auto"/>
        <w:left w:val="none" w:sz="0" w:space="0" w:color="auto"/>
        <w:bottom w:val="none" w:sz="0" w:space="0" w:color="auto"/>
        <w:right w:val="none" w:sz="0" w:space="0" w:color="auto"/>
      </w:divBdr>
    </w:div>
    <w:div w:id="1731685684">
      <w:bodyDiv w:val="1"/>
      <w:marLeft w:val="0"/>
      <w:marRight w:val="0"/>
      <w:marTop w:val="0"/>
      <w:marBottom w:val="0"/>
      <w:divBdr>
        <w:top w:val="none" w:sz="0" w:space="0" w:color="auto"/>
        <w:left w:val="none" w:sz="0" w:space="0" w:color="auto"/>
        <w:bottom w:val="none" w:sz="0" w:space="0" w:color="auto"/>
        <w:right w:val="none" w:sz="0" w:space="0" w:color="auto"/>
      </w:divBdr>
    </w:div>
    <w:div w:id="1741828999">
      <w:bodyDiv w:val="1"/>
      <w:marLeft w:val="0"/>
      <w:marRight w:val="0"/>
      <w:marTop w:val="0"/>
      <w:marBottom w:val="0"/>
      <w:divBdr>
        <w:top w:val="none" w:sz="0" w:space="0" w:color="auto"/>
        <w:left w:val="none" w:sz="0" w:space="0" w:color="auto"/>
        <w:bottom w:val="none" w:sz="0" w:space="0" w:color="auto"/>
        <w:right w:val="none" w:sz="0" w:space="0" w:color="auto"/>
      </w:divBdr>
      <w:divsChild>
        <w:div w:id="55055944">
          <w:marLeft w:val="706"/>
          <w:marRight w:val="0"/>
          <w:marTop w:val="100"/>
          <w:marBottom w:val="0"/>
          <w:divBdr>
            <w:top w:val="none" w:sz="0" w:space="0" w:color="auto"/>
            <w:left w:val="none" w:sz="0" w:space="0" w:color="auto"/>
            <w:bottom w:val="none" w:sz="0" w:space="0" w:color="auto"/>
            <w:right w:val="none" w:sz="0" w:space="0" w:color="auto"/>
          </w:divBdr>
        </w:div>
      </w:divsChild>
    </w:div>
    <w:div w:id="1748531478">
      <w:bodyDiv w:val="1"/>
      <w:marLeft w:val="0"/>
      <w:marRight w:val="0"/>
      <w:marTop w:val="0"/>
      <w:marBottom w:val="0"/>
      <w:divBdr>
        <w:top w:val="none" w:sz="0" w:space="0" w:color="auto"/>
        <w:left w:val="none" w:sz="0" w:space="0" w:color="auto"/>
        <w:bottom w:val="none" w:sz="0" w:space="0" w:color="auto"/>
        <w:right w:val="none" w:sz="0" w:space="0" w:color="auto"/>
      </w:divBdr>
    </w:div>
    <w:div w:id="1754668903">
      <w:bodyDiv w:val="1"/>
      <w:marLeft w:val="0"/>
      <w:marRight w:val="0"/>
      <w:marTop w:val="0"/>
      <w:marBottom w:val="0"/>
      <w:divBdr>
        <w:top w:val="none" w:sz="0" w:space="0" w:color="auto"/>
        <w:left w:val="none" w:sz="0" w:space="0" w:color="auto"/>
        <w:bottom w:val="none" w:sz="0" w:space="0" w:color="auto"/>
        <w:right w:val="none" w:sz="0" w:space="0" w:color="auto"/>
      </w:divBdr>
    </w:div>
    <w:div w:id="1767312148">
      <w:bodyDiv w:val="1"/>
      <w:marLeft w:val="0"/>
      <w:marRight w:val="0"/>
      <w:marTop w:val="0"/>
      <w:marBottom w:val="0"/>
      <w:divBdr>
        <w:top w:val="none" w:sz="0" w:space="0" w:color="auto"/>
        <w:left w:val="none" w:sz="0" w:space="0" w:color="auto"/>
        <w:bottom w:val="none" w:sz="0" w:space="0" w:color="auto"/>
        <w:right w:val="none" w:sz="0" w:space="0" w:color="auto"/>
      </w:divBdr>
    </w:div>
    <w:div w:id="1819148647">
      <w:bodyDiv w:val="1"/>
      <w:marLeft w:val="0"/>
      <w:marRight w:val="0"/>
      <w:marTop w:val="0"/>
      <w:marBottom w:val="0"/>
      <w:divBdr>
        <w:top w:val="none" w:sz="0" w:space="0" w:color="auto"/>
        <w:left w:val="none" w:sz="0" w:space="0" w:color="auto"/>
        <w:bottom w:val="none" w:sz="0" w:space="0" w:color="auto"/>
        <w:right w:val="none" w:sz="0" w:space="0" w:color="auto"/>
      </w:divBdr>
    </w:div>
    <w:div w:id="1836602835">
      <w:bodyDiv w:val="1"/>
      <w:marLeft w:val="0"/>
      <w:marRight w:val="0"/>
      <w:marTop w:val="0"/>
      <w:marBottom w:val="0"/>
      <w:divBdr>
        <w:top w:val="none" w:sz="0" w:space="0" w:color="auto"/>
        <w:left w:val="none" w:sz="0" w:space="0" w:color="auto"/>
        <w:bottom w:val="none" w:sz="0" w:space="0" w:color="auto"/>
        <w:right w:val="none" w:sz="0" w:space="0" w:color="auto"/>
      </w:divBdr>
    </w:div>
    <w:div w:id="1843887967">
      <w:bodyDiv w:val="1"/>
      <w:marLeft w:val="0"/>
      <w:marRight w:val="0"/>
      <w:marTop w:val="0"/>
      <w:marBottom w:val="0"/>
      <w:divBdr>
        <w:top w:val="none" w:sz="0" w:space="0" w:color="auto"/>
        <w:left w:val="none" w:sz="0" w:space="0" w:color="auto"/>
        <w:bottom w:val="none" w:sz="0" w:space="0" w:color="auto"/>
        <w:right w:val="none" w:sz="0" w:space="0" w:color="auto"/>
      </w:divBdr>
    </w:div>
    <w:div w:id="1872255818">
      <w:bodyDiv w:val="1"/>
      <w:marLeft w:val="0"/>
      <w:marRight w:val="0"/>
      <w:marTop w:val="0"/>
      <w:marBottom w:val="0"/>
      <w:divBdr>
        <w:top w:val="none" w:sz="0" w:space="0" w:color="auto"/>
        <w:left w:val="none" w:sz="0" w:space="0" w:color="auto"/>
        <w:bottom w:val="none" w:sz="0" w:space="0" w:color="auto"/>
        <w:right w:val="none" w:sz="0" w:space="0" w:color="auto"/>
      </w:divBdr>
    </w:div>
    <w:div w:id="1881820633">
      <w:bodyDiv w:val="1"/>
      <w:marLeft w:val="0"/>
      <w:marRight w:val="0"/>
      <w:marTop w:val="0"/>
      <w:marBottom w:val="0"/>
      <w:divBdr>
        <w:top w:val="none" w:sz="0" w:space="0" w:color="auto"/>
        <w:left w:val="none" w:sz="0" w:space="0" w:color="auto"/>
        <w:bottom w:val="none" w:sz="0" w:space="0" w:color="auto"/>
        <w:right w:val="none" w:sz="0" w:space="0" w:color="auto"/>
      </w:divBdr>
    </w:div>
    <w:div w:id="1914897387">
      <w:bodyDiv w:val="1"/>
      <w:marLeft w:val="0"/>
      <w:marRight w:val="0"/>
      <w:marTop w:val="0"/>
      <w:marBottom w:val="0"/>
      <w:divBdr>
        <w:top w:val="none" w:sz="0" w:space="0" w:color="auto"/>
        <w:left w:val="none" w:sz="0" w:space="0" w:color="auto"/>
        <w:bottom w:val="none" w:sz="0" w:space="0" w:color="auto"/>
        <w:right w:val="none" w:sz="0" w:space="0" w:color="auto"/>
      </w:divBdr>
    </w:div>
    <w:div w:id="1937245775">
      <w:bodyDiv w:val="1"/>
      <w:marLeft w:val="0"/>
      <w:marRight w:val="0"/>
      <w:marTop w:val="0"/>
      <w:marBottom w:val="0"/>
      <w:divBdr>
        <w:top w:val="none" w:sz="0" w:space="0" w:color="auto"/>
        <w:left w:val="none" w:sz="0" w:space="0" w:color="auto"/>
        <w:bottom w:val="none" w:sz="0" w:space="0" w:color="auto"/>
        <w:right w:val="none" w:sz="0" w:space="0" w:color="auto"/>
      </w:divBdr>
    </w:div>
    <w:div w:id="1971325009">
      <w:bodyDiv w:val="1"/>
      <w:marLeft w:val="0"/>
      <w:marRight w:val="0"/>
      <w:marTop w:val="0"/>
      <w:marBottom w:val="0"/>
      <w:divBdr>
        <w:top w:val="none" w:sz="0" w:space="0" w:color="auto"/>
        <w:left w:val="none" w:sz="0" w:space="0" w:color="auto"/>
        <w:bottom w:val="none" w:sz="0" w:space="0" w:color="auto"/>
        <w:right w:val="none" w:sz="0" w:space="0" w:color="auto"/>
      </w:divBdr>
    </w:div>
    <w:div w:id="1974867170">
      <w:bodyDiv w:val="1"/>
      <w:marLeft w:val="0"/>
      <w:marRight w:val="0"/>
      <w:marTop w:val="0"/>
      <w:marBottom w:val="0"/>
      <w:divBdr>
        <w:top w:val="none" w:sz="0" w:space="0" w:color="auto"/>
        <w:left w:val="none" w:sz="0" w:space="0" w:color="auto"/>
        <w:bottom w:val="none" w:sz="0" w:space="0" w:color="auto"/>
        <w:right w:val="none" w:sz="0" w:space="0" w:color="auto"/>
      </w:divBdr>
    </w:div>
    <w:div w:id="1990401852">
      <w:bodyDiv w:val="1"/>
      <w:marLeft w:val="0"/>
      <w:marRight w:val="0"/>
      <w:marTop w:val="0"/>
      <w:marBottom w:val="0"/>
      <w:divBdr>
        <w:top w:val="none" w:sz="0" w:space="0" w:color="auto"/>
        <w:left w:val="none" w:sz="0" w:space="0" w:color="auto"/>
        <w:bottom w:val="none" w:sz="0" w:space="0" w:color="auto"/>
        <w:right w:val="none" w:sz="0" w:space="0" w:color="auto"/>
      </w:divBdr>
    </w:div>
    <w:div w:id="1991790852">
      <w:bodyDiv w:val="1"/>
      <w:marLeft w:val="0"/>
      <w:marRight w:val="0"/>
      <w:marTop w:val="0"/>
      <w:marBottom w:val="0"/>
      <w:divBdr>
        <w:top w:val="none" w:sz="0" w:space="0" w:color="auto"/>
        <w:left w:val="none" w:sz="0" w:space="0" w:color="auto"/>
        <w:bottom w:val="none" w:sz="0" w:space="0" w:color="auto"/>
        <w:right w:val="none" w:sz="0" w:space="0" w:color="auto"/>
      </w:divBdr>
    </w:div>
    <w:div w:id="2009210617">
      <w:bodyDiv w:val="1"/>
      <w:marLeft w:val="0"/>
      <w:marRight w:val="0"/>
      <w:marTop w:val="0"/>
      <w:marBottom w:val="0"/>
      <w:divBdr>
        <w:top w:val="none" w:sz="0" w:space="0" w:color="auto"/>
        <w:left w:val="none" w:sz="0" w:space="0" w:color="auto"/>
        <w:bottom w:val="none" w:sz="0" w:space="0" w:color="auto"/>
        <w:right w:val="none" w:sz="0" w:space="0" w:color="auto"/>
      </w:divBdr>
    </w:div>
    <w:div w:id="2030790813">
      <w:bodyDiv w:val="1"/>
      <w:marLeft w:val="0"/>
      <w:marRight w:val="0"/>
      <w:marTop w:val="0"/>
      <w:marBottom w:val="0"/>
      <w:divBdr>
        <w:top w:val="none" w:sz="0" w:space="0" w:color="auto"/>
        <w:left w:val="none" w:sz="0" w:space="0" w:color="auto"/>
        <w:bottom w:val="none" w:sz="0" w:space="0" w:color="auto"/>
        <w:right w:val="none" w:sz="0" w:space="0" w:color="auto"/>
      </w:divBdr>
    </w:div>
    <w:div w:id="2036495384">
      <w:bodyDiv w:val="1"/>
      <w:marLeft w:val="0"/>
      <w:marRight w:val="0"/>
      <w:marTop w:val="0"/>
      <w:marBottom w:val="0"/>
      <w:divBdr>
        <w:top w:val="none" w:sz="0" w:space="0" w:color="auto"/>
        <w:left w:val="none" w:sz="0" w:space="0" w:color="auto"/>
        <w:bottom w:val="none" w:sz="0" w:space="0" w:color="auto"/>
        <w:right w:val="none" w:sz="0" w:space="0" w:color="auto"/>
      </w:divBdr>
    </w:div>
    <w:div w:id="2045474199">
      <w:bodyDiv w:val="1"/>
      <w:marLeft w:val="0"/>
      <w:marRight w:val="0"/>
      <w:marTop w:val="0"/>
      <w:marBottom w:val="0"/>
      <w:divBdr>
        <w:top w:val="none" w:sz="0" w:space="0" w:color="auto"/>
        <w:left w:val="none" w:sz="0" w:space="0" w:color="auto"/>
        <w:bottom w:val="none" w:sz="0" w:space="0" w:color="auto"/>
        <w:right w:val="none" w:sz="0" w:space="0" w:color="auto"/>
      </w:divBdr>
    </w:div>
    <w:div w:id="2050836410">
      <w:bodyDiv w:val="1"/>
      <w:marLeft w:val="0"/>
      <w:marRight w:val="0"/>
      <w:marTop w:val="0"/>
      <w:marBottom w:val="0"/>
      <w:divBdr>
        <w:top w:val="none" w:sz="0" w:space="0" w:color="auto"/>
        <w:left w:val="none" w:sz="0" w:space="0" w:color="auto"/>
        <w:bottom w:val="none" w:sz="0" w:space="0" w:color="auto"/>
        <w:right w:val="none" w:sz="0" w:space="0" w:color="auto"/>
      </w:divBdr>
    </w:div>
    <w:div w:id="2065523196">
      <w:bodyDiv w:val="1"/>
      <w:marLeft w:val="0"/>
      <w:marRight w:val="0"/>
      <w:marTop w:val="0"/>
      <w:marBottom w:val="0"/>
      <w:divBdr>
        <w:top w:val="none" w:sz="0" w:space="0" w:color="auto"/>
        <w:left w:val="none" w:sz="0" w:space="0" w:color="auto"/>
        <w:bottom w:val="none" w:sz="0" w:space="0" w:color="auto"/>
        <w:right w:val="none" w:sz="0" w:space="0" w:color="auto"/>
      </w:divBdr>
    </w:div>
    <w:div w:id="2070036964">
      <w:bodyDiv w:val="1"/>
      <w:marLeft w:val="0"/>
      <w:marRight w:val="0"/>
      <w:marTop w:val="0"/>
      <w:marBottom w:val="0"/>
      <w:divBdr>
        <w:top w:val="none" w:sz="0" w:space="0" w:color="auto"/>
        <w:left w:val="none" w:sz="0" w:space="0" w:color="auto"/>
        <w:bottom w:val="none" w:sz="0" w:space="0" w:color="auto"/>
        <w:right w:val="none" w:sz="0" w:space="0" w:color="auto"/>
      </w:divBdr>
    </w:div>
    <w:div w:id="2122608477">
      <w:bodyDiv w:val="1"/>
      <w:marLeft w:val="0"/>
      <w:marRight w:val="0"/>
      <w:marTop w:val="0"/>
      <w:marBottom w:val="0"/>
      <w:divBdr>
        <w:top w:val="none" w:sz="0" w:space="0" w:color="auto"/>
        <w:left w:val="none" w:sz="0" w:space="0" w:color="auto"/>
        <w:bottom w:val="none" w:sz="0" w:space="0" w:color="auto"/>
        <w:right w:val="none" w:sz="0" w:space="0" w:color="auto"/>
      </w:divBdr>
    </w:div>
    <w:div w:id="2136898874">
      <w:bodyDiv w:val="1"/>
      <w:marLeft w:val="0"/>
      <w:marRight w:val="0"/>
      <w:marTop w:val="0"/>
      <w:marBottom w:val="0"/>
      <w:divBdr>
        <w:top w:val="none" w:sz="0" w:space="0" w:color="auto"/>
        <w:left w:val="none" w:sz="0" w:space="0" w:color="auto"/>
        <w:bottom w:val="none" w:sz="0" w:space="0" w:color="auto"/>
        <w:right w:val="none" w:sz="0" w:space="0" w:color="auto"/>
      </w:divBdr>
    </w:div>
    <w:div w:id="2137478186">
      <w:bodyDiv w:val="1"/>
      <w:marLeft w:val="0"/>
      <w:marRight w:val="0"/>
      <w:marTop w:val="0"/>
      <w:marBottom w:val="0"/>
      <w:divBdr>
        <w:top w:val="none" w:sz="0" w:space="0" w:color="auto"/>
        <w:left w:val="none" w:sz="0" w:space="0" w:color="auto"/>
        <w:bottom w:val="none" w:sz="0" w:space="0" w:color="auto"/>
        <w:right w:val="none" w:sz="0" w:space="0" w:color="auto"/>
      </w:divBdr>
    </w:div>
    <w:div w:id="2146271032">
      <w:bodyDiv w:val="1"/>
      <w:marLeft w:val="0"/>
      <w:marRight w:val="0"/>
      <w:marTop w:val="0"/>
      <w:marBottom w:val="0"/>
      <w:divBdr>
        <w:top w:val="none" w:sz="0" w:space="0" w:color="auto"/>
        <w:left w:val="none" w:sz="0" w:space="0" w:color="auto"/>
        <w:bottom w:val="none" w:sz="0" w:space="0" w:color="auto"/>
        <w:right w:val="none" w:sz="0" w:space="0" w:color="auto"/>
      </w:divBdr>
    </w:div>
    <w:div w:id="214645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Yue14</b:Tag>
    <b:SourceType>JournalArticle</b:SourceType>
    <b:Guid>{1ABBA9B6-416B-4774-A589-9F07099215AD}</b:Guid>
    <b:Title>Domestic and overseas manufacturing scenarios of silicon-based photovoltaics: Life cycle energy and environmental comparative analysis</b:Title>
    <b:Year>2014</b:Year>
    <b:JournalName>Solar Energy</b:JournalName>
    <b:Pages>669-678</b:Pages>
    <b:Author>
      <b:Author>
        <b:NameList>
          <b:Person>
            <b:Last>Yue</b:Last>
            <b:First>Dajun</b:First>
          </b:Person>
          <b:Person>
            <b:Last>You</b:Last>
            <b:First>Fengqi</b:First>
          </b:Person>
          <b:Person>
            <b:Last>Darling</b:Last>
            <b:Middle>B.</b:Middle>
            <b:First>Seth</b:First>
          </b:Person>
        </b:NameList>
      </b:Author>
    </b:Author>
    <b:Volume>105</b:Volume>
    <b:DOI>10.1016/j.solener.2014.04.008</b:DOI>
    <b:RefOrder>5</b:RefOrder>
  </b:Source>
  <b:Source>
    <b:Tag>Fra05</b:Tag>
    <b:SourceType>Report</b:SourceType>
    <b:Guid>{58CC562E-880D-431F-A1A5-1CF8553FE049}</b:Guid>
    <b:Title>Final report on technical data, costs and life cycle inventories of PV applications</b:Title>
    <b:Year>2005</b:Year>
    <b:Author>
      <b:Author>
        <b:NameList>
          <b:Person>
            <b:Last>Frankl</b:Last>
            <b:First>P.</b:First>
          </b:Person>
          <b:Person>
            <b:Last>Menichetti</b:Last>
            <b:First>E.</b:First>
          </b:Person>
          <b:Person>
            <b:Last>Raugei</b:Last>
            <b:First>M.</b:First>
          </b:Person>
          <b:Person>
            <b:Last>Lombardelli</b:Last>
            <b:First>S.</b:First>
          </b:Person>
          <b:Person>
            <b:Last>Prennushi</b:Last>
            <b:First>G.</b:First>
          </b:Person>
        </b:NameList>
      </b:Author>
    </b:Author>
    <b:City>Rome, Italy</b:City>
    <b:ThesisType>Deliverable 11.2-RS Ia of the NEEDS (New Energy Externalities Development for Sustainability) Integrated Project</b:ThesisType>
    <b:RefOrder>16</b:RefOrder>
  </b:Source>
  <b:Source>
    <b:Tag>Hua20</b:Tag>
    <b:SourceType>Report</b:SourceType>
    <b:Guid>{E67F0AF7-4D71-4435-85D3-9689598937BB}</b:Guid>
    <b:Author>
      <b:Author>
        <b:NameList>
          <b:Person>
            <b:Last>Huawei</b:Last>
          </b:Person>
        </b:NameList>
      </b:Author>
    </b:Author>
    <b:Title>Product Carbon Footprint Report</b:Title>
    <b:Year>2020</b:Year>
    <b:Publisher>Huawei</b:Publisher>
    <b:City>Shenzhen, China</b:City>
    <b:Comments>Carbon footprint report for Huawei's SUN2000-10KTL-M0 solar inverter</b:Comments>
    <b:RefOrder>6</b:RefOrder>
  </b:Source>
  <b:Source>
    <b:Tag>Rom17</b:Tag>
    <b:SourceType>Report</b:SourceType>
    <b:Guid>{6BE31C85-1334-4C26-8C52-65D26545402E}</b:Guid>
    <b:Title>The life cycle energy consumption and greenhouse gas emissions from lithium-ion batteries</b:Title>
    <b:Year>2017</b:Year>
    <b:Publisher>IVL Swedish Environmental Research Institute</b:Publisher>
    <b:City>Stockholm, Sweden</b:City>
    <b:Author>
      <b:Author>
        <b:NameList>
          <b:Person>
            <b:Last>Romare</b:Last>
            <b:First>Mia</b:First>
          </b:Person>
          <b:Person>
            <b:Last>Dahllöf</b:Last>
            <b:First>Lisbeth</b:First>
          </b:Person>
        </b:NameList>
      </b:Author>
    </b:Author>
    <b:URL>https://www.ivl.se/download/18.34244ba71728fcb3f3fa2f/1591705755278/C243.pdf</b:URL>
    <b:RefOrder>8</b:RefOrder>
  </b:Source>
  <b:Source>
    <b:Tag>Emi19</b:Tag>
    <b:SourceType>Report</b:SourceType>
    <b:Guid>{C20D7F4C-4E5A-478D-8E09-A44931B75095}</b:Guid>
    <b:Title>Lithium-Ion Vehicle Battery Production</b:Title>
    <b:Year>2019</b:Year>
    <b:Publisher>IVL Swedish Environmental Research Institute</b:Publisher>
    <b:City>Stockholm, Sweden</b:City>
    <b:Author>
      <b:Author>
        <b:NameList>
          <b:Person>
            <b:Last>Emilsson</b:Last>
            <b:First>Erik</b:First>
          </b:Person>
          <b:Person>
            <b:Last>Dahllöf</b:Last>
            <b:First>Lisbeth</b:First>
          </b:Person>
        </b:NameList>
      </b:Author>
    </b:Author>
    <b:URL>https://www.ivl.se/download/18.34244ba71728fcb3f3faf9/1591706083170/C444.pdf</b:URL>
    <b:RefOrder>7</b:RefOrder>
  </b:Source>
  <b:Source>
    <b:Tag>Har10</b:Tag>
    <b:SourceType>JournalArticle</b:SourceType>
    <b:Guid>{636358A8-CFD5-437A-B32B-6A96DA9B2F25}</b:Guid>
    <b:Title>Life cycle assessment of the transmission network in Great Britain</b:Title>
    <b:Year>2010</b:Year>
    <b:Author>
      <b:Author>
        <b:NameList>
          <b:Person>
            <b:Last>Harrison</b:Last>
            <b:Middle>P.</b:Middle>
            <b:First>Gareth</b:First>
          </b:Person>
          <b:Person>
            <b:Last>Maclean</b:Last>
            <b:Middle>J.</b:Middle>
            <b:First>Edward</b:First>
          </b:Person>
          <b:Person>
            <b:Last>Karamanlis</b:Last>
            <b:First>Serafeim</b:First>
          </b:Person>
          <b:Person>
            <b:Last>Ochoa</b:Last>
            <b:Middle>F.</b:Middle>
            <b:First>Luis</b:First>
          </b:Person>
        </b:NameList>
      </b:Author>
    </b:Author>
    <b:JournalName>Energy Policy</b:JournalName>
    <b:Pages>3622-3631</b:Pages>
    <b:DOI>10.1016/j.enpol.2010.02.039</b:DOI>
    <b:RefOrder>17</b:RefOrder>
  </b:Source>
  <b:Source>
    <b:Tag>Sup18</b:Tag>
    <b:SourceType>JournalArticle</b:SourceType>
    <b:Guid>{DC3ACA11-6103-4574-9E88-930F0925BB1A}</b:Guid>
    <b:Title>An Evaluation of Economic Potential Solar Photovoltaic Farm in Thailand: Case study of Polycrystalline Silicon and Amorphous Silicon Thin Film</b:Title>
    <b:Year>2018</b:Year>
    <b:Author>
      <b:Author>
        <b:NameList>
          <b:Person>
            <b:Last>Suphahitanukool</b:Last>
            <b:First>Chaiporn</b:First>
          </b:Person>
          <b:Person>
            <b:Last>Hunsacharoonroj</b:Last>
            <b:First>Issaree</b:First>
          </b:Person>
          <b:Person>
            <b:Last>Usapein</b:Last>
            <b:First>Parnuwat</b:First>
          </b:Person>
          <b:Person>
            <b:Last>Khedari</b:Last>
            <b:First>Joseph</b:First>
          </b:Person>
          <b:Person>
            <b:Last>Waewsak</b:Last>
            <b:First>Jompob</b:First>
          </b:Person>
          <b:Person>
            <b:Last>Hirunlabh</b:Last>
            <b:First>Jongjit</b:First>
          </b:Person>
        </b:NameList>
      </b:Author>
    </b:Author>
    <b:JournalName>International Journal of Energy Economics and Policy</b:JournalName>
    <b:Pages>33-41</b:Pages>
    <b:Volume>8</b:Volume>
    <b:Issue>4</b:Issue>
    <b:RefOrder>12</b:RefOrder>
  </b:Source>
  <b:Source>
    <b:Tag>Kes17</b:Tag>
    <b:SourceType>ConferenceProceedings</b:SourceType>
    <b:Guid>{E7875A7A-1475-4E2D-B5E2-AFD8E7EC120C}</b:Guid>
    <b:Title>Comparing energy payback and simple payback period for solar photovoltaic systems</b:Title>
    <b:JournalName>E3S web of conferences</b:JournalName>
    <b:Year>2017</b:Year>
    <b:Pages>80</b:Pages>
    <b:ConferenceName>E3S Web of Conferences</b:ConferenceName>
    <b:Publisher>EDP Sciences</b:Publisher>
    <b:Author>
      <b:Author>
        <b:NameList>
          <b:Person>
            <b:Last>Kessler</b:Last>
            <b:First>Will</b:First>
          </b:Person>
        </b:NameList>
      </b:Author>
    </b:Author>
    <b:DOI>https://doi.org/10.1051/e3sconf/20172200080</b:DOI>
    <b:RefOrder>13</b:RefOrder>
  </b:Source>
  <b:Source>
    <b:Tag>Mar14</b:Tag>
    <b:SourceType>JournalArticle</b:SourceType>
    <b:Guid>{9F2B6B74-9EED-418E-BDF5-26305131D7D4}</b:Guid>
    <b:Title>Energy pay back period and carbon pay back period for solar photovoltaic power plant</b:Title>
    <b:Pages>9-81</b:Pages>
    <b:Year>2014</b:Year>
    <b:Author>
      <b:Author>
        <b:NameList>
          <b:Person>
            <b:Last>Marimuthu</b:Last>
            <b:First>C.</b:First>
          </b:Person>
          <b:Person>
            <b:Last>Kirubakaran</b:Last>
            <b:First>V.</b:First>
          </b:Person>
          <b:Person>
            <b:Last>Rajasekaran</b:Last>
            <b:First>R.</b:First>
          </b:Person>
        </b:NameList>
      </b:Author>
    </b:Author>
    <b:JournalName>Gas</b:JournalName>
    <b:Volume>20</b:Volume>
    <b:RefOrder>14</b:RefOrder>
  </b:Source>
  <b:Source>
    <b:Tag>Pat19</b:Tag>
    <b:SourceType>Report</b:SourceType>
    <b:Guid>{DBEC0A16-039B-40A5-8CA7-9BE4D39C6E08}</b:Guid>
    <b:Title>Solar Economics Handbook of Singapore</b:Title>
    <b:Year>2019</b:Year>
    <b:Author>
      <b:Author>
        <b:NameList>
          <b:Person>
            <b:Last>Paton</b:Last>
            <b:First>Celine</b:First>
          </b:Person>
          <b:Person>
            <b:Last>Tan</b:Last>
            <b:First>Congyi</b:First>
          </b:Person>
          <b:Person>
            <b:Last>Reindl</b:Last>
            <b:First>Thomas</b:First>
          </b:Person>
        </b:NameList>
      </b:Author>
    </b:Author>
    <b:Publisher>Solar Energy Research Institute of Singapore (SERIS)</b:Publisher>
    <b:City>Singapore</b:City>
    <b:RefOrder>15</b:RefOrder>
  </b:Source>
  <b:Source>
    <b:Tag>Int22</b:Tag>
    <b:SourceType>Report</b:SourceType>
    <b:Guid>{B73D52D2-EFB7-43B4-92CA-6DF9302E7AC9}</b:Guid>
    <b:Title>Renewables 2022</b:Title>
    <b:Year>2022</b:Year>
    <b:Publisher>IEA Publications</b:Publisher>
    <b:Author>
      <b:Author>
        <b:Corporate>IEA</b:Corporate>
      </b:Author>
    </b:Author>
    <b:RefOrder>2</b:RefOrder>
  </b:Source>
  <b:Source>
    <b:Tag>Dam21</b:Tag>
    <b:SourceType>Report</b:SourceType>
    <b:Guid>{56616071-5BB1-44DC-9837-FC78DE8C9831}</b:Guid>
    <b:Title>Country Risk: Determinants,	Measures and Impications - The 2021 Edition</b:Title>
    <b:Year>2021</b:Year>
    <b:Publisher>Stern School of Business</b:Publisher>
    <b:City>New York, USA</b:City>
    <b:Author>
      <b:Author>
        <b:NameList>
          <b:Person>
            <b:Last>Damodaran</b:Last>
            <b:First>Aswatch</b:First>
          </b:Person>
        </b:NameList>
      </b:Author>
    </b:Author>
    <b:RefOrder>9</b:RefOrder>
  </b:Source>
  <b:Source>
    <b:Tag>Dep22</b:Tag>
    <b:SourceType>Report</b:SourceType>
    <b:Guid>{40C92DC1-54A9-486F-8040-E1697B8F6C86}</b:Guid>
    <b:Author>
      <b:Author>
        <b:Corporate>Department of Climate Change, Energy, the Environment, and Water</b:Corporate>
      </b:Author>
    </b:Author>
    <b:Title>National Greenhouse Accounts Factors: 2022</b:Title>
    <b:Year>2022</b:Year>
    <b:URL>https://www.dcceew.gov.au/climate-change/publications/national-greenhouse-accounts-factors-2022</b:URL>
    <b:RefOrder>4</b:RefOrder>
  </b:Source>
  <b:Source>
    <b:Tag>IRA</b:Tag>
    <b:SourceType>InternetSite</b:SourceType>
    <b:Guid>{E05BDBBA-8B4C-430C-AEB0-97E77CF1685A}</b:Guid>
    <b:Author>
      <b:Author>
        <b:Corporate>IRAS</b:Corporate>
      </b:Author>
    </b:Author>
    <b:Title>Corporate Income Tax Rates</b:Title>
    <b:InternetSiteTitle>Inland Revenue Authority of Singapore </b:InternetSiteTitle>
    <b:URL>https://www.iras.gov.sg/quick-links/tax-rates/corporate-income-tax-rates</b:URL>
    <b:RefOrder>11</b:RefOrder>
  </b:Source>
  <b:Source>
    <b:Tag>OCB22</b:Tag>
    <b:SourceType>Report</b:SourceType>
    <b:Guid>{2BF0DDCA-FE06-4405-AC00-E1516D46A59C}</b:Guid>
    <b:Author>
      <b:Author>
        <b:Corporate>OCBC</b:Corporate>
      </b:Author>
    </b:Author>
    <b:Title>Interest Rate Forecasts (Aug)</b:Title>
    <b:Year>2022</b:Year>
    <b:URL>https://www.ocbc.com/iwov-resources/sg/ocbc/gbc/pdf/fx%20outlook/interest%20rates/interest%20rate%20and%20bond%20yields%20forecast%20(aug%2022).pdf</b:URL>
    <b:Department>OCBC Treasury Research</b:Department>
    <b:RefOrder>10</b:RefOrder>
  </b:Source>
  <b:Source>
    <b:Tag>Glo</b:Tag>
    <b:SourceType>InternetSite</b:SourceType>
    <b:Guid>{974CF446-ECB0-4481-985D-B9D4C4C04DD6}</b:Guid>
    <b:Title>Global Solar Atlas 2.0</b:Title>
    <b:Author>
      <b:Author>
        <b:Corporate>Global Solar Atlas</b:Corporate>
      </b:Author>
    </b:Author>
    <b:InternetSiteTitle>Global Solar Atlas</b:InternetSiteTitle>
    <b:URL>https://globalsolaratlas.info</b:URL>
    <b:Comments>“Global Solar Atlas 2.0" is a free, web-based application is developed and operated by the company Solargis s.r.o. on behalf of the World Bank Group, utilizing Solargis data, with funding provided by the Energy Sector Management Assistance Program (ESMAP)</b:Comments>
    <b:RefOrder>3</b:RefOrder>
  </b:Source>
  <b:Source>
    <b:Tag>IEA23</b:Tag>
    <b:SourceType>InternetSite</b:SourceType>
    <b:Guid>{B6854459-4444-475D-A924-C2175CD54860}</b:Guid>
    <b:Author>
      <b:Author>
        <b:Corporate>IEA</b:Corporate>
      </b:Author>
    </b:Author>
    <b:Title>Solar PV</b:Title>
    <b:InternetSiteTitle>International Energy Agency</b:InternetSiteTitle>
    <b:Year>2023</b:Year>
    <b:URL>https://www.iea.org/energy-system/renewables/solar-pv</b:URL>
    <b:RefOrder>1</b:RefOrder>
  </b:Source>
</b:Sources>
</file>

<file path=customXml/itemProps1.xml><?xml version="1.0" encoding="utf-8"?>
<ds:datastoreItem xmlns:ds="http://schemas.openxmlformats.org/officeDocument/2006/customXml" ds:itemID="{CB257F5B-D8C5-4855-B3E9-7ECB43E45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21</Pages>
  <Words>6241</Words>
  <Characters>35574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Munish K</cp:lastModifiedBy>
  <cp:revision>10</cp:revision>
  <dcterms:created xsi:type="dcterms:W3CDTF">2023-09-10T19:02:00Z</dcterms:created>
  <dcterms:modified xsi:type="dcterms:W3CDTF">2023-09-13T14:50:00Z</dcterms:modified>
</cp:coreProperties>
</file>